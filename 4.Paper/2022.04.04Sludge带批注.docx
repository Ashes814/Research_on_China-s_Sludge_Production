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D753B1" w14:textId="6473D81F" w:rsidR="00005873" w:rsidRPr="0063152F" w:rsidRDefault="0083713D" w:rsidP="003F3FAF">
      <w:pPr>
        <w:widowControl/>
        <w:spacing w:line="240" w:lineRule="auto"/>
        <w:ind w:firstLineChars="0" w:firstLine="0"/>
        <w:rPr>
          <w:rFonts w:cs="Times New Roman"/>
          <w:color w:val="333333"/>
          <w:sz w:val="32"/>
          <w:szCs w:val="28"/>
          <w:shd w:val="clear" w:color="auto" w:fill="FFFFFF"/>
        </w:rPr>
      </w:pPr>
      <w:r w:rsidRPr="0063152F">
        <w:rPr>
          <w:rFonts w:cs="Times New Roman"/>
          <w:color w:val="333333"/>
          <w:sz w:val="32"/>
          <w:szCs w:val="28"/>
          <w:shd w:val="clear" w:color="auto" w:fill="FFFFFF"/>
        </w:rPr>
        <w:t>P</w:t>
      </w:r>
      <w:r w:rsidRPr="0063152F">
        <w:rPr>
          <w:rFonts w:cs="Times New Roman" w:hint="eastAsia"/>
          <w:color w:val="333333"/>
          <w:sz w:val="32"/>
          <w:szCs w:val="28"/>
          <w:shd w:val="clear" w:color="auto" w:fill="FFFFFF"/>
        </w:rPr>
        <w:t>redicti</w:t>
      </w:r>
      <w:r w:rsidR="0063152F">
        <w:rPr>
          <w:rFonts w:cs="Times New Roman"/>
          <w:color w:val="333333"/>
          <w:sz w:val="32"/>
          <w:szCs w:val="28"/>
          <w:shd w:val="clear" w:color="auto" w:fill="FFFFFF"/>
        </w:rPr>
        <w:t>ng</w:t>
      </w:r>
      <w:r w:rsidR="00D953B0" w:rsidRPr="0063152F">
        <w:rPr>
          <w:rFonts w:cs="Times New Roman"/>
          <w:color w:val="333333"/>
          <w:sz w:val="32"/>
          <w:szCs w:val="28"/>
          <w:shd w:val="clear" w:color="auto" w:fill="FFFFFF"/>
        </w:rPr>
        <w:t xml:space="preserve"> </w:t>
      </w:r>
      <w:r w:rsidR="0063152F">
        <w:rPr>
          <w:rFonts w:cs="Times New Roman"/>
          <w:color w:val="333333"/>
          <w:sz w:val="32"/>
          <w:szCs w:val="28"/>
          <w:shd w:val="clear" w:color="auto" w:fill="FFFFFF"/>
        </w:rPr>
        <w:t>s</w:t>
      </w:r>
      <w:r w:rsidRPr="0063152F">
        <w:rPr>
          <w:rFonts w:cs="Times New Roman"/>
          <w:color w:val="333333"/>
          <w:sz w:val="32"/>
          <w:szCs w:val="28"/>
          <w:shd w:val="clear" w:color="auto" w:fill="FFFFFF"/>
        </w:rPr>
        <w:t xml:space="preserve">ludge generation </w:t>
      </w:r>
      <w:r w:rsidR="00D953B0" w:rsidRPr="0063152F">
        <w:rPr>
          <w:rFonts w:cs="Times New Roman"/>
          <w:color w:val="333333"/>
          <w:sz w:val="32"/>
          <w:szCs w:val="28"/>
          <w:shd w:val="clear" w:color="auto" w:fill="FFFFFF"/>
        </w:rPr>
        <w:t xml:space="preserve">pattern </w:t>
      </w:r>
      <w:r w:rsidR="00005873" w:rsidRPr="0063152F">
        <w:rPr>
          <w:rFonts w:cs="Times New Roman"/>
          <w:color w:val="333333"/>
          <w:sz w:val="32"/>
          <w:szCs w:val="28"/>
          <w:shd w:val="clear" w:color="auto" w:fill="FFFFFF"/>
        </w:rPr>
        <w:t>and carbon reduction potential under shared socio-economic pathways</w:t>
      </w:r>
    </w:p>
    <w:p w14:paraId="2ACF8DE8" w14:textId="77777777" w:rsidR="00064F75" w:rsidRPr="00064F75" w:rsidRDefault="00064F75" w:rsidP="003F3FAF">
      <w:pPr>
        <w:widowControl/>
        <w:spacing w:line="240" w:lineRule="auto"/>
        <w:ind w:firstLineChars="0" w:firstLine="0"/>
        <w:rPr>
          <w:rFonts w:cs="Times New Roman"/>
          <w:b/>
          <w:bCs/>
          <w:color w:val="333333"/>
          <w:shd w:val="clear" w:color="auto" w:fill="FFFFFF"/>
        </w:rPr>
      </w:pPr>
    </w:p>
    <w:p w14:paraId="7AD08205" w14:textId="77777777" w:rsidR="00005873" w:rsidRDefault="00005873" w:rsidP="003F3FAF">
      <w:pPr>
        <w:widowControl/>
        <w:spacing w:line="240" w:lineRule="auto"/>
        <w:ind w:firstLineChars="0" w:firstLine="0"/>
        <w:rPr>
          <w:rFonts w:cs="Times New Roman"/>
          <w:b/>
          <w:bCs/>
          <w:color w:val="333333"/>
          <w:shd w:val="clear" w:color="auto" w:fill="FFFFFF"/>
        </w:rPr>
      </w:pPr>
    </w:p>
    <w:p w14:paraId="33269F1C" w14:textId="4C6B2E88" w:rsidR="00FC0A99" w:rsidRDefault="00D11DDD" w:rsidP="00FC0A99">
      <w:pPr>
        <w:widowControl/>
        <w:spacing w:line="240" w:lineRule="auto"/>
        <w:ind w:firstLineChars="0" w:firstLine="0"/>
        <w:rPr>
          <w:rFonts w:ascii="Helvetica" w:hAnsi="Helvetica" w:cs="Helvetica"/>
          <w:b/>
          <w:bCs/>
          <w:color w:val="333333"/>
          <w:shd w:val="clear" w:color="auto" w:fill="FFFFFF"/>
        </w:rPr>
      </w:pPr>
      <w:r w:rsidRPr="003F3FAF">
        <w:rPr>
          <w:rFonts w:cs="Times New Roman"/>
          <w:b/>
          <w:bCs/>
          <w:color w:val="333333"/>
          <w:shd w:val="clear" w:color="auto" w:fill="FFFFFF"/>
        </w:rPr>
        <w:t>ABSTRACT:</w:t>
      </w:r>
      <w:r w:rsidR="003F3FAF">
        <w:rPr>
          <w:rFonts w:ascii="Helvetica" w:hAnsi="Helvetica" w:cs="Helvetica"/>
          <w:b/>
          <w:bCs/>
          <w:color w:val="333333"/>
          <w:shd w:val="clear" w:color="auto" w:fill="FFFFFF"/>
        </w:rPr>
        <w:t xml:space="preserve"> </w:t>
      </w:r>
      <w:r w:rsidR="003F3FAF" w:rsidRPr="003F3FAF">
        <w:rPr>
          <w:rFonts w:cs="Times New Roman"/>
        </w:rPr>
        <w:t xml:space="preserve">China </w:t>
      </w:r>
      <w:r w:rsidR="00B45D0F">
        <w:rPr>
          <w:rFonts w:cs="Times New Roman"/>
        </w:rPr>
        <w:t xml:space="preserve">now </w:t>
      </w:r>
      <w:r w:rsidR="003F3FAF" w:rsidRPr="003F3FAF">
        <w:rPr>
          <w:rFonts w:cs="Times New Roman"/>
        </w:rPr>
        <w:t xml:space="preserve">has the world’s largest wastewater treatment capacity, but the rapid increase in sludge </w:t>
      </w:r>
      <w:r w:rsidR="00617D0B">
        <w:rPr>
          <w:rFonts w:cs="Times New Roman"/>
        </w:rPr>
        <w:t>generation</w:t>
      </w:r>
      <w:r w:rsidR="003F3FAF" w:rsidRPr="003F3FAF">
        <w:rPr>
          <w:rFonts w:cs="Times New Roman"/>
        </w:rPr>
        <w:t>, insufficient disposal capacity</w:t>
      </w:r>
      <w:r w:rsidR="00B45D0F">
        <w:rPr>
          <w:rFonts w:cs="Times New Roman"/>
        </w:rPr>
        <w:t>,</w:t>
      </w:r>
      <w:r w:rsidR="003F3FAF" w:rsidRPr="003F3FAF">
        <w:rPr>
          <w:rFonts w:cs="Times New Roman"/>
        </w:rPr>
        <w:t xml:space="preserve"> and low level of resource utilization </w:t>
      </w:r>
      <w:r w:rsidR="00B2688E">
        <w:rPr>
          <w:rFonts w:cs="Times New Roman"/>
        </w:rPr>
        <w:t>poses</w:t>
      </w:r>
      <w:r w:rsidR="003F3FAF" w:rsidRPr="003F3FAF">
        <w:rPr>
          <w:rFonts w:cs="Times New Roman"/>
        </w:rPr>
        <w:t xml:space="preserve"> a challenge to </w:t>
      </w:r>
      <w:r w:rsidR="00B45D0F">
        <w:rPr>
          <w:rFonts w:cs="Times New Roman"/>
        </w:rPr>
        <w:t xml:space="preserve">the </w:t>
      </w:r>
      <w:r w:rsidR="007272FA">
        <w:rPr>
          <w:rFonts w:cs="Times New Roman"/>
        </w:rPr>
        <w:t>county’s</w:t>
      </w:r>
      <w:r w:rsidR="003F3FAF" w:rsidRPr="003F3FAF">
        <w:rPr>
          <w:rFonts w:cs="Times New Roman"/>
        </w:rPr>
        <w:t xml:space="preserve"> solid waste management. Resource recovery of sludge is an important tool to promote </w:t>
      </w:r>
      <w:r w:rsidR="008A29FC">
        <w:rPr>
          <w:rFonts w:cs="Times New Roman"/>
        </w:rPr>
        <w:t xml:space="preserve">the </w:t>
      </w:r>
      <w:r w:rsidR="003F3FAF" w:rsidRPr="003F3FAF">
        <w:rPr>
          <w:rFonts w:cs="Times New Roman"/>
        </w:rPr>
        <w:t xml:space="preserve">sustainable development of the wastewater treatment industry. Predicting spatial and temporal trends </w:t>
      </w:r>
      <w:r w:rsidR="0064101C">
        <w:rPr>
          <w:rFonts w:cs="Times New Roman"/>
        </w:rPr>
        <w:t>in</w:t>
      </w:r>
      <w:r w:rsidR="003F3FAF" w:rsidRPr="003F3FAF">
        <w:rPr>
          <w:rFonts w:cs="Times New Roman"/>
        </w:rPr>
        <w:t xml:space="preserve"> sludge generation </w:t>
      </w:r>
      <w:r w:rsidR="00B45D0F">
        <w:rPr>
          <w:rFonts w:cs="Times New Roman"/>
        </w:rPr>
        <w:t>will assist</w:t>
      </w:r>
      <w:r w:rsidR="003F3FAF" w:rsidRPr="003F3FAF">
        <w:rPr>
          <w:rFonts w:cs="Times New Roman"/>
        </w:rPr>
        <w:t xml:space="preserve"> regional planning of sludge treatment </w:t>
      </w:r>
      <w:commentRangeStart w:id="0"/>
      <w:r w:rsidR="00B45D0F">
        <w:rPr>
          <w:rFonts w:cs="Times New Roman"/>
        </w:rPr>
        <w:t xml:space="preserve">and </w:t>
      </w:r>
      <w:r w:rsidR="008A29FC">
        <w:rPr>
          <w:rFonts w:cs="Times New Roman"/>
        </w:rPr>
        <w:t xml:space="preserve">the </w:t>
      </w:r>
      <w:r w:rsidR="00B45D0F">
        <w:rPr>
          <w:rFonts w:cs="Times New Roman"/>
        </w:rPr>
        <w:t>potential</w:t>
      </w:r>
      <w:r w:rsidR="00114BD0">
        <w:rPr>
          <w:rFonts w:cs="Times New Roman"/>
        </w:rPr>
        <w:t xml:space="preserve"> reduction of</w:t>
      </w:r>
      <w:r w:rsidR="003F3FAF" w:rsidRPr="003F3FAF">
        <w:rPr>
          <w:rFonts w:cs="Times New Roman"/>
        </w:rPr>
        <w:t xml:space="preserve"> </w:t>
      </w:r>
      <w:commentRangeEnd w:id="0"/>
      <w:r w:rsidR="0064101C">
        <w:rPr>
          <w:rStyle w:val="a7"/>
        </w:rPr>
        <w:commentReference w:id="0"/>
      </w:r>
      <w:r w:rsidR="003F3FAF" w:rsidRPr="003F3FAF">
        <w:rPr>
          <w:rFonts w:cs="Times New Roman"/>
        </w:rPr>
        <w:t xml:space="preserve">carbon emissions. </w:t>
      </w:r>
      <w:r w:rsidR="00B45D0F">
        <w:rPr>
          <w:rFonts w:cs="Times New Roman"/>
        </w:rPr>
        <w:t xml:space="preserve">Data from 3495 wastewater treatment </w:t>
      </w:r>
      <w:r w:rsidR="00A15FD2">
        <w:rPr>
          <w:rFonts w:cs="Times New Roman"/>
        </w:rPr>
        <w:t>plants w</w:t>
      </w:r>
      <w:r w:rsidR="0064101C">
        <w:rPr>
          <w:rFonts w:cs="Times New Roman"/>
        </w:rPr>
        <w:t>ere</w:t>
      </w:r>
      <w:r w:rsidR="00A15FD2">
        <w:rPr>
          <w:rFonts w:cs="Times New Roman"/>
        </w:rPr>
        <w:t xml:space="preserve"> used to screen sludge driving factors, and a random forest</w:t>
      </w:r>
      <w:r w:rsidR="0064101C">
        <w:rPr>
          <w:rFonts w:cs="Times New Roman"/>
        </w:rPr>
        <w:t xml:space="preserve"> </w:t>
      </w:r>
      <w:r w:rsidR="00B17CE6">
        <w:rPr>
          <w:rFonts w:cs="Times New Roman"/>
        </w:rPr>
        <w:t>(RF)</w:t>
      </w:r>
      <w:r w:rsidR="00A15FD2">
        <w:rPr>
          <w:rFonts w:cs="Times New Roman"/>
        </w:rPr>
        <w:t xml:space="preserve"> regression model was used to </w:t>
      </w:r>
      <w:commentRangeStart w:id="1"/>
      <w:r w:rsidR="00A15FD2">
        <w:rPr>
          <w:rFonts w:cs="Times New Roman"/>
        </w:rPr>
        <w:t xml:space="preserve">predict future sludge </w:t>
      </w:r>
      <w:r w:rsidR="00617D0B">
        <w:rPr>
          <w:rFonts w:cs="Times New Roman"/>
        </w:rPr>
        <w:t>generation</w:t>
      </w:r>
      <w:r w:rsidR="00A15FD2">
        <w:rPr>
          <w:rFonts w:cs="Times New Roman"/>
        </w:rPr>
        <w:t xml:space="preserve"> and </w:t>
      </w:r>
      <w:r w:rsidR="00114BD0">
        <w:rPr>
          <w:rFonts w:cs="Times New Roman"/>
        </w:rPr>
        <w:t xml:space="preserve">associated </w:t>
      </w:r>
      <w:r w:rsidR="00A15FD2">
        <w:rPr>
          <w:rFonts w:cs="Times New Roman"/>
        </w:rPr>
        <w:t xml:space="preserve">carbon emission </w:t>
      </w:r>
      <w:commentRangeEnd w:id="1"/>
      <w:r w:rsidR="0064101C">
        <w:rPr>
          <w:rStyle w:val="a7"/>
        </w:rPr>
        <w:commentReference w:id="1"/>
      </w:r>
      <w:r w:rsidR="00A15FD2">
        <w:rPr>
          <w:rFonts w:cs="Times New Roman"/>
        </w:rPr>
        <w:t>at the provincial leve</w:t>
      </w:r>
      <w:r w:rsidR="00D324DD">
        <w:rPr>
          <w:rFonts w:cs="Times New Roman"/>
        </w:rPr>
        <w:t>l</w:t>
      </w:r>
      <w:r w:rsidR="00A15FD2">
        <w:rPr>
          <w:rFonts w:cs="Times New Roman"/>
        </w:rPr>
        <w:t xml:space="preserve"> under different shared socioeconomic pathways</w:t>
      </w:r>
      <w:r w:rsidR="0064101C">
        <w:rPr>
          <w:rFonts w:cs="Times New Roman"/>
        </w:rPr>
        <w:t xml:space="preserve"> </w:t>
      </w:r>
      <w:r w:rsidR="00B17CE6" w:rsidRPr="003F3FAF">
        <w:t>(SSPs)</w:t>
      </w:r>
      <w:r w:rsidR="00A15FD2">
        <w:rPr>
          <w:rFonts w:cs="Times New Roman"/>
        </w:rPr>
        <w:t xml:space="preserve">. </w:t>
      </w:r>
      <w:r w:rsidR="003F3FAF" w:rsidRPr="003F3FAF">
        <w:rPr>
          <w:rFonts w:cs="Times New Roman"/>
        </w:rPr>
        <w:t xml:space="preserve"> The results show that urban form, economic development, urbanization level, and food consumption are the main </w:t>
      </w:r>
      <w:r w:rsidR="00A15FD2">
        <w:rPr>
          <w:rFonts w:cs="Times New Roman"/>
        </w:rPr>
        <w:t>factors</w:t>
      </w:r>
      <w:r w:rsidR="00A15FD2" w:rsidRPr="003F3FAF">
        <w:rPr>
          <w:rFonts w:cs="Times New Roman"/>
        </w:rPr>
        <w:t xml:space="preserve"> </w:t>
      </w:r>
      <w:r w:rsidR="00A15FD2">
        <w:rPr>
          <w:rFonts w:cs="Times New Roman"/>
        </w:rPr>
        <w:t>influencing</w:t>
      </w:r>
      <w:r w:rsidR="003F3FAF" w:rsidRPr="003F3FAF">
        <w:rPr>
          <w:rFonts w:cs="Times New Roman"/>
        </w:rPr>
        <w:t xml:space="preserve"> sludge </w:t>
      </w:r>
      <w:r w:rsidR="00617D0B">
        <w:rPr>
          <w:rFonts w:cs="Times New Roman"/>
        </w:rPr>
        <w:t>generation</w:t>
      </w:r>
      <w:r w:rsidR="0064101C">
        <w:rPr>
          <w:rFonts w:cs="Times New Roman"/>
        </w:rPr>
        <w:t>, which</w:t>
      </w:r>
      <w:r w:rsidR="00A15FD2">
        <w:rPr>
          <w:rFonts w:cs="Times New Roman"/>
        </w:rPr>
        <w:t xml:space="preserve"> is expected to continue its upward trend to 2060 but at a decreasing rate. Sludge </w:t>
      </w:r>
      <w:r w:rsidR="00617D0B">
        <w:rPr>
          <w:rFonts w:cs="Times New Roman"/>
        </w:rPr>
        <w:t>generation</w:t>
      </w:r>
      <w:r w:rsidR="00A15FD2">
        <w:rPr>
          <w:rFonts w:cs="Times New Roman"/>
        </w:rPr>
        <w:t xml:space="preserve"> in five alternative scenarios is predicted to reach between 1.95 and 2.41 times the 2017 level</w:t>
      </w:r>
      <w:r w:rsidR="003E588E">
        <w:rPr>
          <w:rFonts w:cs="Times New Roman"/>
        </w:rPr>
        <w:t>.</w:t>
      </w:r>
      <w:bookmarkStart w:id="2" w:name="_Hlk91863612"/>
      <w:r w:rsidR="00D063E8">
        <w:rPr>
          <w:rFonts w:cs="Times New Roman"/>
        </w:rPr>
        <w:t xml:space="preserve"> D</w:t>
      </w:r>
      <w:r w:rsidR="00FC0A99" w:rsidRPr="00FC0A99">
        <w:rPr>
          <w:rFonts w:cs="Times New Roman"/>
        </w:rPr>
        <w:t>ifferentiated strategies can help reduce carbon emissions</w:t>
      </w:r>
      <w:r w:rsidR="00FC0A99">
        <w:rPr>
          <w:rFonts w:cs="Times New Roman"/>
        </w:rPr>
        <w:t xml:space="preserve"> based on </w:t>
      </w:r>
      <w:r w:rsidR="00D063E8">
        <w:rPr>
          <w:rFonts w:cs="Times New Roman"/>
        </w:rPr>
        <w:t xml:space="preserve">regional </w:t>
      </w:r>
      <w:r w:rsidR="00D063E8" w:rsidRPr="00FC0A99">
        <w:rPr>
          <w:rFonts w:cs="Times New Roman"/>
        </w:rPr>
        <w:t>sludge generation and increasement</w:t>
      </w:r>
      <w:r w:rsidR="00FC0A99" w:rsidRPr="00FC0A99">
        <w:rPr>
          <w:rFonts w:cs="Times New Roman"/>
        </w:rPr>
        <w:t xml:space="preserve">. With the rapid growth rate in </w:t>
      </w:r>
      <w:del w:id="3" w:author="Owen" w:date="2022-04-04T20:58:00Z">
        <w:r w:rsidR="00FC0A99" w:rsidRPr="00FC0A99" w:rsidDel="00101EDC">
          <w:rPr>
            <w:rFonts w:cs="Times New Roman"/>
          </w:rPr>
          <w:delText xml:space="preserve">the </w:delText>
        </w:r>
      </w:del>
      <w:r w:rsidR="00FC0A99">
        <w:rPr>
          <w:rFonts w:cs="Times New Roman"/>
        </w:rPr>
        <w:t>C</w:t>
      </w:r>
      <w:r w:rsidR="00FC0A99" w:rsidRPr="00FC0A99">
        <w:rPr>
          <w:rFonts w:cs="Times New Roman"/>
        </w:rPr>
        <w:t xml:space="preserve">entral and </w:t>
      </w:r>
      <w:r w:rsidR="00FC0A99">
        <w:rPr>
          <w:rFonts w:cs="Times New Roman"/>
        </w:rPr>
        <w:t>W</w:t>
      </w:r>
      <w:r w:rsidR="00FC0A99" w:rsidRPr="00FC0A99">
        <w:rPr>
          <w:rFonts w:cs="Times New Roman"/>
        </w:rPr>
        <w:t xml:space="preserve">estern China, the proportion of sludge continues to rise. The sludge generation should be controlled </w:t>
      </w:r>
      <w:r w:rsidR="00FC0A99">
        <w:rPr>
          <w:rFonts w:cs="Times New Roman"/>
        </w:rPr>
        <w:t>at</w:t>
      </w:r>
      <w:r w:rsidR="00FC0A99" w:rsidRPr="00FC0A99">
        <w:rPr>
          <w:rFonts w:cs="Times New Roman"/>
        </w:rPr>
        <w:t xml:space="preserve"> </w:t>
      </w:r>
      <w:ins w:id="4" w:author="Owen" w:date="2022-04-04T20:58:00Z">
        <w:r w:rsidR="00101EDC">
          <w:rPr>
            <w:rFonts w:cs="Times New Roman"/>
          </w:rPr>
          <w:t xml:space="preserve">the </w:t>
        </w:r>
      </w:ins>
      <w:r w:rsidR="00FC0A99" w:rsidRPr="00FC0A99">
        <w:rPr>
          <w:rFonts w:cs="Times New Roman"/>
        </w:rPr>
        <w:t xml:space="preserve">source by a reasonable dietary structure and urban compact development to reduce carbon emissions. While </w:t>
      </w:r>
      <w:ins w:id="5" w:author="Owen" w:date="2022-04-04T20:59:00Z">
        <w:r w:rsidR="00101EDC">
          <w:rPr>
            <w:rFonts w:cs="Times New Roman"/>
          </w:rPr>
          <w:t xml:space="preserve">in </w:t>
        </w:r>
      </w:ins>
      <w:r w:rsidR="00FC0A99">
        <w:rPr>
          <w:rFonts w:cs="Times New Roman"/>
        </w:rPr>
        <w:t>E</w:t>
      </w:r>
      <w:r w:rsidR="00FC0A99" w:rsidRPr="00FC0A99">
        <w:rPr>
          <w:rFonts w:cs="Times New Roman"/>
        </w:rPr>
        <w:t xml:space="preserve">astern China, with </w:t>
      </w:r>
      <w:ins w:id="6" w:author="Owen" w:date="2022-04-04T20:59:00Z">
        <w:r w:rsidR="00101EDC">
          <w:rPr>
            <w:rFonts w:cs="Times New Roman"/>
          </w:rPr>
          <w:t xml:space="preserve">a </w:t>
        </w:r>
      </w:ins>
      <w:r w:rsidR="00FC0A99" w:rsidRPr="00FC0A99">
        <w:rPr>
          <w:rFonts w:cs="Times New Roman"/>
        </w:rPr>
        <w:t xml:space="preserve">high urbanization rate, </w:t>
      </w:r>
      <w:del w:id="7" w:author="Owen" w:date="2022-04-04T20:59:00Z">
        <w:r w:rsidR="00FC0A99" w:rsidRPr="00FC0A99" w:rsidDel="00101EDC">
          <w:rPr>
            <w:rFonts w:cs="Times New Roman"/>
          </w:rPr>
          <w:delText xml:space="preserve">the </w:delText>
        </w:r>
      </w:del>
      <w:r w:rsidR="00FC0A99" w:rsidRPr="00FC0A99">
        <w:rPr>
          <w:rFonts w:cs="Times New Roman"/>
        </w:rPr>
        <w:t xml:space="preserve">sludge </w:t>
      </w:r>
      <w:del w:id="8" w:author="Owen" w:date="2022-04-04T20:59:00Z">
        <w:r w:rsidR="00FC0A99" w:rsidRPr="00FC0A99" w:rsidDel="00101EDC">
          <w:rPr>
            <w:rFonts w:cs="Times New Roman"/>
          </w:rPr>
          <w:delText xml:space="preserve">production </w:delText>
        </w:r>
      </w:del>
      <w:ins w:id="9" w:author="Owen" w:date="2022-04-04T20:59:00Z">
        <w:r w:rsidR="00101EDC">
          <w:rPr>
            <w:rFonts w:cs="Times New Roman"/>
          </w:rPr>
          <w:t>generation</w:t>
        </w:r>
        <w:r w:rsidR="00101EDC" w:rsidRPr="00FC0A99">
          <w:rPr>
            <w:rFonts w:cs="Times New Roman"/>
          </w:rPr>
          <w:t xml:space="preserve"> </w:t>
        </w:r>
      </w:ins>
      <w:r w:rsidR="00FC0A99" w:rsidRPr="00FC0A99">
        <w:rPr>
          <w:rFonts w:cs="Times New Roman"/>
        </w:rPr>
        <w:t xml:space="preserve">tends to be stable. It is necessary to further promote anaerobic digestion and improve the sludge resource treatment capacity to reduce carbon emissions. </w:t>
      </w:r>
      <w:r w:rsidR="00FC0A99" w:rsidRPr="000F350F">
        <w:rPr>
          <w:rFonts w:cs="Times New Roman"/>
        </w:rPr>
        <w:t xml:space="preserve">Combining anaerobic digestion and low carbon disposal methods can contribute </w:t>
      </w:r>
      <w:commentRangeStart w:id="10"/>
      <w:r w:rsidR="00FC0A99" w:rsidRPr="000F350F">
        <w:rPr>
          <w:rFonts w:cs="Times New Roman"/>
        </w:rPr>
        <w:t xml:space="preserve">to </w:t>
      </w:r>
      <w:proofErr w:type="gramStart"/>
      <w:ins w:id="11" w:author="Owen" w:date="2022-04-04T21:00:00Z">
        <w:r w:rsidR="00101EDC">
          <w:rPr>
            <w:rFonts w:cs="Times New Roman"/>
          </w:rPr>
          <w:t xml:space="preserve">reduce  </w:t>
        </w:r>
      </w:ins>
      <w:r w:rsidR="004D1F34">
        <w:rPr>
          <w:rFonts w:cs="Times New Roman" w:hint="eastAsia"/>
        </w:rPr>
        <w:t>about</w:t>
      </w:r>
      <w:proofErr w:type="gramEnd"/>
      <w:r w:rsidR="004D1F34">
        <w:rPr>
          <w:rFonts w:cs="Times New Roman"/>
        </w:rPr>
        <w:t xml:space="preserve"> </w:t>
      </w:r>
      <w:ins w:id="12" w:author="Owen" w:date="2022-04-04T20:59:00Z">
        <w:r w:rsidR="00101EDC">
          <w:rPr>
            <w:rFonts w:cs="Times New Roman"/>
          </w:rPr>
          <w:t>50Mts CO</w:t>
        </w:r>
        <w:r w:rsidR="00101EDC" w:rsidRPr="00101EDC">
          <w:rPr>
            <w:rFonts w:cs="Times New Roman"/>
            <w:vertAlign w:val="subscript"/>
            <w:rPrChange w:id="13" w:author="Owen" w:date="2022-04-04T20:59:00Z">
              <w:rPr>
                <w:rFonts w:cs="Times New Roman"/>
              </w:rPr>
            </w:rPrChange>
          </w:rPr>
          <w:t>2</w:t>
        </w:r>
      </w:ins>
      <w:ins w:id="14" w:author="Owen" w:date="2022-04-04T21:00:00Z">
        <w:r w:rsidR="00101EDC">
          <w:rPr>
            <w:rFonts w:cs="Times New Roman"/>
            <w:vertAlign w:val="subscript"/>
          </w:rPr>
          <w:t xml:space="preserve"> </w:t>
        </w:r>
        <w:r w:rsidR="00101EDC">
          <w:rPr>
            <w:rFonts w:cs="Times New Roman"/>
          </w:rPr>
          <w:t>-</w:t>
        </w:r>
      </w:ins>
      <w:del w:id="15" w:author="Owen" w:date="2022-04-04T20:58:00Z">
        <w:r w:rsidR="004D1F34" w:rsidDel="00101EDC">
          <w:rPr>
            <w:rFonts w:cs="Times New Roman"/>
          </w:rPr>
          <w:delText>2</w:delText>
        </w:r>
      </w:del>
      <w:del w:id="16" w:author="Owen" w:date="2022-04-04T20:59:00Z">
        <w:r w:rsidR="004D1F34" w:rsidDel="00101EDC">
          <w:rPr>
            <w:rFonts w:cs="Times New Roman"/>
          </w:rPr>
          <w:delText>%</w:delText>
        </w:r>
      </w:del>
      <w:ins w:id="17" w:author="Owen" w:date="2022-04-04T21:00:00Z">
        <w:r w:rsidR="00101EDC">
          <w:rPr>
            <w:rFonts w:cs="Times New Roman"/>
          </w:rPr>
          <w:t xml:space="preserve">eq GHG emission </w:t>
        </w:r>
      </w:ins>
      <w:del w:id="18" w:author="Owen" w:date="2022-04-04T21:00:00Z">
        <w:r w:rsidR="004D1F34" w:rsidDel="00101EDC">
          <w:rPr>
            <w:rFonts w:cs="Times New Roman"/>
          </w:rPr>
          <w:delText xml:space="preserve"> </w:delText>
        </w:r>
      </w:del>
      <w:commentRangeEnd w:id="10"/>
      <w:r w:rsidR="003C64FD">
        <w:rPr>
          <w:rStyle w:val="a7"/>
        </w:rPr>
        <w:commentReference w:id="10"/>
      </w:r>
      <w:r w:rsidR="00FC0A99" w:rsidRPr="000F350F">
        <w:rPr>
          <w:rFonts w:cs="Times New Roman"/>
        </w:rPr>
        <w:t xml:space="preserve">of </w:t>
      </w:r>
      <w:r w:rsidR="00FC0A99">
        <w:rPr>
          <w:rFonts w:cs="Times New Roman"/>
        </w:rPr>
        <w:t>mid-century carbon</w:t>
      </w:r>
      <w:r w:rsidR="00FC0A99">
        <w:rPr>
          <w:rFonts w:cs="Times New Roman"/>
          <w:vertAlign w:val="superscript"/>
        </w:rPr>
        <w:t xml:space="preserve"> </w:t>
      </w:r>
      <w:r w:rsidR="00FC0A99" w:rsidRPr="000F350F">
        <w:rPr>
          <w:rFonts w:cs="Times New Roman"/>
        </w:rPr>
        <w:t>reduction.</w:t>
      </w:r>
    </w:p>
    <w:p w14:paraId="2D5A09B2" w14:textId="6BB2B96E" w:rsidR="00FC0A99" w:rsidRPr="00FC0A99" w:rsidRDefault="00FC0A99" w:rsidP="003F3FAF">
      <w:pPr>
        <w:widowControl/>
        <w:spacing w:line="240" w:lineRule="auto"/>
        <w:ind w:firstLineChars="0" w:firstLine="0"/>
        <w:rPr>
          <w:rFonts w:cs="Times New Roman"/>
        </w:rPr>
      </w:pPr>
    </w:p>
    <w:bookmarkEnd w:id="2"/>
    <w:p w14:paraId="0BE31F2B" w14:textId="77777777" w:rsidR="003F3FAF" w:rsidRDefault="003F3FAF" w:rsidP="003F3FAF">
      <w:pPr>
        <w:widowControl/>
        <w:spacing w:line="240" w:lineRule="auto"/>
        <w:ind w:firstLineChars="0" w:firstLine="0"/>
        <w:jc w:val="center"/>
        <w:rPr>
          <w:rFonts w:ascii="Helvetica" w:hAnsi="Helvetica" w:cs="Helvetica"/>
          <w:b/>
          <w:bCs/>
          <w:color w:val="333333"/>
          <w:shd w:val="clear" w:color="auto" w:fill="FFFFFF"/>
        </w:rPr>
      </w:pPr>
    </w:p>
    <w:p w14:paraId="00BFEA71" w14:textId="12939DF5" w:rsidR="00D11DDD" w:rsidRDefault="00D11DDD" w:rsidP="003F3FAF">
      <w:pPr>
        <w:widowControl/>
        <w:spacing w:line="240" w:lineRule="auto"/>
        <w:ind w:firstLineChars="0" w:firstLine="0"/>
      </w:pPr>
      <w:r w:rsidRPr="003F3FAF">
        <w:rPr>
          <w:rFonts w:cs="Times New Roman" w:hint="eastAsia"/>
          <w:b/>
          <w:bCs/>
          <w:color w:val="333333"/>
          <w:shd w:val="clear" w:color="auto" w:fill="FFFFFF"/>
        </w:rPr>
        <w:t>K</w:t>
      </w:r>
      <w:r w:rsidRPr="003F3FAF">
        <w:rPr>
          <w:rFonts w:cs="Times New Roman"/>
          <w:b/>
          <w:bCs/>
          <w:color w:val="333333"/>
          <w:shd w:val="clear" w:color="auto" w:fill="FFFFFF"/>
        </w:rPr>
        <w:t>EYWORDS</w:t>
      </w:r>
      <w:r w:rsidRPr="003F3FAF">
        <w:rPr>
          <w:rFonts w:cs="Times New Roman" w:hint="eastAsia"/>
          <w:b/>
          <w:bCs/>
          <w:color w:val="333333"/>
          <w:shd w:val="clear" w:color="auto" w:fill="FFFFFF"/>
        </w:rPr>
        <w:t>:</w:t>
      </w:r>
      <w:r w:rsidR="003F3FAF">
        <w:rPr>
          <w:rFonts w:cs="Times New Roman"/>
          <w:b/>
          <w:bCs/>
          <w:color w:val="333333"/>
          <w:shd w:val="clear" w:color="auto" w:fill="FFFFFF"/>
        </w:rPr>
        <w:t xml:space="preserve"> </w:t>
      </w:r>
      <w:r w:rsidRPr="003F3FAF">
        <w:rPr>
          <w:rFonts w:hint="eastAsia"/>
        </w:rPr>
        <w:t>S</w:t>
      </w:r>
      <w:r w:rsidRPr="003F3FAF">
        <w:t>ludge</w:t>
      </w:r>
      <w:r w:rsidR="003F3FAF" w:rsidRPr="003F3FAF">
        <w:t xml:space="preserve">, </w:t>
      </w:r>
      <w:r w:rsidRPr="003F3FAF">
        <w:t>Carbon emission</w:t>
      </w:r>
      <w:r w:rsidR="003F3FAF" w:rsidRPr="003F3FAF">
        <w:t xml:space="preserve">, </w:t>
      </w:r>
      <w:proofErr w:type="spellStart"/>
      <w:r w:rsidR="003E588E">
        <w:t>GeoDetector</w:t>
      </w:r>
      <w:proofErr w:type="spellEnd"/>
      <w:r w:rsidR="003E588E">
        <w:t>, Random Forest</w:t>
      </w:r>
      <w:r w:rsidR="003F3FAF" w:rsidRPr="003F3FAF">
        <w:t xml:space="preserve">, </w:t>
      </w:r>
      <w:r w:rsidRPr="003F3FAF">
        <w:rPr>
          <w:rFonts w:hint="eastAsia"/>
        </w:rPr>
        <w:t>S</w:t>
      </w:r>
      <w:r w:rsidRPr="003F3FAF">
        <w:t xml:space="preserve">hared socioeconomic pathways </w:t>
      </w:r>
    </w:p>
    <w:p w14:paraId="7A529A04" w14:textId="77777777" w:rsidR="003F3FAF" w:rsidRPr="003F3FAF" w:rsidRDefault="003F3FAF" w:rsidP="003F3FAF">
      <w:pPr>
        <w:widowControl/>
        <w:spacing w:line="240" w:lineRule="auto"/>
        <w:ind w:firstLineChars="0" w:firstLine="0"/>
        <w:rPr>
          <w:rFonts w:ascii="Helvetica" w:hAnsi="Helvetica" w:cs="Helvetica"/>
          <w:b/>
          <w:bCs/>
          <w:color w:val="333333"/>
          <w:shd w:val="clear" w:color="auto" w:fill="FFFFFF"/>
        </w:rPr>
      </w:pPr>
    </w:p>
    <w:p w14:paraId="565A75A3" w14:textId="673C8998" w:rsidR="00D11DDD" w:rsidRDefault="00D11DDD" w:rsidP="00D169CE">
      <w:pPr>
        <w:widowControl/>
        <w:spacing w:line="240" w:lineRule="auto"/>
        <w:ind w:firstLineChars="0" w:firstLine="0"/>
        <w:jc w:val="center"/>
        <w:rPr>
          <w:rFonts w:ascii="Helvetica" w:hAnsi="Helvetica" w:cs="Helvetica"/>
          <w:b/>
          <w:bCs/>
          <w:color w:val="333333"/>
          <w:shd w:val="clear" w:color="auto" w:fill="FFFFFF"/>
        </w:rPr>
      </w:pPr>
      <w:r w:rsidRPr="004E318F">
        <w:rPr>
          <w:rFonts w:ascii="Helvetica" w:hAnsi="Helvetica" w:cs="Helvetica" w:hint="eastAsia"/>
          <w:b/>
          <w:bCs/>
          <w:color w:val="333333"/>
          <w:shd w:val="clear" w:color="auto" w:fill="FFFFFF"/>
        </w:rPr>
        <w:t>H</w:t>
      </w:r>
      <w:r>
        <w:rPr>
          <w:rFonts w:ascii="Helvetica" w:hAnsi="Helvetica" w:cs="Helvetica"/>
          <w:b/>
          <w:bCs/>
          <w:color w:val="333333"/>
          <w:shd w:val="clear" w:color="auto" w:fill="FFFFFF"/>
        </w:rPr>
        <w:t>IGHLIGHTS</w:t>
      </w:r>
      <w:r w:rsidRPr="004E318F">
        <w:rPr>
          <w:rFonts w:ascii="Helvetica" w:hAnsi="Helvetica" w:cs="Helvetica"/>
          <w:b/>
          <w:bCs/>
          <w:color w:val="333333"/>
          <w:shd w:val="clear" w:color="auto" w:fill="FFFFFF"/>
        </w:rPr>
        <w:t>:</w:t>
      </w:r>
    </w:p>
    <w:p w14:paraId="18777C77" w14:textId="77777777" w:rsidR="00EE3641" w:rsidRPr="00EE3641" w:rsidRDefault="00EE3641" w:rsidP="00D169CE">
      <w:pPr>
        <w:widowControl/>
        <w:spacing w:line="240" w:lineRule="auto"/>
        <w:ind w:firstLineChars="0" w:firstLine="0"/>
        <w:jc w:val="center"/>
        <w:rPr>
          <w:rFonts w:ascii="Helvetica" w:hAnsi="Helvetica" w:cs="Helvetica"/>
          <w:b/>
          <w:bCs/>
          <w:color w:val="333333"/>
          <w:shd w:val="clear" w:color="auto" w:fill="FFFFFF"/>
        </w:rPr>
      </w:pPr>
    </w:p>
    <w:p w14:paraId="7025923C" w14:textId="0BC26D83" w:rsidR="007B7414" w:rsidRPr="000F350F" w:rsidRDefault="00FB3A32" w:rsidP="007B7414">
      <w:pPr>
        <w:pStyle w:val="ac"/>
        <w:widowControl/>
        <w:numPr>
          <w:ilvl w:val="0"/>
          <w:numId w:val="2"/>
        </w:numPr>
        <w:spacing w:line="240" w:lineRule="auto"/>
        <w:ind w:firstLineChars="0"/>
        <w:rPr>
          <w:rFonts w:ascii="Times New Roman" w:hAnsi="Times New Roman" w:cstheme="minorBidi"/>
          <w:kern w:val="2"/>
          <w:sz w:val="24"/>
          <w:lang w:eastAsia="zh-CN"/>
        </w:rPr>
      </w:pPr>
      <w:r>
        <w:rPr>
          <w:rFonts w:ascii="Times New Roman" w:hAnsi="Times New Roman" w:cstheme="minorBidi"/>
          <w:kern w:val="2"/>
          <w:sz w:val="24"/>
          <w:lang w:eastAsia="zh-CN"/>
        </w:rPr>
        <w:t>I</w:t>
      </w:r>
      <w:r w:rsidR="007B7414">
        <w:rPr>
          <w:rFonts w:ascii="Times New Roman" w:hAnsi="Times New Roman" w:cstheme="minorBidi"/>
          <w:kern w:val="2"/>
          <w:sz w:val="24"/>
          <w:lang w:eastAsia="zh-CN"/>
        </w:rPr>
        <w:t xml:space="preserve">nfluencing </w:t>
      </w:r>
      <w:r w:rsidR="007B7414">
        <w:rPr>
          <w:rFonts w:ascii="Times New Roman" w:hAnsi="Times New Roman" w:cstheme="minorBidi" w:hint="eastAsia"/>
          <w:kern w:val="2"/>
          <w:sz w:val="24"/>
          <w:lang w:eastAsia="zh-CN"/>
        </w:rPr>
        <w:t>factors</w:t>
      </w:r>
      <w:r w:rsidR="007B7414">
        <w:rPr>
          <w:rFonts w:ascii="Times New Roman" w:hAnsi="Times New Roman" w:cstheme="minorBidi"/>
          <w:kern w:val="2"/>
          <w:sz w:val="24"/>
          <w:lang w:eastAsia="zh-CN"/>
        </w:rPr>
        <w:t xml:space="preserve"> of sludge generation </w:t>
      </w:r>
      <w:r>
        <w:rPr>
          <w:rFonts w:ascii="Times New Roman" w:hAnsi="Times New Roman" w:cstheme="minorBidi"/>
          <w:kern w:val="2"/>
          <w:sz w:val="24"/>
          <w:lang w:eastAsia="zh-CN"/>
        </w:rPr>
        <w:t>in China were</w:t>
      </w:r>
      <w:r w:rsidR="007B7414">
        <w:rPr>
          <w:rFonts w:ascii="Times New Roman" w:hAnsi="Times New Roman" w:cstheme="minorBidi"/>
          <w:kern w:val="2"/>
          <w:sz w:val="24"/>
          <w:lang w:eastAsia="zh-CN"/>
        </w:rPr>
        <w:t xml:space="preserve"> </w:t>
      </w:r>
      <w:r w:rsidR="005704F8">
        <w:rPr>
          <w:rFonts w:ascii="Times New Roman" w:hAnsi="Times New Roman" w:cstheme="minorBidi"/>
          <w:kern w:val="2"/>
          <w:sz w:val="24"/>
          <w:lang w:eastAsia="zh-CN"/>
        </w:rPr>
        <w:t>identified</w:t>
      </w:r>
      <w:r w:rsidR="007B7414">
        <w:rPr>
          <w:rFonts w:ascii="Times New Roman" w:hAnsi="Times New Roman" w:cstheme="minorBidi"/>
          <w:kern w:val="2"/>
          <w:sz w:val="24"/>
          <w:lang w:eastAsia="zh-CN"/>
        </w:rPr>
        <w:t xml:space="preserve">. </w:t>
      </w:r>
    </w:p>
    <w:p w14:paraId="6C67F5F0" w14:textId="38A8017E" w:rsidR="007B7414" w:rsidRDefault="00BE39B9" w:rsidP="007B7414">
      <w:pPr>
        <w:pStyle w:val="ac"/>
        <w:widowControl/>
        <w:numPr>
          <w:ilvl w:val="0"/>
          <w:numId w:val="2"/>
        </w:numPr>
        <w:spacing w:line="240" w:lineRule="auto"/>
        <w:ind w:firstLineChars="0"/>
        <w:rPr>
          <w:rFonts w:ascii="Times New Roman" w:hAnsi="Times New Roman" w:cstheme="minorBidi"/>
          <w:kern w:val="2"/>
          <w:sz w:val="24"/>
          <w:lang w:eastAsia="zh-CN"/>
        </w:rPr>
      </w:pPr>
      <w:r>
        <w:rPr>
          <w:rFonts w:ascii="Times New Roman" w:hAnsi="Times New Roman" w:cstheme="minorBidi"/>
          <w:kern w:val="2"/>
          <w:sz w:val="24"/>
          <w:lang w:eastAsia="zh-CN"/>
        </w:rPr>
        <w:t>Provincial-level</w:t>
      </w:r>
      <w:r w:rsidR="00FB3A32">
        <w:rPr>
          <w:rFonts w:ascii="Times New Roman" w:hAnsi="Times New Roman" w:cstheme="minorBidi"/>
          <w:kern w:val="2"/>
          <w:sz w:val="24"/>
          <w:lang w:eastAsia="zh-CN"/>
        </w:rPr>
        <w:t xml:space="preserve"> s</w:t>
      </w:r>
      <w:r w:rsidR="007B7414" w:rsidRPr="001F13B4">
        <w:rPr>
          <w:rFonts w:ascii="Times New Roman" w:hAnsi="Times New Roman" w:cstheme="minorBidi"/>
          <w:kern w:val="2"/>
          <w:sz w:val="24"/>
          <w:lang w:eastAsia="zh-CN"/>
        </w:rPr>
        <w:t xml:space="preserve">ludge </w:t>
      </w:r>
      <w:r w:rsidR="007B7414">
        <w:rPr>
          <w:rFonts w:ascii="Times New Roman" w:hAnsi="Times New Roman" w:cstheme="minorBidi" w:hint="eastAsia"/>
          <w:kern w:val="2"/>
          <w:sz w:val="24"/>
          <w:lang w:eastAsia="zh-CN"/>
        </w:rPr>
        <w:t>generation</w:t>
      </w:r>
      <w:r w:rsidR="007B7414" w:rsidRPr="001F13B4">
        <w:rPr>
          <w:rFonts w:ascii="Times New Roman" w:hAnsi="Times New Roman" w:cstheme="minorBidi"/>
          <w:kern w:val="2"/>
          <w:sz w:val="24"/>
          <w:lang w:eastAsia="zh-CN"/>
        </w:rPr>
        <w:t xml:space="preserve"> </w:t>
      </w:r>
      <w:r w:rsidR="00FB3A32">
        <w:rPr>
          <w:rFonts w:ascii="Times New Roman" w:hAnsi="Times New Roman" w:cstheme="minorBidi"/>
          <w:kern w:val="2"/>
          <w:sz w:val="24"/>
          <w:lang w:eastAsia="zh-CN"/>
        </w:rPr>
        <w:t xml:space="preserve">was </w:t>
      </w:r>
      <w:r w:rsidR="007B7414">
        <w:rPr>
          <w:rFonts w:ascii="Times New Roman" w:hAnsi="Times New Roman" w:cstheme="minorBidi" w:hint="eastAsia"/>
          <w:kern w:val="2"/>
          <w:sz w:val="24"/>
          <w:lang w:eastAsia="zh-CN"/>
        </w:rPr>
        <w:t>forecast</w:t>
      </w:r>
      <w:r w:rsidR="007B7414" w:rsidRPr="001F13B4">
        <w:rPr>
          <w:rFonts w:ascii="Times New Roman" w:hAnsi="Times New Roman" w:cstheme="minorBidi"/>
          <w:kern w:val="2"/>
          <w:sz w:val="24"/>
          <w:lang w:eastAsia="zh-CN"/>
        </w:rPr>
        <w:t xml:space="preserve"> based on </w:t>
      </w:r>
      <w:r w:rsidR="00B17CE6">
        <w:rPr>
          <w:rFonts w:ascii="Times New Roman" w:hAnsi="Times New Roman" w:cstheme="minorBidi"/>
          <w:kern w:val="2"/>
          <w:sz w:val="24"/>
          <w:lang w:eastAsia="zh-CN"/>
        </w:rPr>
        <w:t xml:space="preserve">RF </w:t>
      </w:r>
      <w:r w:rsidR="007B7414">
        <w:rPr>
          <w:rFonts w:ascii="Times New Roman" w:hAnsi="Times New Roman" w:cstheme="minorBidi"/>
          <w:kern w:val="2"/>
          <w:sz w:val="24"/>
          <w:lang w:eastAsia="zh-CN"/>
        </w:rPr>
        <w:t xml:space="preserve">and </w:t>
      </w:r>
      <w:r w:rsidR="007B7414" w:rsidRPr="001F13B4">
        <w:rPr>
          <w:rFonts w:ascii="Times New Roman" w:hAnsi="Times New Roman" w:cstheme="minorBidi"/>
          <w:kern w:val="2"/>
          <w:sz w:val="24"/>
          <w:lang w:eastAsia="zh-CN"/>
        </w:rPr>
        <w:t>SSP</w:t>
      </w:r>
      <w:r w:rsidR="00FB3A32">
        <w:rPr>
          <w:rFonts w:ascii="Times New Roman" w:hAnsi="Times New Roman" w:cstheme="minorBidi"/>
          <w:kern w:val="2"/>
          <w:sz w:val="24"/>
          <w:lang w:eastAsia="zh-CN"/>
        </w:rPr>
        <w:t xml:space="preserve"> analysi</w:t>
      </w:r>
      <w:r w:rsidR="007B7414" w:rsidRPr="001F13B4">
        <w:rPr>
          <w:rFonts w:ascii="Times New Roman" w:hAnsi="Times New Roman" w:cstheme="minorBidi" w:hint="eastAsia"/>
          <w:kern w:val="2"/>
          <w:sz w:val="24"/>
          <w:lang w:eastAsia="zh-CN"/>
        </w:rPr>
        <w:t>s</w:t>
      </w:r>
      <w:r w:rsidR="007B7414">
        <w:rPr>
          <w:rFonts w:ascii="Times New Roman" w:hAnsi="Times New Roman" w:cstheme="minorBidi"/>
          <w:kern w:val="2"/>
          <w:sz w:val="24"/>
          <w:lang w:eastAsia="zh-CN"/>
        </w:rPr>
        <w:t>.</w:t>
      </w:r>
    </w:p>
    <w:p w14:paraId="6B52F8FD" w14:textId="6B2D9D95" w:rsidR="007B7414" w:rsidRPr="000F350F" w:rsidRDefault="007B7414" w:rsidP="007B7414">
      <w:pPr>
        <w:pStyle w:val="ac"/>
        <w:widowControl/>
        <w:numPr>
          <w:ilvl w:val="0"/>
          <w:numId w:val="2"/>
        </w:numPr>
        <w:spacing w:line="240" w:lineRule="auto"/>
        <w:ind w:firstLineChars="0"/>
        <w:rPr>
          <w:rFonts w:ascii="Times New Roman" w:hAnsi="Times New Roman" w:cstheme="minorBidi"/>
          <w:kern w:val="2"/>
          <w:sz w:val="24"/>
          <w:lang w:eastAsia="zh-CN"/>
        </w:rPr>
      </w:pPr>
      <w:r w:rsidRPr="000F350F">
        <w:rPr>
          <w:rFonts w:ascii="Times New Roman" w:hAnsi="Times New Roman" w:cstheme="minorBidi"/>
          <w:kern w:val="2"/>
          <w:sz w:val="24"/>
          <w:lang w:eastAsia="zh-CN"/>
        </w:rPr>
        <w:t>S</w:t>
      </w:r>
      <w:r w:rsidR="00A87D6F">
        <w:rPr>
          <w:rFonts w:ascii="Times New Roman" w:hAnsi="Times New Roman" w:cstheme="minorBidi"/>
          <w:kern w:val="2"/>
          <w:sz w:val="24"/>
          <w:lang w:eastAsia="zh-CN"/>
        </w:rPr>
        <w:t>ludg</w:t>
      </w:r>
      <w:r w:rsidR="007C4DE1">
        <w:rPr>
          <w:rFonts w:ascii="Times New Roman" w:hAnsi="Times New Roman" w:cstheme="minorBidi" w:hint="eastAsia"/>
          <w:kern w:val="2"/>
          <w:sz w:val="24"/>
          <w:lang w:eastAsia="zh-CN"/>
        </w:rPr>
        <w:t>e</w:t>
      </w:r>
      <w:r w:rsidR="007C4DE1">
        <w:rPr>
          <w:rFonts w:ascii="Times New Roman" w:hAnsi="Times New Roman" w:cstheme="minorBidi"/>
          <w:kern w:val="2"/>
          <w:sz w:val="24"/>
          <w:lang w:eastAsia="zh-CN"/>
        </w:rPr>
        <w:t xml:space="preserve"> continues to </w:t>
      </w:r>
      <w:r w:rsidR="00BE39B9">
        <w:rPr>
          <w:rFonts w:ascii="Times New Roman" w:hAnsi="Times New Roman" w:cstheme="minorBidi"/>
          <w:kern w:val="2"/>
          <w:sz w:val="24"/>
          <w:lang w:eastAsia="zh-CN"/>
        </w:rPr>
        <w:t xml:space="preserve">grow </w:t>
      </w:r>
      <w:r w:rsidR="007C4DE1">
        <w:rPr>
          <w:rFonts w:ascii="Times New Roman" w:hAnsi="Times New Roman" w:cstheme="minorBidi"/>
          <w:kern w:val="2"/>
          <w:sz w:val="24"/>
          <w:lang w:eastAsia="zh-CN"/>
        </w:rPr>
        <w:t>until 2060 but at a decreasing rate.</w:t>
      </w:r>
    </w:p>
    <w:p w14:paraId="6926E50A" w14:textId="25DF393D" w:rsidR="007B7414" w:rsidRDefault="008A29FC" w:rsidP="007B7414">
      <w:pPr>
        <w:pStyle w:val="ac"/>
        <w:widowControl/>
        <w:numPr>
          <w:ilvl w:val="0"/>
          <w:numId w:val="2"/>
        </w:numPr>
        <w:spacing w:line="240" w:lineRule="auto"/>
        <w:ind w:firstLineChars="0"/>
        <w:rPr>
          <w:rFonts w:ascii="Times New Roman" w:hAnsi="Times New Roman" w:cstheme="minorBidi"/>
          <w:kern w:val="2"/>
          <w:sz w:val="24"/>
          <w:lang w:eastAsia="zh-CN"/>
        </w:rPr>
      </w:pPr>
      <w:del w:id="19" w:author="Owen" w:date="2022-04-04T21:00:00Z">
        <w:r w:rsidDel="00101EDC">
          <w:rPr>
            <w:rFonts w:ascii="Times New Roman" w:hAnsi="Times New Roman" w:cstheme="minorBidi"/>
            <w:kern w:val="2"/>
            <w:sz w:val="24"/>
            <w:lang w:eastAsia="zh-CN"/>
          </w:rPr>
          <w:delText>A differentiated</w:delText>
        </w:r>
        <w:r w:rsidR="007C4DE1" w:rsidDel="00101EDC">
          <w:rPr>
            <w:rFonts w:ascii="Times New Roman" w:hAnsi="Times New Roman" w:cstheme="minorBidi"/>
            <w:kern w:val="2"/>
            <w:sz w:val="24"/>
            <w:lang w:eastAsia="zh-CN"/>
          </w:rPr>
          <w:delText xml:space="preserve"> </w:delText>
        </w:r>
      </w:del>
      <w:ins w:id="20" w:author="Owen" w:date="2022-04-04T21:00:00Z">
        <w:r w:rsidR="00101EDC">
          <w:rPr>
            <w:rFonts w:ascii="Times New Roman" w:hAnsi="Times New Roman" w:cstheme="minorBidi"/>
            <w:kern w:val="2"/>
            <w:sz w:val="24"/>
            <w:lang w:eastAsia="zh-CN"/>
          </w:rPr>
          <w:t xml:space="preserve">A differentiated </w:t>
        </w:r>
      </w:ins>
      <w:r>
        <w:rPr>
          <w:rFonts w:ascii="Times New Roman" w:hAnsi="Times New Roman" w:cstheme="minorBidi"/>
          <w:kern w:val="2"/>
          <w:sz w:val="24"/>
          <w:lang w:eastAsia="zh-CN"/>
        </w:rPr>
        <w:t>GHG</w:t>
      </w:r>
      <w:r w:rsidR="007C4DE1">
        <w:rPr>
          <w:rFonts w:ascii="Times New Roman" w:hAnsi="Times New Roman" w:cstheme="minorBidi"/>
          <w:kern w:val="2"/>
          <w:sz w:val="24"/>
          <w:vertAlign w:val="subscript"/>
          <w:lang w:eastAsia="zh-CN"/>
        </w:rPr>
        <w:t xml:space="preserve"> </w:t>
      </w:r>
      <w:r w:rsidR="007C4DE1">
        <w:rPr>
          <w:rFonts w:ascii="Times New Roman" w:hAnsi="Times New Roman" w:cstheme="minorBidi"/>
          <w:kern w:val="2"/>
          <w:sz w:val="24"/>
          <w:lang w:eastAsia="zh-CN"/>
        </w:rPr>
        <w:t xml:space="preserve">reduction strategy is proposed in classified sludge </w:t>
      </w:r>
      <w:r>
        <w:rPr>
          <w:rFonts w:ascii="Times New Roman" w:hAnsi="Times New Roman" w:cstheme="minorBidi"/>
          <w:kern w:val="2"/>
          <w:sz w:val="24"/>
          <w:lang w:eastAsia="zh-CN"/>
        </w:rPr>
        <w:t>patterns</w:t>
      </w:r>
      <w:r w:rsidR="007C4DE1">
        <w:rPr>
          <w:rFonts w:ascii="Times New Roman" w:hAnsi="Times New Roman" w:cstheme="minorBidi"/>
          <w:kern w:val="2"/>
          <w:sz w:val="24"/>
          <w:lang w:eastAsia="zh-CN"/>
        </w:rPr>
        <w:t>.</w:t>
      </w:r>
    </w:p>
    <w:p w14:paraId="142D9677" w14:textId="5E7C2A63" w:rsidR="007B7414" w:rsidRPr="000F350F" w:rsidDel="00101EDC" w:rsidRDefault="007B7414" w:rsidP="007B7414">
      <w:pPr>
        <w:pStyle w:val="ac"/>
        <w:widowControl/>
        <w:numPr>
          <w:ilvl w:val="0"/>
          <w:numId w:val="2"/>
        </w:numPr>
        <w:spacing w:line="240" w:lineRule="auto"/>
        <w:ind w:firstLineChars="0"/>
        <w:rPr>
          <w:del w:id="21" w:author="Owen" w:date="2022-04-04T21:01:00Z"/>
          <w:rFonts w:ascii="Times New Roman" w:hAnsi="Times New Roman" w:cstheme="minorBidi"/>
          <w:kern w:val="2"/>
          <w:sz w:val="24"/>
          <w:lang w:eastAsia="zh-CN"/>
        </w:rPr>
      </w:pPr>
      <w:r w:rsidRPr="000F350F">
        <w:rPr>
          <w:rFonts w:ascii="Times New Roman" w:hAnsi="Times New Roman" w:cstheme="minorBidi"/>
          <w:kern w:val="2"/>
          <w:sz w:val="24"/>
          <w:lang w:eastAsia="zh-CN"/>
        </w:rPr>
        <w:t xml:space="preserve">Anaerobic digestion and </w:t>
      </w:r>
      <w:r>
        <w:rPr>
          <w:rFonts w:ascii="Times New Roman" w:hAnsi="Times New Roman" w:cstheme="minorBidi"/>
          <w:kern w:val="2"/>
          <w:sz w:val="24"/>
          <w:lang w:eastAsia="zh-CN"/>
        </w:rPr>
        <w:t>sludge recycling</w:t>
      </w:r>
      <w:r w:rsidRPr="000F350F">
        <w:rPr>
          <w:rFonts w:ascii="Times New Roman" w:hAnsi="Times New Roman" w:cstheme="minorBidi"/>
          <w:kern w:val="2"/>
          <w:sz w:val="24"/>
          <w:lang w:eastAsia="zh-CN"/>
        </w:rPr>
        <w:t xml:space="preserve"> </w:t>
      </w:r>
      <w:r w:rsidR="002D65C5">
        <w:rPr>
          <w:rFonts w:ascii="Times New Roman" w:hAnsi="Times New Roman" w:cstheme="minorBidi"/>
          <w:kern w:val="2"/>
          <w:sz w:val="24"/>
          <w:lang w:eastAsia="zh-CN"/>
        </w:rPr>
        <w:t>may</w:t>
      </w:r>
      <w:r w:rsidRPr="000F350F">
        <w:rPr>
          <w:rFonts w:ascii="Times New Roman" w:hAnsi="Times New Roman" w:cstheme="minorBidi"/>
          <w:kern w:val="2"/>
          <w:sz w:val="24"/>
          <w:lang w:eastAsia="zh-CN"/>
        </w:rPr>
        <w:t xml:space="preserve"> reduce </w:t>
      </w:r>
      <w:r w:rsidR="002D65C5">
        <w:rPr>
          <w:rFonts w:ascii="Times New Roman" w:hAnsi="Times New Roman" w:cstheme="minorBidi"/>
          <w:kern w:val="2"/>
          <w:sz w:val="24"/>
          <w:lang w:eastAsia="zh-CN"/>
        </w:rPr>
        <w:t xml:space="preserve">potential </w:t>
      </w:r>
      <w:r>
        <w:rPr>
          <w:rFonts w:ascii="Times New Roman" w:hAnsi="Times New Roman" w:cstheme="minorBidi" w:hint="eastAsia"/>
          <w:kern w:val="2"/>
          <w:sz w:val="24"/>
          <w:lang w:eastAsia="zh-CN"/>
        </w:rPr>
        <w:t>carbon</w:t>
      </w:r>
      <w:r w:rsidRPr="000F350F">
        <w:rPr>
          <w:rFonts w:ascii="Times New Roman" w:hAnsi="Times New Roman" w:cstheme="minorBidi"/>
          <w:kern w:val="2"/>
          <w:sz w:val="24"/>
          <w:lang w:eastAsia="zh-CN"/>
        </w:rPr>
        <w:t xml:space="preserve"> </w:t>
      </w:r>
      <w:r>
        <w:rPr>
          <w:rFonts w:ascii="Times New Roman" w:hAnsi="Times New Roman" w:cstheme="minorBidi"/>
          <w:kern w:val="2"/>
          <w:sz w:val="24"/>
          <w:lang w:eastAsia="zh-CN"/>
        </w:rPr>
        <w:t>emissions by 75%</w:t>
      </w:r>
      <w:r w:rsidRPr="000F350F">
        <w:rPr>
          <w:rFonts w:ascii="Times New Roman" w:hAnsi="Times New Roman" w:cstheme="minorBidi"/>
          <w:kern w:val="2"/>
          <w:sz w:val="24"/>
          <w:lang w:eastAsia="zh-CN"/>
        </w:rPr>
        <w:t>.</w:t>
      </w:r>
    </w:p>
    <w:p w14:paraId="0CC07B80" w14:textId="14535BE3" w:rsidR="003F3FAF" w:rsidRPr="003F3FAF" w:rsidRDefault="003F3FAF" w:rsidP="00101EDC">
      <w:pPr>
        <w:pStyle w:val="ac"/>
        <w:widowControl/>
        <w:numPr>
          <w:ilvl w:val="0"/>
          <w:numId w:val="2"/>
        </w:numPr>
        <w:spacing w:line="240" w:lineRule="auto"/>
        <w:ind w:firstLineChars="0"/>
        <w:pPrChange w:id="22" w:author="Owen" w:date="2022-04-04T21:01:00Z">
          <w:pPr>
            <w:widowControl/>
            <w:spacing w:line="240" w:lineRule="auto"/>
            <w:ind w:firstLineChars="0" w:firstLine="0"/>
            <w:jc w:val="left"/>
          </w:pPr>
        </w:pPrChange>
      </w:pPr>
      <w:del w:id="23" w:author="Owen" w:date="2022-04-04T21:01:00Z">
        <w:r w:rsidDel="00101EDC">
          <w:br w:type="page"/>
        </w:r>
      </w:del>
    </w:p>
    <w:p w14:paraId="4E864F47" w14:textId="77777777" w:rsidR="00857393" w:rsidRDefault="00857393" w:rsidP="00857393">
      <w:pPr>
        <w:pStyle w:val="1"/>
        <w:numPr>
          <w:ilvl w:val="0"/>
          <w:numId w:val="3"/>
        </w:numPr>
        <w:tabs>
          <w:tab w:val="num" w:pos="360"/>
        </w:tabs>
        <w:ind w:left="0" w:firstLine="0"/>
      </w:pPr>
      <w:r>
        <w:lastRenderedPageBreak/>
        <w:t>Introduction</w:t>
      </w:r>
    </w:p>
    <w:p w14:paraId="213F3E07" w14:textId="32D7EC3C" w:rsidR="002D65C5" w:rsidRDefault="00312472" w:rsidP="00312472">
      <w:pPr>
        <w:ind w:firstLine="480"/>
        <w:rPr>
          <w:shd w:val="clear" w:color="auto" w:fill="FFFFFF"/>
        </w:rPr>
      </w:pPr>
      <w:r w:rsidRPr="000F350F">
        <w:rPr>
          <w:shd w:val="clear" w:color="auto" w:fill="FFFFFF"/>
        </w:rPr>
        <w:t>U</w:t>
      </w:r>
      <w:r w:rsidRPr="000F350F">
        <w:rPr>
          <w:rFonts w:hint="eastAsia"/>
          <w:shd w:val="clear" w:color="auto" w:fill="FFFFFF"/>
        </w:rPr>
        <w:t>rban</w:t>
      </w:r>
      <w:r w:rsidRPr="000F350F">
        <w:rPr>
          <w:shd w:val="clear" w:color="auto" w:fill="FFFFFF"/>
        </w:rPr>
        <w:t xml:space="preserve"> wastewater treatment is a </w:t>
      </w:r>
      <w:r w:rsidR="002D65C5">
        <w:rPr>
          <w:shd w:val="clear" w:color="auto" w:fill="FFFFFF"/>
        </w:rPr>
        <w:t>major</w:t>
      </w:r>
      <w:r w:rsidRPr="000F350F">
        <w:rPr>
          <w:shd w:val="clear" w:color="auto" w:fill="FFFFFF"/>
        </w:rPr>
        <w:t xml:space="preserve"> energy</w:t>
      </w:r>
      <w:r w:rsidRPr="000F350F">
        <w:rPr>
          <w:rFonts w:hint="eastAsia"/>
          <w:shd w:val="clear" w:color="auto" w:fill="FFFFFF"/>
        </w:rPr>
        <w:t>-</w:t>
      </w:r>
      <w:r w:rsidRPr="000F350F">
        <w:rPr>
          <w:shd w:val="clear" w:color="auto" w:fill="FFFFFF"/>
        </w:rPr>
        <w:t xml:space="preserve">consuming sector, accounting for about 3% of global power consumption and 1.75% </w:t>
      </w:r>
      <w:r>
        <w:rPr>
          <w:shd w:val="clear" w:color="auto" w:fill="FFFFFF"/>
        </w:rPr>
        <w:t xml:space="preserve">of </w:t>
      </w:r>
      <w:r w:rsidRPr="000F350F">
        <w:rPr>
          <w:shd w:val="clear" w:color="auto" w:fill="FFFFFF"/>
        </w:rPr>
        <w:t xml:space="preserve">greenhouse gas emissions </w:t>
      </w:r>
      <w:r w:rsidR="00F75D35" w:rsidRPr="00A82125">
        <w:rPr>
          <w:shd w:val="clear" w:color="auto" w:fill="FFFFFF"/>
        </w:rPr>
        <w:t>(</w:t>
      </w:r>
      <w:hyperlink w:anchor="l1" w:history="1">
        <w:r w:rsidR="00F75D35" w:rsidRPr="00A82125">
          <w:rPr>
            <w:rStyle w:val="af9"/>
            <w:color w:val="0070C0"/>
            <w:u w:val="none"/>
            <w:shd w:val="clear" w:color="auto" w:fill="FFFFFF"/>
          </w:rPr>
          <w:t>Lu et al., 2018</w:t>
        </w:r>
      </w:hyperlink>
      <w:r w:rsidR="00A82125" w:rsidRPr="00A82125">
        <w:rPr>
          <w:color w:val="0070C0"/>
          <w:shd w:val="clear" w:color="auto" w:fill="FFFFFF"/>
        </w:rPr>
        <w:t xml:space="preserve">; </w:t>
      </w:r>
      <w:hyperlink w:anchor="l2" w:history="1">
        <w:r w:rsidRPr="00A82125">
          <w:rPr>
            <w:rStyle w:val="af9"/>
            <w:color w:val="0070C0"/>
            <w:u w:val="none"/>
            <w:shd w:val="clear" w:color="auto" w:fill="FFFFFF"/>
          </w:rPr>
          <w:t>McCarty et al., 2011</w:t>
        </w:r>
      </w:hyperlink>
      <w:r w:rsidRPr="000F350F">
        <w:rPr>
          <w:shd w:val="clear" w:color="auto" w:fill="FFFFFF"/>
        </w:rPr>
        <w:t>). T</w:t>
      </w:r>
      <w:r w:rsidRPr="000F350F">
        <w:rPr>
          <w:rFonts w:hint="eastAsia"/>
          <w:shd w:val="clear" w:color="auto" w:fill="FFFFFF"/>
        </w:rPr>
        <w:t>he</w:t>
      </w:r>
      <w:r w:rsidRPr="000F350F">
        <w:rPr>
          <w:shd w:val="clear" w:color="auto" w:fill="FFFFFF"/>
        </w:rPr>
        <w:t xml:space="preserve"> Chinese government </w:t>
      </w:r>
      <w:r w:rsidRPr="000F350F">
        <w:rPr>
          <w:rFonts w:hint="eastAsia"/>
          <w:shd w:val="clear" w:color="auto" w:fill="FFFFFF"/>
        </w:rPr>
        <w:t>is</w:t>
      </w:r>
      <w:r w:rsidRPr="000F350F">
        <w:rPr>
          <w:shd w:val="clear" w:color="auto" w:fill="FFFFFF"/>
        </w:rPr>
        <w:t xml:space="preserve"> actively seeking to</w:t>
      </w:r>
      <w:r w:rsidR="00FA4201">
        <w:rPr>
          <w:shd w:val="clear" w:color="auto" w:fill="FFFFFF"/>
        </w:rPr>
        <w:t xml:space="preserve"> </w:t>
      </w:r>
      <w:r w:rsidRPr="000F350F">
        <w:rPr>
          <w:shd w:val="clear" w:color="auto" w:fill="FFFFFF"/>
        </w:rPr>
        <w:t>promot</w:t>
      </w:r>
      <w:r>
        <w:rPr>
          <w:shd w:val="clear" w:color="auto" w:fill="FFFFFF"/>
        </w:rPr>
        <w:t>e</w:t>
      </w:r>
      <w:r w:rsidRPr="000F350F">
        <w:rPr>
          <w:shd w:val="clear" w:color="auto" w:fill="FFFFFF"/>
        </w:rPr>
        <w:t xml:space="preserve"> the sustainable development of the entire wastewater treatment industry </w:t>
      </w:r>
      <w:r>
        <w:rPr>
          <w:shd w:val="clear" w:color="auto" w:fill="FFFFFF"/>
        </w:rPr>
        <w:t xml:space="preserve">by increasing sludge recovery </w:t>
      </w:r>
      <w:r w:rsidR="00AD2AEC" w:rsidRPr="000F350F">
        <w:rPr>
          <w:shd w:val="clear" w:color="auto" w:fill="FFFFFF"/>
        </w:rPr>
        <w:t>(</w:t>
      </w:r>
      <w:proofErr w:type="spellStart"/>
      <w:r w:rsidR="004D677C">
        <w:fldChar w:fldCharType="begin"/>
      </w:r>
      <w:r w:rsidR="004D677C">
        <w:instrText xml:space="preserve"> HYPERLINK \l "l3" </w:instrText>
      </w:r>
      <w:r w:rsidR="004D677C">
        <w:fldChar w:fldCharType="separate"/>
      </w:r>
      <w:r w:rsidR="008D4CAE" w:rsidRPr="00A82125">
        <w:rPr>
          <w:rStyle w:val="af9"/>
          <w:u w:val="none"/>
          <w:shd w:val="clear" w:color="auto" w:fill="FFFFFF"/>
        </w:rPr>
        <w:t>Guang</w:t>
      </w:r>
      <w:proofErr w:type="spellEnd"/>
      <w:r w:rsidR="008D4CAE" w:rsidRPr="00A82125">
        <w:rPr>
          <w:rStyle w:val="af9"/>
          <w:u w:val="none"/>
          <w:shd w:val="clear" w:color="auto" w:fill="FFFFFF"/>
        </w:rPr>
        <w:t xml:space="preserve"> et al., 2015</w:t>
      </w:r>
      <w:r w:rsidR="00A82125">
        <w:rPr>
          <w:rStyle w:val="af9"/>
          <w:u w:val="none"/>
          <w:shd w:val="clear" w:color="auto" w:fill="FFFFFF"/>
        </w:rPr>
        <w:t>;</w:t>
      </w:r>
      <w:r w:rsidR="008D4CAE" w:rsidRPr="00A82125">
        <w:rPr>
          <w:rStyle w:val="af9"/>
          <w:u w:val="none"/>
          <w:shd w:val="clear" w:color="auto" w:fill="FFFFFF"/>
        </w:rPr>
        <w:t xml:space="preserve"> </w:t>
      </w:r>
      <w:r w:rsidR="004D677C">
        <w:rPr>
          <w:rStyle w:val="af9"/>
          <w:u w:val="none"/>
          <w:shd w:val="clear" w:color="auto" w:fill="FFFFFF"/>
        </w:rPr>
        <w:fldChar w:fldCharType="end"/>
      </w:r>
      <w:hyperlink w:anchor="l4" w:history="1">
        <w:r w:rsidR="00AD2AEC" w:rsidRPr="00EC4164">
          <w:rPr>
            <w:rStyle w:val="af9"/>
            <w:rFonts w:hint="eastAsia"/>
            <w:u w:val="none"/>
            <w:shd w:val="clear" w:color="auto" w:fill="FFFFFF"/>
          </w:rPr>
          <w:t>Jin</w:t>
        </w:r>
        <w:r w:rsidR="00AD2AEC" w:rsidRPr="00EC4164">
          <w:rPr>
            <w:rStyle w:val="af9"/>
            <w:u w:val="none"/>
            <w:shd w:val="clear" w:color="auto" w:fill="FFFFFF"/>
          </w:rPr>
          <w:t xml:space="preserve"> et al., 2014</w:t>
        </w:r>
      </w:hyperlink>
      <w:r w:rsidR="00EC4164">
        <w:rPr>
          <w:shd w:val="clear" w:color="auto" w:fill="FFFFFF"/>
        </w:rPr>
        <w:t>)</w:t>
      </w:r>
      <w:r w:rsidRPr="000F350F">
        <w:rPr>
          <w:shd w:val="clear" w:color="auto" w:fill="FFFFFF"/>
        </w:rPr>
        <w:t>. In 2017, China’s urban wastewater treatment plants</w:t>
      </w:r>
      <w:r>
        <w:rPr>
          <w:shd w:val="clear" w:color="auto" w:fill="FFFFFF"/>
        </w:rPr>
        <w:t xml:space="preserve"> </w:t>
      </w:r>
      <w:r w:rsidRPr="000F350F">
        <w:rPr>
          <w:shd w:val="clear" w:color="auto" w:fill="FFFFFF"/>
        </w:rPr>
        <w:t xml:space="preserve">(WWTPs) produced about 10.49 Mts dry sludge, </w:t>
      </w:r>
      <w:r>
        <w:rPr>
          <w:shd w:val="clear" w:color="auto" w:fill="FFFFFF"/>
        </w:rPr>
        <w:t xml:space="preserve">compared to about </w:t>
      </w:r>
      <w:r w:rsidR="00FA4201">
        <w:rPr>
          <w:shd w:val="clear" w:color="auto" w:fill="FFFFFF"/>
        </w:rPr>
        <w:t>6.99 Mts</w:t>
      </w:r>
      <w:r>
        <w:rPr>
          <w:shd w:val="clear" w:color="auto" w:fill="FFFFFF"/>
        </w:rPr>
        <w:t xml:space="preserve"> in the</w:t>
      </w:r>
      <w:r w:rsidRPr="000F350F">
        <w:rPr>
          <w:shd w:val="clear" w:color="auto" w:fill="FFFFFF"/>
        </w:rPr>
        <w:t xml:space="preserve"> European Union (</w:t>
      </w:r>
      <w:hyperlink w:anchor="l5" w:history="1">
        <w:r w:rsidRPr="00EC4164">
          <w:rPr>
            <w:rStyle w:val="af9"/>
            <w:u w:val="none"/>
            <w:shd w:val="clear" w:color="auto" w:fill="FFFFFF"/>
          </w:rPr>
          <w:t>Eurostat., 2020</w:t>
        </w:r>
      </w:hyperlink>
      <w:r w:rsidRPr="000F350F">
        <w:rPr>
          <w:shd w:val="clear" w:color="auto" w:fill="FFFFFF"/>
        </w:rPr>
        <w:t xml:space="preserve">). Sludge </w:t>
      </w:r>
      <w:r w:rsidR="00617D0B">
        <w:rPr>
          <w:shd w:val="clear" w:color="auto" w:fill="FFFFFF"/>
        </w:rPr>
        <w:t>generation</w:t>
      </w:r>
      <w:r w:rsidRPr="000F350F">
        <w:rPr>
          <w:shd w:val="clear" w:color="auto" w:fill="FFFFFF"/>
        </w:rPr>
        <w:t xml:space="preserve"> in China </w:t>
      </w:r>
      <w:r>
        <w:rPr>
          <w:shd w:val="clear" w:color="auto" w:fill="FFFFFF"/>
        </w:rPr>
        <w:t>since</w:t>
      </w:r>
      <w:r w:rsidRPr="000F350F">
        <w:rPr>
          <w:shd w:val="clear" w:color="auto" w:fill="FFFFFF"/>
        </w:rPr>
        <w:t xml:space="preserve"> 2010 </w:t>
      </w:r>
      <w:r>
        <w:rPr>
          <w:shd w:val="clear" w:color="auto" w:fill="FFFFFF"/>
        </w:rPr>
        <w:t xml:space="preserve">has been increasing </w:t>
      </w:r>
      <w:r w:rsidR="00EC4164">
        <w:rPr>
          <w:shd w:val="clear" w:color="auto" w:fill="FFFFFF"/>
        </w:rPr>
        <w:t>by</w:t>
      </w:r>
      <w:r w:rsidRPr="000F350F">
        <w:rPr>
          <w:shd w:val="clear" w:color="auto" w:fill="FFFFFF"/>
        </w:rPr>
        <w:t xml:space="preserve"> about 10% </w:t>
      </w:r>
      <w:r>
        <w:rPr>
          <w:shd w:val="clear" w:color="auto" w:fill="FFFFFF"/>
        </w:rPr>
        <w:t>per year</w:t>
      </w:r>
      <w:r w:rsidRPr="000F350F">
        <w:rPr>
          <w:shd w:val="clear" w:color="auto" w:fill="FFFFFF"/>
        </w:rPr>
        <w:t xml:space="preserve"> (</w:t>
      </w:r>
      <w:hyperlink w:anchor="l6" w:history="1">
        <w:r w:rsidRPr="008624D9">
          <w:rPr>
            <w:rStyle w:val="af9"/>
            <w:u w:val="none"/>
            <w:shd w:val="clear" w:color="auto" w:fill="FFFFFF"/>
          </w:rPr>
          <w:t>MOHURD, 2019</w:t>
        </w:r>
      </w:hyperlink>
      <w:r w:rsidRPr="008624D9">
        <w:rPr>
          <w:shd w:val="clear" w:color="auto" w:fill="FFFFFF"/>
        </w:rPr>
        <w:t>)</w:t>
      </w:r>
      <w:r w:rsidRPr="000F350F">
        <w:rPr>
          <w:shd w:val="clear" w:color="auto" w:fill="FFFFFF"/>
        </w:rPr>
        <w:t xml:space="preserve">. </w:t>
      </w:r>
      <w:r w:rsidR="00C571C2">
        <w:rPr>
          <w:shd w:val="clear" w:color="auto" w:fill="FFFFFF"/>
        </w:rPr>
        <w:t>Sludge treatments have been an urgent affair in China.</w:t>
      </w:r>
    </w:p>
    <w:p w14:paraId="42B3F3BC" w14:textId="255A7F31" w:rsidR="00572308" w:rsidRDefault="00A53ABF" w:rsidP="00572308">
      <w:pPr>
        <w:ind w:firstLine="480"/>
        <w:rPr>
          <w:shd w:val="clear" w:color="auto" w:fill="FFFFFF"/>
        </w:rPr>
      </w:pPr>
      <w:r>
        <w:t xml:space="preserve">Sludge </w:t>
      </w:r>
      <w:r w:rsidR="00617D0B">
        <w:t>generation</w:t>
      </w:r>
      <w:r>
        <w:t xml:space="preserve"> </w:t>
      </w:r>
      <w:r w:rsidR="00C571C2">
        <w:t>is</w:t>
      </w:r>
      <w:r>
        <w:t xml:space="preserve"> highly related to wastewater treatments, which </w:t>
      </w:r>
      <w:r w:rsidR="00312472" w:rsidRPr="000F350F">
        <w:t>is a complex</w:t>
      </w:r>
      <w:r w:rsidR="00312472" w:rsidRPr="000F350F">
        <w:rPr>
          <w:shd w:val="clear" w:color="auto" w:fill="FFFFFF"/>
        </w:rPr>
        <w:t xml:space="preserve"> process, influenced by multiple factors </w:t>
      </w:r>
      <w:r w:rsidR="00312472">
        <w:rPr>
          <w:shd w:val="clear" w:color="auto" w:fill="FFFFFF"/>
        </w:rPr>
        <w:t>including</w:t>
      </w:r>
      <w:r w:rsidR="00312472" w:rsidRPr="000F350F">
        <w:rPr>
          <w:shd w:val="clear" w:color="auto" w:fill="FFFFFF"/>
        </w:rPr>
        <w:t xml:space="preserve"> economic progress (</w:t>
      </w:r>
      <w:proofErr w:type="spellStart"/>
      <w:r w:rsidR="004D677C">
        <w:fldChar w:fldCharType="begin"/>
      </w:r>
      <w:r w:rsidR="004D677C">
        <w:instrText xml:space="preserve"> HYPERLINK \l "l7" </w:instrText>
      </w:r>
      <w:r w:rsidR="004D677C">
        <w:fldChar w:fldCharType="separate"/>
      </w:r>
      <w:r w:rsidR="008D4CAE" w:rsidRPr="008624D9">
        <w:rPr>
          <w:rStyle w:val="af9"/>
          <w:u w:val="none"/>
          <w:shd w:val="clear" w:color="auto" w:fill="FFFFFF"/>
        </w:rPr>
        <w:t>Geng</w:t>
      </w:r>
      <w:proofErr w:type="spellEnd"/>
      <w:r w:rsidR="008D4CAE" w:rsidRPr="008624D9">
        <w:rPr>
          <w:rStyle w:val="af9"/>
          <w:u w:val="none"/>
          <w:shd w:val="clear" w:color="auto" w:fill="FFFFFF"/>
        </w:rPr>
        <w:t xml:space="preserve"> et al., 2014</w:t>
      </w:r>
      <w:r w:rsidR="004D677C">
        <w:rPr>
          <w:rStyle w:val="af9"/>
          <w:u w:val="none"/>
          <w:shd w:val="clear" w:color="auto" w:fill="FFFFFF"/>
        </w:rPr>
        <w:fldChar w:fldCharType="end"/>
      </w:r>
      <w:r w:rsidR="008624D9" w:rsidRPr="008624D9">
        <w:rPr>
          <w:shd w:val="clear" w:color="auto" w:fill="FFFFFF"/>
        </w:rPr>
        <w:t>;</w:t>
      </w:r>
      <w:r w:rsidR="008D4CAE" w:rsidRPr="008624D9">
        <w:rPr>
          <w:shd w:val="clear" w:color="auto" w:fill="FFFFFF"/>
        </w:rPr>
        <w:t xml:space="preserve"> </w:t>
      </w:r>
      <w:hyperlink w:anchor="l8" w:history="1">
        <w:r w:rsidR="00312472" w:rsidRPr="008624D9">
          <w:rPr>
            <w:rStyle w:val="af9"/>
            <w:u w:val="none"/>
            <w:shd w:val="clear" w:color="auto" w:fill="FFFFFF"/>
          </w:rPr>
          <w:t>Duarte et al., 2014</w:t>
        </w:r>
      </w:hyperlink>
      <w:r w:rsidR="00312472" w:rsidRPr="008624D9">
        <w:rPr>
          <w:shd w:val="clear" w:color="auto" w:fill="FFFFFF"/>
        </w:rPr>
        <w:t xml:space="preserve">; </w:t>
      </w:r>
      <w:hyperlink w:anchor="l9" w:history="1">
        <w:r w:rsidR="00312472" w:rsidRPr="008624D9">
          <w:rPr>
            <w:rStyle w:val="af9"/>
            <w:u w:val="none"/>
            <w:shd w:val="clear" w:color="auto" w:fill="FFFFFF"/>
          </w:rPr>
          <w:t>Kangkang et al., 2009</w:t>
        </w:r>
      </w:hyperlink>
      <w:r w:rsidR="00312472" w:rsidRPr="000F350F">
        <w:rPr>
          <w:shd w:val="clear" w:color="auto" w:fill="FFFFFF"/>
        </w:rPr>
        <w:t>), social development (</w:t>
      </w:r>
      <w:hyperlink w:anchor="l10" w:history="1">
        <w:r w:rsidR="00312472" w:rsidRPr="008624D9">
          <w:rPr>
            <w:rStyle w:val="af9"/>
            <w:u w:val="none"/>
            <w:shd w:val="clear" w:color="auto" w:fill="FFFFFF"/>
          </w:rPr>
          <w:t>Xu et al., 2019</w:t>
        </w:r>
      </w:hyperlink>
      <w:r w:rsidR="00312472" w:rsidRPr="000F350F">
        <w:rPr>
          <w:shd w:val="clear" w:color="auto" w:fill="FFFFFF"/>
        </w:rPr>
        <w:t>), industrial structure (</w:t>
      </w:r>
      <w:hyperlink w:anchor="l11" w:history="1">
        <w:r w:rsidR="00312472" w:rsidRPr="007250CB">
          <w:rPr>
            <w:rStyle w:val="af9"/>
            <w:u w:val="none"/>
            <w:shd w:val="clear" w:color="auto" w:fill="FFFFFF"/>
          </w:rPr>
          <w:t>Lili et al., 2019</w:t>
        </w:r>
      </w:hyperlink>
      <w:r w:rsidR="007250CB" w:rsidRPr="007250CB">
        <w:rPr>
          <w:shd w:val="clear" w:color="auto" w:fill="FFFFFF"/>
        </w:rPr>
        <w:t xml:space="preserve">; </w:t>
      </w:r>
      <w:hyperlink w:anchor="l12" w:history="1">
        <w:r w:rsidR="00312472" w:rsidRPr="007250CB">
          <w:rPr>
            <w:rStyle w:val="af9"/>
            <w:u w:val="none"/>
            <w:shd w:val="clear" w:color="auto" w:fill="FFFFFF"/>
          </w:rPr>
          <w:t>Tiziano et al., 2018</w:t>
        </w:r>
      </w:hyperlink>
      <w:r w:rsidR="00312472" w:rsidRPr="000F350F">
        <w:rPr>
          <w:shd w:val="clear" w:color="auto" w:fill="FFFFFF"/>
        </w:rPr>
        <w:t>), treatment technology (</w:t>
      </w:r>
      <w:proofErr w:type="spellStart"/>
      <w:r w:rsidR="004D677C">
        <w:fldChar w:fldCharType="begin"/>
      </w:r>
      <w:r w:rsidR="004D677C">
        <w:instrText xml:space="preserve"> HYPERLINK \l "l4" </w:instrText>
      </w:r>
      <w:r w:rsidR="004D677C">
        <w:fldChar w:fldCharType="separate"/>
      </w:r>
      <w:r w:rsidR="00312472" w:rsidRPr="00847F28">
        <w:rPr>
          <w:rStyle w:val="af9"/>
          <w:u w:val="none"/>
          <w:shd w:val="clear" w:color="auto" w:fill="FFFFFF"/>
        </w:rPr>
        <w:t>Jin</w:t>
      </w:r>
      <w:proofErr w:type="spellEnd"/>
      <w:r w:rsidR="00312472" w:rsidRPr="00847F28">
        <w:rPr>
          <w:rStyle w:val="af9"/>
          <w:u w:val="none"/>
          <w:shd w:val="clear" w:color="auto" w:fill="FFFFFF"/>
        </w:rPr>
        <w:t xml:space="preserve"> et al., 2014</w:t>
      </w:r>
      <w:r w:rsidR="004D677C">
        <w:rPr>
          <w:rStyle w:val="af9"/>
          <w:u w:val="none"/>
          <w:shd w:val="clear" w:color="auto" w:fill="FFFFFF"/>
        </w:rPr>
        <w:fldChar w:fldCharType="end"/>
      </w:r>
      <w:r w:rsidR="00312472" w:rsidRPr="00847F28">
        <w:rPr>
          <w:shd w:val="clear" w:color="auto" w:fill="FFFFFF"/>
        </w:rPr>
        <w:t>)</w:t>
      </w:r>
      <w:r w:rsidR="00DB50BE">
        <w:rPr>
          <w:shd w:val="clear" w:color="auto" w:fill="FFFFFF"/>
        </w:rPr>
        <w:t>,</w:t>
      </w:r>
      <w:r w:rsidR="00312472" w:rsidRPr="000F350F">
        <w:rPr>
          <w:shd w:val="clear" w:color="auto" w:fill="FFFFFF"/>
        </w:rPr>
        <w:t xml:space="preserve"> residents' lifestyles (</w:t>
      </w:r>
      <w:hyperlink w:anchor="l13" w:history="1">
        <w:r w:rsidR="00312472" w:rsidRPr="00847F28">
          <w:rPr>
            <w:rStyle w:val="af9"/>
            <w:u w:val="none"/>
            <w:shd w:val="clear" w:color="auto" w:fill="FFFFFF"/>
          </w:rPr>
          <w:t>Xiao et al., 202</w:t>
        </w:r>
        <w:r w:rsidR="00847F28" w:rsidRPr="00847F28">
          <w:rPr>
            <w:rStyle w:val="af9"/>
            <w:u w:val="none"/>
            <w:shd w:val="clear" w:color="auto" w:fill="FFFFFF"/>
          </w:rPr>
          <w:t>0</w:t>
        </w:r>
      </w:hyperlink>
      <w:r w:rsidR="00312472" w:rsidRPr="000F350F">
        <w:rPr>
          <w:shd w:val="clear" w:color="auto" w:fill="FFFFFF"/>
        </w:rPr>
        <w:t>) and s</w:t>
      </w:r>
      <w:r w:rsidR="00312472" w:rsidRPr="000F350F">
        <w:t xml:space="preserve">o on. </w:t>
      </w:r>
      <w:r w:rsidR="00DB50BE">
        <w:t xml:space="preserve"> But the degree of influence in uncertain in different regions. </w:t>
      </w:r>
      <w:r w:rsidR="00312472" w:rsidRPr="000F350F">
        <w:t xml:space="preserve">Thus, </w:t>
      </w:r>
      <w:r w:rsidR="00FA4201">
        <w:t xml:space="preserve">a </w:t>
      </w:r>
      <w:r w:rsidR="00312472" w:rsidRPr="000F350F">
        <w:t xml:space="preserve">comprehensive </w:t>
      </w:r>
      <w:r w:rsidR="00312472">
        <w:t>analysis of</w:t>
      </w:r>
      <w:r w:rsidR="00312472" w:rsidRPr="000F350F">
        <w:t xml:space="preserve"> sludge driving factors is key to </w:t>
      </w:r>
      <w:r w:rsidR="00312472">
        <w:t>re</w:t>
      </w:r>
      <w:r w:rsidR="00312472" w:rsidRPr="000F350F">
        <w:t>solv</w:t>
      </w:r>
      <w:r w:rsidR="00312472">
        <w:t xml:space="preserve">ing </w:t>
      </w:r>
      <w:r w:rsidR="00572308">
        <w:t xml:space="preserve">when making projections of future sludge </w:t>
      </w:r>
      <w:r w:rsidR="00617D0B">
        <w:t>generation</w:t>
      </w:r>
      <w:r w:rsidR="00312472" w:rsidRPr="000F350F">
        <w:t>. Due to the spatial heterogeneity in population and economic development between regions, exploring the driving factors</w:t>
      </w:r>
      <w:r w:rsidR="00EE3641">
        <w:t xml:space="preserve"> </w:t>
      </w:r>
      <w:r w:rsidR="00EE3641">
        <w:rPr>
          <w:rFonts w:hint="eastAsia"/>
        </w:rPr>
        <w:t>based</w:t>
      </w:r>
      <w:r w:rsidR="00EE3641">
        <w:t xml:space="preserve"> </w:t>
      </w:r>
      <w:r w:rsidR="00EE3641">
        <w:rPr>
          <w:rFonts w:hint="eastAsia"/>
        </w:rPr>
        <w:t>on</w:t>
      </w:r>
      <w:r w:rsidR="00EE3641">
        <w:t xml:space="preserve"> spatial characteristics</w:t>
      </w:r>
      <w:r w:rsidR="00312472" w:rsidRPr="000F350F">
        <w:t xml:space="preserve"> can allow for targeted sludge management policies.</w:t>
      </w:r>
      <w:r w:rsidR="00C571C2">
        <w:t xml:space="preserve"> Besides,</w:t>
      </w:r>
      <w:r w:rsidR="00312472" w:rsidRPr="000F350F">
        <w:t xml:space="preserve"> </w:t>
      </w:r>
      <w:r w:rsidR="00C571C2">
        <w:t>p</w:t>
      </w:r>
      <w:r w:rsidR="00312472" w:rsidRPr="000F350F">
        <w:t xml:space="preserve">redicting sludge generation and its potential for </w:t>
      </w:r>
      <w:r w:rsidR="00E65674">
        <w:t>GHG</w:t>
      </w:r>
      <w:r w:rsidR="00312472" w:rsidRPr="000F350F">
        <w:t xml:space="preserve"> emissions can plan and optimize </w:t>
      </w:r>
      <w:r w:rsidR="00EE3641">
        <w:t>sludge</w:t>
      </w:r>
      <w:r w:rsidR="00EE3641" w:rsidRPr="000F350F">
        <w:t xml:space="preserve"> </w:t>
      </w:r>
      <w:r w:rsidR="00312472" w:rsidRPr="000F350F">
        <w:t xml:space="preserve">treatment </w:t>
      </w:r>
      <w:r w:rsidR="00FA4201" w:rsidRPr="000F350F">
        <w:t>capacity and</w:t>
      </w:r>
      <w:r w:rsidR="00312472" w:rsidRPr="000F350F">
        <w:t xml:space="preserve"> find effective carbon reduction pathways.</w:t>
      </w:r>
      <w:r w:rsidR="00572308">
        <w:rPr>
          <w:shd w:val="clear" w:color="auto" w:fill="FFFFFF"/>
        </w:rPr>
        <w:t xml:space="preserve"> </w:t>
      </w:r>
      <w:moveFromRangeStart w:id="24" w:author="Owen" w:date="2022-04-04T21:01:00Z" w:name="move99998493"/>
      <w:moveFrom w:id="25" w:author="Owen" w:date="2022-04-04T21:01:00Z">
        <w:r w:rsidR="002D65C5" w:rsidRPr="000F350F" w:rsidDel="00101EDC">
          <w:rPr>
            <w:shd w:val="clear" w:color="auto" w:fill="FFFFFF"/>
          </w:rPr>
          <w:t xml:space="preserve">Collecting sub-level data to identify sludge growth in different regions </w:t>
        </w:r>
        <w:r w:rsidR="002D65C5" w:rsidDel="00101EDC">
          <w:rPr>
            <w:shd w:val="clear" w:color="auto" w:fill="FFFFFF"/>
          </w:rPr>
          <w:t>will help to reduce future</w:t>
        </w:r>
        <w:r w:rsidR="002D65C5" w:rsidRPr="000F350F" w:rsidDel="00101EDC">
          <w:rPr>
            <w:shd w:val="clear" w:color="auto" w:fill="FFFFFF"/>
          </w:rPr>
          <w:t xml:space="preserve"> </w:t>
        </w:r>
        <w:r w:rsidR="00D063E8" w:rsidDel="00101EDC">
          <w:t>carbon</w:t>
        </w:r>
        <w:r w:rsidR="002D65C5" w:rsidRPr="000F350F" w:rsidDel="00101EDC">
          <w:rPr>
            <w:shd w:val="clear" w:color="auto" w:fill="FFFFFF"/>
          </w:rPr>
          <w:t xml:space="preserve"> emissions </w:t>
        </w:r>
        <w:r w:rsidR="002D65C5" w:rsidDel="00101EDC">
          <w:rPr>
            <w:shd w:val="clear" w:color="auto" w:fill="FFFFFF"/>
          </w:rPr>
          <w:t>from</w:t>
        </w:r>
        <w:r w:rsidR="002D65C5" w:rsidRPr="000F350F" w:rsidDel="00101EDC">
          <w:rPr>
            <w:shd w:val="clear" w:color="auto" w:fill="FFFFFF"/>
          </w:rPr>
          <w:t xml:space="preserve"> sludge treatment and disposal and </w:t>
        </w:r>
        <w:r w:rsidR="002D65C5" w:rsidDel="00101EDC">
          <w:rPr>
            <w:shd w:val="clear" w:color="auto" w:fill="FFFFFF"/>
          </w:rPr>
          <w:t xml:space="preserve">can inform </w:t>
        </w:r>
        <w:r w:rsidR="00E65674" w:rsidDel="00101EDC">
          <w:rPr>
            <w:shd w:val="clear" w:color="auto" w:fill="FFFFFF"/>
          </w:rPr>
          <w:t xml:space="preserve">a </w:t>
        </w:r>
        <w:r w:rsidR="002D65C5" w:rsidDel="00101EDC">
          <w:rPr>
            <w:shd w:val="clear" w:color="auto" w:fill="FFFFFF"/>
          </w:rPr>
          <w:t>new</w:t>
        </w:r>
        <w:r w:rsidR="002D65C5" w:rsidRPr="000F350F" w:rsidDel="00101EDC">
          <w:rPr>
            <w:shd w:val="clear" w:color="auto" w:fill="FFFFFF"/>
          </w:rPr>
          <w:t xml:space="preserve"> </w:t>
        </w:r>
        <w:r w:rsidR="00A16C0A" w:rsidDel="00101EDC">
          <w:rPr>
            <w:shd w:val="clear" w:color="auto" w:fill="FFFFFF"/>
          </w:rPr>
          <w:t>strategy for</w:t>
        </w:r>
        <w:r w:rsidR="002D65C5" w:rsidRPr="000F350F" w:rsidDel="00101EDC">
          <w:rPr>
            <w:shd w:val="clear" w:color="auto" w:fill="FFFFFF"/>
          </w:rPr>
          <w:t xml:space="preserve"> sludge management. </w:t>
        </w:r>
      </w:moveFrom>
      <w:moveFromRangeEnd w:id="24"/>
      <w:moveToRangeStart w:id="26" w:author="Owen" w:date="2022-04-04T21:01:00Z" w:name="move99998493"/>
      <w:moveTo w:id="27" w:author="Owen" w:date="2022-04-04T21:01:00Z">
        <w:r w:rsidR="00101EDC" w:rsidRPr="000F350F">
          <w:rPr>
            <w:shd w:val="clear" w:color="auto" w:fill="FFFFFF"/>
          </w:rPr>
          <w:t xml:space="preserve">Collecting sub-level data to identify sludge growth in different regions </w:t>
        </w:r>
        <w:r w:rsidR="00101EDC">
          <w:rPr>
            <w:shd w:val="clear" w:color="auto" w:fill="FFFFFF"/>
          </w:rPr>
          <w:t>will help to reduce future</w:t>
        </w:r>
        <w:r w:rsidR="00101EDC" w:rsidRPr="000F350F">
          <w:rPr>
            <w:shd w:val="clear" w:color="auto" w:fill="FFFFFF"/>
          </w:rPr>
          <w:t xml:space="preserve"> </w:t>
        </w:r>
        <w:r w:rsidR="00101EDC">
          <w:t>carbon</w:t>
        </w:r>
        <w:r w:rsidR="00101EDC" w:rsidRPr="000F350F">
          <w:rPr>
            <w:shd w:val="clear" w:color="auto" w:fill="FFFFFF"/>
          </w:rPr>
          <w:t xml:space="preserve"> emissions </w:t>
        </w:r>
        <w:r w:rsidR="00101EDC">
          <w:rPr>
            <w:shd w:val="clear" w:color="auto" w:fill="FFFFFF"/>
          </w:rPr>
          <w:t>from</w:t>
        </w:r>
        <w:r w:rsidR="00101EDC" w:rsidRPr="000F350F">
          <w:rPr>
            <w:shd w:val="clear" w:color="auto" w:fill="FFFFFF"/>
          </w:rPr>
          <w:t xml:space="preserve"> sludge treatment and disposal and </w:t>
        </w:r>
        <w:r w:rsidR="00101EDC">
          <w:rPr>
            <w:shd w:val="clear" w:color="auto" w:fill="FFFFFF"/>
          </w:rPr>
          <w:t>can inform a new</w:t>
        </w:r>
        <w:r w:rsidR="00101EDC" w:rsidRPr="000F350F">
          <w:rPr>
            <w:shd w:val="clear" w:color="auto" w:fill="FFFFFF"/>
          </w:rPr>
          <w:t xml:space="preserve"> </w:t>
        </w:r>
        <w:r w:rsidR="00101EDC">
          <w:rPr>
            <w:shd w:val="clear" w:color="auto" w:fill="FFFFFF"/>
          </w:rPr>
          <w:t>strategy for</w:t>
        </w:r>
        <w:r w:rsidR="00101EDC" w:rsidRPr="000F350F">
          <w:rPr>
            <w:shd w:val="clear" w:color="auto" w:fill="FFFFFF"/>
          </w:rPr>
          <w:t xml:space="preserve"> sludge management.</w:t>
        </w:r>
      </w:moveTo>
      <w:moveToRangeEnd w:id="26"/>
    </w:p>
    <w:p w14:paraId="430520F8" w14:textId="3690A14A" w:rsidR="002D65C5" w:rsidRDefault="00572308" w:rsidP="00572308">
      <w:pPr>
        <w:ind w:firstLine="480"/>
      </w:pPr>
      <w:r>
        <w:rPr>
          <w:shd w:val="clear" w:color="auto" w:fill="FFFFFF"/>
        </w:rPr>
        <w:t>T</w:t>
      </w:r>
      <w:r w:rsidR="002D65C5" w:rsidRPr="000F350F">
        <w:rPr>
          <w:shd w:val="clear" w:color="auto" w:fill="FFFFFF"/>
        </w:rPr>
        <w:t xml:space="preserve">here are </w:t>
      </w:r>
      <w:r>
        <w:rPr>
          <w:shd w:val="clear" w:color="auto" w:fill="FFFFFF"/>
        </w:rPr>
        <w:t xml:space="preserve">currently </w:t>
      </w:r>
      <w:r w:rsidR="002D65C5" w:rsidRPr="000F350F">
        <w:rPr>
          <w:shd w:val="clear" w:color="auto" w:fill="FFFFFF"/>
        </w:rPr>
        <w:t xml:space="preserve">few quantitative studies on the </w:t>
      </w:r>
      <w:r w:rsidR="002D65C5">
        <w:rPr>
          <w:shd w:val="clear" w:color="auto" w:fill="FFFFFF"/>
        </w:rPr>
        <w:t>expected</w:t>
      </w:r>
      <w:r w:rsidR="002D65C5" w:rsidRPr="000F350F">
        <w:rPr>
          <w:shd w:val="clear" w:color="auto" w:fill="FFFFFF"/>
        </w:rPr>
        <w:t xml:space="preserve"> growth of sludge and </w:t>
      </w:r>
      <w:r w:rsidR="002D65C5">
        <w:rPr>
          <w:shd w:val="clear" w:color="auto" w:fill="FFFFFF"/>
        </w:rPr>
        <w:t>associated</w:t>
      </w:r>
      <w:r w:rsidR="002D65C5" w:rsidRPr="000F350F">
        <w:rPr>
          <w:shd w:val="clear" w:color="auto" w:fill="FFFFFF"/>
        </w:rPr>
        <w:t xml:space="preserve"> </w:t>
      </w:r>
      <w:r w:rsidR="00D063E8">
        <w:rPr>
          <w:shd w:val="clear" w:color="auto" w:fill="FFFFFF"/>
        </w:rPr>
        <w:t>carbon</w:t>
      </w:r>
      <w:r w:rsidR="002D65C5" w:rsidRPr="000F350F">
        <w:rPr>
          <w:shd w:val="clear" w:color="auto" w:fill="FFFFFF"/>
        </w:rPr>
        <w:t xml:space="preserve"> emissions</w:t>
      </w:r>
      <w:r>
        <w:rPr>
          <w:shd w:val="clear" w:color="auto" w:fill="FFFFFF"/>
        </w:rPr>
        <w:t xml:space="preserve"> in China, and d</w:t>
      </w:r>
      <w:r w:rsidR="002D65C5" w:rsidRPr="000F350F">
        <w:rPr>
          <w:shd w:val="clear" w:color="auto" w:fill="FFFFFF"/>
        </w:rPr>
        <w:t xml:space="preserve">ata </w:t>
      </w:r>
      <w:r w:rsidR="002D65C5">
        <w:rPr>
          <w:shd w:val="clear" w:color="auto" w:fill="FFFFFF"/>
        </w:rPr>
        <w:t>gathered by previous</w:t>
      </w:r>
      <w:r w:rsidR="002D65C5" w:rsidRPr="000F350F">
        <w:rPr>
          <w:shd w:val="clear" w:color="auto" w:fill="FFFFFF"/>
        </w:rPr>
        <w:t xml:space="preserve"> research varie</w:t>
      </w:r>
      <w:r>
        <w:rPr>
          <w:shd w:val="clear" w:color="auto" w:fill="FFFFFF"/>
        </w:rPr>
        <w:t>s</w:t>
      </w:r>
      <w:r w:rsidR="002D65C5" w:rsidRPr="000F350F">
        <w:rPr>
          <w:shd w:val="clear" w:color="auto" w:fill="FFFFFF"/>
        </w:rPr>
        <w:t xml:space="preserve"> significantly and has </w:t>
      </w:r>
      <w:r w:rsidR="00E65674">
        <w:rPr>
          <w:shd w:val="clear" w:color="auto" w:fill="FFFFFF"/>
        </w:rPr>
        <w:t xml:space="preserve">a </w:t>
      </w:r>
      <w:r w:rsidR="002D65C5" w:rsidRPr="000F350F">
        <w:rPr>
          <w:shd w:val="clear" w:color="auto" w:fill="FFFFFF"/>
        </w:rPr>
        <w:t xml:space="preserve">limited </w:t>
      </w:r>
      <w:r w:rsidR="00FF530B">
        <w:rPr>
          <w:shd w:val="clear" w:color="auto" w:fill="FFFFFF"/>
        </w:rPr>
        <w:t xml:space="preserve">spatial </w:t>
      </w:r>
      <w:r w:rsidR="002D65C5" w:rsidRPr="000F350F">
        <w:rPr>
          <w:shd w:val="clear" w:color="auto" w:fill="FFFFFF"/>
        </w:rPr>
        <w:t>resolution.</w:t>
      </w:r>
      <w:r w:rsidR="002D65C5">
        <w:rPr>
          <w:shd w:val="clear" w:color="auto" w:fill="FFFFFF"/>
        </w:rPr>
        <w:t xml:space="preserve"> </w:t>
      </w:r>
      <w:r>
        <w:t>Moreover</w:t>
      </w:r>
      <w:r w:rsidR="00FA4201" w:rsidRPr="000F350F">
        <w:t xml:space="preserve">, existing studies have </w:t>
      </w:r>
      <w:r w:rsidR="00FA4201" w:rsidRPr="000F350F">
        <w:lastRenderedPageBreak/>
        <w:t xml:space="preserve">mostly explored </w:t>
      </w:r>
      <w:r w:rsidR="00A16C0A">
        <w:t xml:space="preserve">a single </w:t>
      </w:r>
      <w:r w:rsidR="00FA4201" w:rsidRPr="000F350F">
        <w:t xml:space="preserve">factor influencing sludge </w:t>
      </w:r>
      <w:r w:rsidR="00617D0B">
        <w:t>generation</w:t>
      </w:r>
      <w:r w:rsidR="00FA4201" w:rsidRPr="000F350F">
        <w:t xml:space="preserve">, such as economics </w:t>
      </w:r>
      <w:r>
        <w:t>or</w:t>
      </w:r>
      <w:r w:rsidR="00FA4201" w:rsidRPr="000F350F">
        <w:t xml:space="preserve"> technology</w:t>
      </w:r>
      <w:r w:rsidR="00FF530B" w:rsidRPr="000F350F">
        <w:rPr>
          <w:shd w:val="clear" w:color="auto" w:fill="FFFFFF"/>
        </w:rPr>
        <w:t xml:space="preserve"> </w:t>
      </w:r>
      <w:r w:rsidR="00C571C2" w:rsidRPr="000F350F">
        <w:rPr>
          <w:shd w:val="clear" w:color="auto" w:fill="FFFFFF"/>
        </w:rPr>
        <w:t>(</w:t>
      </w:r>
      <w:hyperlink w:anchor="l14" w:history="1">
        <w:r w:rsidR="00C571C2" w:rsidRPr="00E77F57">
          <w:rPr>
            <w:rStyle w:val="af9"/>
            <w:u w:val="none"/>
            <w:shd w:val="clear" w:color="auto" w:fill="FFFFFF"/>
          </w:rPr>
          <w:t>Yu et al., 2007</w:t>
        </w:r>
      </w:hyperlink>
      <w:r w:rsidR="00C571C2" w:rsidRPr="00E77F57">
        <w:rPr>
          <w:shd w:val="clear" w:color="auto" w:fill="FFFFFF"/>
        </w:rPr>
        <w:t>)</w:t>
      </w:r>
      <w:r w:rsidR="006504F2">
        <w:t>.</w:t>
      </w:r>
      <w:r w:rsidR="00FA4201" w:rsidRPr="000F350F">
        <w:t xml:space="preserve"> </w:t>
      </w:r>
      <w:r w:rsidR="00FF530B">
        <w:t>S</w:t>
      </w:r>
      <w:r w:rsidR="00FF530B" w:rsidRPr="000F350F">
        <w:t>imply consider</w:t>
      </w:r>
      <w:r w:rsidR="00FF530B">
        <w:t>ing</w:t>
      </w:r>
      <w:r w:rsidR="00FF530B" w:rsidRPr="000F350F">
        <w:t xml:space="preserve"> the linear relationship between sludge and </w:t>
      </w:r>
      <w:r w:rsidR="00A16C0A">
        <w:t xml:space="preserve">its influencing factors such as </w:t>
      </w:r>
      <w:r w:rsidR="00FF530B" w:rsidRPr="000F350F">
        <w:t>urbanization rate, population</w:t>
      </w:r>
      <w:r w:rsidR="00FF530B">
        <w:t>,</w:t>
      </w:r>
      <w:r w:rsidR="00FF530B" w:rsidRPr="000F350F">
        <w:t xml:space="preserve"> </w:t>
      </w:r>
      <w:r w:rsidR="00A16C0A">
        <w:t xml:space="preserve">or </w:t>
      </w:r>
      <w:r w:rsidR="00FF530B" w:rsidRPr="000F350F">
        <w:t>GDP</w:t>
      </w:r>
      <w:r w:rsidR="00E77F57">
        <w:t xml:space="preserve"> </w:t>
      </w:r>
      <w:r w:rsidR="00FF530B">
        <w:t>(</w:t>
      </w:r>
      <w:hyperlink w:anchor="l15" w:history="1">
        <w:r w:rsidR="00FF530B" w:rsidRPr="00E77F57">
          <w:rPr>
            <w:rStyle w:val="af9"/>
            <w:color w:val="0070C0"/>
            <w:u w:val="none"/>
          </w:rPr>
          <w:t>Wei et al, 2020</w:t>
        </w:r>
      </w:hyperlink>
      <w:r w:rsidR="00FF530B" w:rsidRPr="00E77F57">
        <w:t>)</w:t>
      </w:r>
      <w:r w:rsidR="00FA4201" w:rsidRPr="000F350F">
        <w:t xml:space="preserve"> cannot </w:t>
      </w:r>
      <w:r w:rsidR="00FA4201">
        <w:t xml:space="preserve">accurately </w:t>
      </w:r>
      <w:r w:rsidR="00FA4201" w:rsidRPr="000F350F">
        <w:t>reflect the spatial differences in sludge generation</w:t>
      </w:r>
      <w:r w:rsidR="00FF530B">
        <w:t xml:space="preserve"> and provide targeted sludge planning</w:t>
      </w:r>
      <w:r w:rsidR="00FF530B">
        <w:rPr>
          <w:rFonts w:hint="eastAsia"/>
        </w:rPr>
        <w:t>.</w:t>
      </w:r>
      <w:r w:rsidR="00FF530B">
        <w:t xml:space="preserve"> </w:t>
      </w:r>
      <w:r w:rsidR="00FA4201">
        <w:t>As a result</w:t>
      </w:r>
      <w:r w:rsidR="00FA4201" w:rsidRPr="000F350F">
        <w:t xml:space="preserve">, the accuracy of sludge prediction </w:t>
      </w:r>
      <w:r w:rsidR="00FA4201">
        <w:t xml:space="preserve">is </w:t>
      </w:r>
      <w:r w:rsidR="006504F2">
        <w:t xml:space="preserve">not </w:t>
      </w:r>
      <w:r w:rsidR="00A16C0A">
        <w:t>sufficient</w:t>
      </w:r>
      <w:r w:rsidR="00FA4201" w:rsidRPr="000F350F">
        <w:t xml:space="preserve"> to make targeted plans for </w:t>
      </w:r>
      <w:r w:rsidR="00115FC6">
        <w:t>sludge</w:t>
      </w:r>
      <w:r w:rsidR="00115FC6" w:rsidRPr="000F350F">
        <w:t xml:space="preserve"> </w:t>
      </w:r>
      <w:r w:rsidR="00FA4201" w:rsidRPr="000F350F">
        <w:rPr>
          <w:rFonts w:hint="eastAsia"/>
        </w:rPr>
        <w:t>management</w:t>
      </w:r>
      <w:r w:rsidR="00FA4201" w:rsidRPr="000F350F">
        <w:t xml:space="preserve">. </w:t>
      </w:r>
    </w:p>
    <w:p w14:paraId="22B08C55" w14:textId="4B63533F" w:rsidR="002D65C5" w:rsidRDefault="00FA4201" w:rsidP="00115FC6">
      <w:pPr>
        <w:ind w:firstLine="480"/>
      </w:pPr>
      <w:r w:rsidRPr="000F350F">
        <w:t>Several models have been undertaken to predict waste generation (</w:t>
      </w:r>
      <w:hyperlink w:anchor="l17guo2021application" w:history="1">
        <w:r w:rsidR="007216BB" w:rsidRPr="00F77A69">
          <w:rPr>
            <w:rStyle w:val="af9"/>
            <w:u w:val="none"/>
          </w:rPr>
          <w:t>Guo et al., 2021</w:t>
        </w:r>
      </w:hyperlink>
      <w:r w:rsidR="007216BB" w:rsidRPr="00F77A69">
        <w:t xml:space="preserve">; </w:t>
      </w:r>
      <w:hyperlink w:anchor="l18younes2015prediction" w:history="1">
        <w:r w:rsidR="007216BB" w:rsidRPr="00F77A69">
          <w:rPr>
            <w:rStyle w:val="af9"/>
            <w:u w:val="none"/>
          </w:rPr>
          <w:t>Younes et al., 2015</w:t>
        </w:r>
      </w:hyperlink>
      <w:r w:rsidR="007216BB" w:rsidRPr="00F77A69">
        <w:t>;</w:t>
      </w:r>
      <w:r w:rsidR="00F77A69">
        <w:t xml:space="preserve"> </w:t>
      </w:r>
      <w:hyperlink w:anchor="l16chang" w:history="1">
        <w:r w:rsidRPr="00F77A69">
          <w:rPr>
            <w:rStyle w:val="af9"/>
            <w:u w:val="none"/>
          </w:rPr>
          <w:t>Chang et al</w:t>
        </w:r>
      </w:hyperlink>
      <w:r w:rsidR="00F77A69">
        <w:t>.</w:t>
      </w:r>
      <w:r w:rsidRPr="00F77A69">
        <w:t>, 2011</w:t>
      </w:r>
      <w:r w:rsidRPr="000F350F">
        <w:rPr>
          <w:rFonts w:hint="eastAsia"/>
        </w:rPr>
        <w:t>)</w:t>
      </w:r>
      <w:r w:rsidRPr="000F350F">
        <w:t>, including regression analysis</w:t>
      </w:r>
      <w:r>
        <w:t xml:space="preserve"> </w:t>
      </w:r>
      <w:r w:rsidRPr="000F350F">
        <w:t>(</w:t>
      </w:r>
      <w:proofErr w:type="spellStart"/>
      <w:r w:rsidR="004D677C">
        <w:fldChar w:fldCharType="begin"/>
      </w:r>
      <w:r w:rsidR="004D677C">
        <w:instrText xml:space="preserve"> HYPERLINK \l "l19rimaityte2012application" </w:instrText>
      </w:r>
      <w:r w:rsidR="004D677C">
        <w:fldChar w:fldCharType="separate"/>
      </w:r>
      <w:r w:rsidRPr="00F77A69">
        <w:rPr>
          <w:rStyle w:val="af9"/>
          <w:u w:val="none"/>
        </w:rPr>
        <w:t>Rimaityte</w:t>
      </w:r>
      <w:proofErr w:type="spellEnd"/>
      <w:r w:rsidRPr="00F77A69">
        <w:rPr>
          <w:rStyle w:val="af9"/>
          <w:u w:val="none"/>
        </w:rPr>
        <w:t xml:space="preserve"> et al, 2012</w:t>
      </w:r>
      <w:r w:rsidR="004D677C">
        <w:rPr>
          <w:rStyle w:val="af9"/>
          <w:u w:val="none"/>
        </w:rPr>
        <w:fldChar w:fldCharType="end"/>
      </w:r>
      <w:r w:rsidRPr="000F350F">
        <w:t>), system dynamics</w:t>
      </w:r>
      <w:r>
        <w:t xml:space="preserve"> </w:t>
      </w:r>
      <w:r w:rsidRPr="000F350F">
        <w:t>(</w:t>
      </w:r>
      <w:proofErr w:type="spellStart"/>
      <w:r w:rsidR="004D677C">
        <w:fldChar w:fldCharType="begin"/>
      </w:r>
      <w:r w:rsidR="004D677C">
        <w:instrText xml:space="preserve"> HYPERLINK \l "l20kollikkathara2010a" </w:instrText>
      </w:r>
      <w:r w:rsidR="004D677C">
        <w:fldChar w:fldCharType="separate"/>
      </w:r>
      <w:r w:rsidRPr="00F77A69">
        <w:rPr>
          <w:rStyle w:val="af9"/>
          <w:u w:val="none"/>
        </w:rPr>
        <w:t>Kollikkathara</w:t>
      </w:r>
      <w:proofErr w:type="spellEnd"/>
      <w:r w:rsidRPr="00F77A69">
        <w:rPr>
          <w:rStyle w:val="af9"/>
          <w:u w:val="none"/>
        </w:rPr>
        <w:t xml:space="preserve"> et al</w:t>
      </w:r>
      <w:r w:rsidR="00F77A69">
        <w:rPr>
          <w:rStyle w:val="af9"/>
          <w:u w:val="none"/>
        </w:rPr>
        <w:t>.</w:t>
      </w:r>
      <w:r w:rsidRPr="00F77A69">
        <w:rPr>
          <w:rStyle w:val="af9"/>
          <w:u w:val="none"/>
        </w:rPr>
        <w:t>, 2010</w:t>
      </w:r>
      <w:r w:rsidR="004D677C">
        <w:rPr>
          <w:rStyle w:val="af9"/>
          <w:u w:val="none"/>
        </w:rPr>
        <w:fldChar w:fldCharType="end"/>
      </w:r>
      <w:r w:rsidRPr="00F77A69">
        <w:t>)</w:t>
      </w:r>
      <w:r w:rsidR="00572308">
        <w:t xml:space="preserve"> and</w:t>
      </w:r>
      <w:r w:rsidRPr="000F350F">
        <w:t xml:space="preserve"> autoregressive integrated moving average</w:t>
      </w:r>
      <w:r>
        <w:t xml:space="preserve"> </w:t>
      </w:r>
      <w:r w:rsidRPr="000F350F">
        <w:t>(</w:t>
      </w:r>
      <w:hyperlink w:anchor="l21xu2013a" w:history="1">
        <w:r w:rsidRPr="00764B53">
          <w:rPr>
            <w:rStyle w:val="af9"/>
            <w:u w:val="none"/>
          </w:rPr>
          <w:t>Xu et al</w:t>
        </w:r>
        <w:r w:rsidR="00764B53" w:rsidRPr="00764B53">
          <w:rPr>
            <w:rStyle w:val="af9"/>
            <w:u w:val="none"/>
          </w:rPr>
          <w:t>.</w:t>
        </w:r>
        <w:r w:rsidRPr="00764B53">
          <w:rPr>
            <w:rStyle w:val="af9"/>
            <w:u w:val="none"/>
          </w:rPr>
          <w:t>, 2013</w:t>
        </w:r>
      </w:hyperlink>
      <w:r w:rsidRPr="00764B53">
        <w:t>)</w:t>
      </w:r>
      <w:r w:rsidRPr="000F350F">
        <w:rPr>
          <w:rFonts w:hint="eastAsia"/>
        </w:rPr>
        <w:t>.</w:t>
      </w:r>
      <w:r w:rsidRPr="000F350F">
        <w:t xml:space="preserve"> M</w:t>
      </w:r>
      <w:r w:rsidR="00572308">
        <w:t>ore recently, m</w:t>
      </w:r>
      <w:r w:rsidRPr="000F350F">
        <w:t>achine learning</w:t>
      </w:r>
      <w:r w:rsidR="00764B53">
        <w:t xml:space="preserve"> </w:t>
      </w:r>
      <w:r w:rsidR="0065470F">
        <w:t>(ML)</w:t>
      </w:r>
      <w:r w:rsidRPr="000F350F">
        <w:t xml:space="preserve"> methods have been used </w:t>
      </w:r>
      <w:r>
        <w:t>to</w:t>
      </w:r>
      <w:r w:rsidRPr="000F350F">
        <w:t xml:space="preserve"> predict solid waste generation </w:t>
      </w:r>
      <w:r w:rsidR="0065470F">
        <w:t>with better accuracy</w:t>
      </w:r>
      <w:r w:rsidRPr="000F350F">
        <w:t xml:space="preserve">. </w:t>
      </w:r>
      <w:r>
        <w:t>For example, t</w:t>
      </w:r>
      <w:r w:rsidRPr="000F350F">
        <w:t xml:space="preserve">he accuracy of the Artificial Neural Network (ANN) and Decision Tree (DT) model of predicting municipal solid </w:t>
      </w:r>
      <w:del w:id="28" w:author="Owen" w:date="2022-04-04T21:01:00Z">
        <w:r w:rsidRPr="000F350F" w:rsidDel="00101EDC">
          <w:delText xml:space="preserve">waste  </w:delText>
        </w:r>
      </w:del>
      <w:ins w:id="29" w:author="Owen" w:date="2022-04-04T21:01:00Z">
        <w:r w:rsidR="00101EDC" w:rsidRPr="000F350F">
          <w:t>waste</w:t>
        </w:r>
        <w:r w:rsidR="00101EDC">
          <w:t xml:space="preserve"> </w:t>
        </w:r>
      </w:ins>
      <w:r w:rsidRPr="000F350F">
        <w:t xml:space="preserve">generation </w:t>
      </w:r>
      <w:r>
        <w:t>is as high as</w:t>
      </w:r>
      <w:r w:rsidRPr="000F350F">
        <w:t xml:space="preserve"> 84% and 81% respectively </w:t>
      </w:r>
      <w:r w:rsidRPr="00764B53">
        <w:t>(</w:t>
      </w:r>
      <w:proofErr w:type="spellStart"/>
      <w:r w:rsidR="004D677C">
        <w:fldChar w:fldCharType="begin"/>
      </w:r>
      <w:r w:rsidR="004D677C">
        <w:instrText xml:space="preserve"> HYPERLINK \l "l22kannangara2017modeling" </w:instrText>
      </w:r>
      <w:r w:rsidR="004D677C">
        <w:fldChar w:fldCharType="separate"/>
      </w:r>
      <w:r w:rsidRPr="00764B53">
        <w:rPr>
          <w:rStyle w:val="af9"/>
          <w:u w:val="none"/>
        </w:rPr>
        <w:t>Kannangara</w:t>
      </w:r>
      <w:proofErr w:type="spellEnd"/>
      <w:r w:rsidRPr="00764B53">
        <w:rPr>
          <w:rStyle w:val="af9"/>
          <w:u w:val="none"/>
        </w:rPr>
        <w:t xml:space="preserve"> et al., 2018</w:t>
      </w:r>
      <w:r w:rsidR="004D677C">
        <w:rPr>
          <w:rStyle w:val="af9"/>
          <w:u w:val="none"/>
        </w:rPr>
        <w:fldChar w:fldCharType="end"/>
      </w:r>
      <w:r w:rsidRPr="00764B53">
        <w:t>)</w:t>
      </w:r>
      <w:r w:rsidRPr="000F350F">
        <w:t xml:space="preserve">. Support Vector Machine (SVM) and Random Forest (RF) </w:t>
      </w:r>
      <w:r w:rsidR="00572308">
        <w:t xml:space="preserve">models also </w:t>
      </w:r>
      <w:r w:rsidRPr="000F350F">
        <w:t>ha</w:t>
      </w:r>
      <w:r>
        <w:t>d</w:t>
      </w:r>
      <w:r w:rsidRPr="000F350F">
        <w:t xml:space="preserve"> </w:t>
      </w:r>
      <w:r>
        <w:t xml:space="preserve">a </w:t>
      </w:r>
      <w:r w:rsidRPr="000F350F">
        <w:t xml:space="preserve">good performance </w:t>
      </w:r>
      <w:r w:rsidR="00115FC6" w:rsidRPr="000F350F">
        <w:t xml:space="preserve">when predicting weekly </w:t>
      </w:r>
      <w:r w:rsidR="00115FC6">
        <w:t>municipal waste</w:t>
      </w:r>
      <w:r w:rsidR="00115FC6" w:rsidRPr="000F350F">
        <w:t xml:space="preserve"> generation and plastic waste generation</w:t>
      </w:r>
      <w:r w:rsidR="002D65C5">
        <w:t xml:space="preserve"> </w:t>
      </w:r>
      <w:r w:rsidRPr="000F350F">
        <w:t>(</w:t>
      </w:r>
      <w:r w:rsidRPr="00A1789D">
        <w:rPr>
          <w:color w:val="0070C0"/>
        </w:rPr>
        <w:t>Abbasi et al., 2013</w:t>
      </w:r>
      <w:r w:rsidRPr="00A1789D">
        <w:t xml:space="preserve">; </w:t>
      </w:r>
      <w:hyperlink w:anchor="l23kumar2018estimation" w:history="1">
        <w:r w:rsidRPr="00764B53">
          <w:rPr>
            <w:rStyle w:val="af9"/>
            <w:u w:val="none"/>
          </w:rPr>
          <w:t>Kumar et al, 2018</w:t>
        </w:r>
      </w:hyperlink>
      <w:r w:rsidRPr="000F350F">
        <w:t xml:space="preserve">). </w:t>
      </w:r>
      <w:moveFromRangeStart w:id="30" w:author="Owen" w:date="2022-04-04T21:01:00Z" w:name="move99998503"/>
      <w:moveFrom w:id="31" w:author="Owen" w:date="2022-04-04T21:01:00Z">
        <w:r w:rsidRPr="000F350F" w:rsidDel="00101EDC">
          <w:t xml:space="preserve">ML </w:t>
        </w:r>
        <w:r w:rsidR="00764B53" w:rsidDel="00101EDC">
          <w:t>can</w:t>
        </w:r>
        <w:r w:rsidR="00FF530B" w:rsidDel="00101EDC">
          <w:t xml:space="preserve"> increase </w:t>
        </w:r>
        <w:r w:rsidR="00FF530B" w:rsidRPr="000F350F" w:rsidDel="00101EDC">
          <w:t>prediction</w:t>
        </w:r>
        <w:r w:rsidR="00FF530B" w:rsidDel="00101EDC">
          <w:t xml:space="preserve"> accuracy and incorporate the spatial difference in sludge prediction to solve the complex non-linear problems</w:t>
        </w:r>
        <w:r w:rsidRPr="000F350F" w:rsidDel="00101EDC">
          <w:t xml:space="preserve">. </w:t>
        </w:r>
        <w:r w:rsidR="001F653F" w:rsidDel="00101EDC">
          <w:t xml:space="preserve">Due to spatial heterogeneity </w:t>
        </w:r>
        <w:r w:rsidR="00764B53" w:rsidDel="00101EDC">
          <w:t>of socio</w:t>
        </w:r>
        <w:r w:rsidR="001F653F" w:rsidDel="00101EDC">
          <w:t>-economic in China, taking regional specific</w:t>
        </w:r>
        <w:r w:rsidR="003D3652" w:rsidDel="00101EDC">
          <w:t xml:space="preserve"> parameters will increase model accuracy.</w:t>
        </w:r>
      </w:moveFrom>
      <w:moveFromRangeEnd w:id="30"/>
      <w:ins w:id="32" w:author="Owen" w:date="2022-04-04T21:01:00Z">
        <w:r w:rsidR="00101EDC" w:rsidRPr="00101EDC">
          <w:t xml:space="preserve"> </w:t>
        </w:r>
      </w:ins>
      <w:moveToRangeStart w:id="33" w:author="Owen" w:date="2022-04-04T21:01:00Z" w:name="move99998503"/>
      <w:moveTo w:id="34" w:author="Owen" w:date="2022-04-04T21:01:00Z">
        <w:r w:rsidR="00101EDC" w:rsidRPr="000F350F">
          <w:t xml:space="preserve">ML </w:t>
        </w:r>
        <w:r w:rsidR="00101EDC">
          <w:t xml:space="preserve">can increase </w:t>
        </w:r>
        <w:r w:rsidR="00101EDC" w:rsidRPr="000F350F">
          <w:t>prediction</w:t>
        </w:r>
        <w:r w:rsidR="00101EDC">
          <w:t xml:space="preserve"> accuracy and incorporate the spatial difference in sludge prediction to solve </w:t>
        </w:r>
        <w:del w:id="35" w:author="Owen" w:date="2022-04-04T21:01:00Z">
          <w:r w:rsidR="00101EDC" w:rsidDel="00101EDC">
            <w:delText xml:space="preserve">the </w:delText>
          </w:r>
        </w:del>
        <w:r w:rsidR="00101EDC">
          <w:t>complex non-linear problems</w:t>
        </w:r>
        <w:r w:rsidR="00101EDC" w:rsidRPr="000F350F">
          <w:t xml:space="preserve">. </w:t>
        </w:r>
        <w:r w:rsidR="00101EDC">
          <w:t xml:space="preserve">Due to </w:t>
        </w:r>
      </w:moveTo>
      <w:ins w:id="36" w:author="Owen" w:date="2022-04-04T21:01:00Z">
        <w:r w:rsidR="00101EDC">
          <w:t xml:space="preserve">the </w:t>
        </w:r>
      </w:ins>
      <w:moveTo w:id="37" w:author="Owen" w:date="2022-04-04T21:01:00Z">
        <w:r w:rsidR="00101EDC">
          <w:t xml:space="preserve">spatial heterogeneity of </w:t>
        </w:r>
        <w:del w:id="38" w:author="Owen" w:date="2022-04-04T21:01:00Z">
          <w:r w:rsidR="00101EDC" w:rsidDel="00101EDC">
            <w:delText>socio-economic</w:delText>
          </w:r>
        </w:del>
      </w:moveTo>
      <w:proofErr w:type="gramStart"/>
      <w:ins w:id="39" w:author="Owen" w:date="2022-04-04T21:01:00Z">
        <w:r w:rsidR="00101EDC">
          <w:t>socio-economics</w:t>
        </w:r>
      </w:ins>
      <w:proofErr w:type="gramEnd"/>
      <w:moveTo w:id="40" w:author="Owen" w:date="2022-04-04T21:01:00Z">
        <w:r w:rsidR="00101EDC">
          <w:t xml:space="preserve"> in China, taking </w:t>
        </w:r>
        <w:del w:id="41" w:author="Owen" w:date="2022-04-04T21:01:00Z">
          <w:r w:rsidR="00101EDC" w:rsidDel="00101EDC">
            <w:delText>regional specific</w:delText>
          </w:r>
        </w:del>
      </w:moveTo>
      <w:ins w:id="42" w:author="Owen" w:date="2022-04-04T21:01:00Z">
        <w:r w:rsidR="00101EDC">
          <w:t>regional-specific</w:t>
        </w:r>
      </w:ins>
      <w:moveTo w:id="43" w:author="Owen" w:date="2022-04-04T21:01:00Z">
        <w:r w:rsidR="00101EDC">
          <w:t xml:space="preserve"> parameters will increase model accuracy.</w:t>
        </w:r>
      </w:moveTo>
      <w:moveToRangeEnd w:id="33"/>
    </w:p>
    <w:p w14:paraId="57290F00" w14:textId="03077716" w:rsidR="00FA4201" w:rsidRPr="000F350F" w:rsidRDefault="00FA4201" w:rsidP="00115FC6">
      <w:pPr>
        <w:ind w:firstLine="480"/>
      </w:pPr>
      <w:r w:rsidRPr="000F350F">
        <w:t xml:space="preserve">This paper used </w:t>
      </w:r>
      <w:r w:rsidR="00D324DD">
        <w:t>nationwide</w:t>
      </w:r>
      <w:r w:rsidRPr="000F350F">
        <w:t xml:space="preserve"> plant-level data to reveal the driving factors of sludge generation </w:t>
      </w:r>
      <w:r w:rsidRPr="000F350F">
        <w:rPr>
          <w:rFonts w:hint="eastAsia"/>
        </w:rPr>
        <w:t>by</w:t>
      </w:r>
      <w:r w:rsidRPr="000F350F">
        <w:t xml:space="preserve"> </w:t>
      </w:r>
      <w:proofErr w:type="spellStart"/>
      <w:r w:rsidRPr="000F350F">
        <w:t>Geo</w:t>
      </w:r>
      <w:r w:rsidR="00981422">
        <w:t>D</w:t>
      </w:r>
      <w:r w:rsidRPr="000F350F">
        <w:t>etector</w:t>
      </w:r>
      <w:proofErr w:type="spellEnd"/>
      <w:r w:rsidRPr="000F350F">
        <w:t xml:space="preserve"> </w:t>
      </w:r>
      <w:r w:rsidRPr="000F350F">
        <w:rPr>
          <w:rFonts w:hint="eastAsia"/>
        </w:rPr>
        <w:t>modeling</w:t>
      </w:r>
      <w:r w:rsidRPr="000F350F">
        <w:t xml:space="preserve">. </w:t>
      </w:r>
      <w:proofErr w:type="spellStart"/>
      <w:r w:rsidRPr="000F350F">
        <w:t>Geo</w:t>
      </w:r>
      <w:r w:rsidR="00981422">
        <w:t>D</w:t>
      </w:r>
      <w:r w:rsidRPr="000F350F">
        <w:t>etector</w:t>
      </w:r>
      <w:proofErr w:type="spellEnd"/>
      <w:r w:rsidRPr="000F350F">
        <w:t xml:space="preserve"> </w:t>
      </w:r>
      <w:r w:rsidRPr="000F350F">
        <w:rPr>
          <w:rFonts w:hint="eastAsia"/>
        </w:rPr>
        <w:t>is</w:t>
      </w:r>
      <w:r w:rsidRPr="000F350F">
        <w:t xml:space="preserve"> a set of statistical methods that reveal the spatially stratified heterogeneity of features and explore the driving forces behind them (</w:t>
      </w:r>
      <w:hyperlink w:anchor="l24wang2017theory" w:history="1">
        <w:r w:rsidRPr="00CB2C6B">
          <w:rPr>
            <w:rStyle w:val="af9"/>
            <w:u w:val="none"/>
          </w:rPr>
          <w:t>Wang et al., 2017</w:t>
        </w:r>
      </w:hyperlink>
      <w:r w:rsidRPr="00CB2C6B">
        <w:t xml:space="preserve">; </w:t>
      </w:r>
      <w:hyperlink w:anchor="l25wang2016a" w:history="1">
        <w:r w:rsidRPr="00CB2C6B">
          <w:rPr>
            <w:rStyle w:val="af9"/>
            <w:u w:val="none"/>
          </w:rPr>
          <w:t>Wang et al., 2016</w:t>
        </w:r>
      </w:hyperlink>
      <w:r w:rsidRPr="000F350F">
        <w:t>)</w:t>
      </w:r>
      <w:r w:rsidR="00574989">
        <w:t>, and</w:t>
      </w:r>
      <w:r w:rsidRPr="000F350F">
        <w:t xml:space="preserve"> has been widely used in spatial stratified heterogeneity analysis, for example, </w:t>
      </w:r>
      <w:r>
        <w:t xml:space="preserve">in </w:t>
      </w:r>
      <w:r w:rsidR="00863515">
        <w:t xml:space="preserve">the </w:t>
      </w:r>
      <w:r w:rsidRPr="000F350F">
        <w:t>environment (</w:t>
      </w:r>
      <w:hyperlink w:anchor="l26wu2016geographical" w:history="1">
        <w:r w:rsidRPr="00CB2C6B">
          <w:rPr>
            <w:rStyle w:val="af9"/>
            <w:u w:val="none"/>
          </w:rPr>
          <w:t>Wu et al., 2016</w:t>
        </w:r>
      </w:hyperlink>
      <w:r w:rsidRPr="000F350F">
        <w:t>), geology (</w:t>
      </w:r>
      <w:hyperlink w:anchor="l27luo2016spatial" w:history="1">
        <w:r w:rsidRPr="00CB2C6B">
          <w:rPr>
            <w:rStyle w:val="af9"/>
            <w:u w:val="none"/>
          </w:rPr>
          <w:t>Luo et al., 2016</w:t>
        </w:r>
      </w:hyperlink>
      <w:r w:rsidRPr="000F350F">
        <w:t>), health (</w:t>
      </w:r>
      <w:hyperlink w:anchor="l28wang2010geographical" w:history="1">
        <w:r w:rsidRPr="00CB2C6B">
          <w:rPr>
            <w:rStyle w:val="af9"/>
            <w:u w:val="none"/>
          </w:rPr>
          <w:t>Wang et al., 2010</w:t>
        </w:r>
      </w:hyperlink>
      <w:r w:rsidRPr="00CB2C6B">
        <w:t xml:space="preserve">; </w:t>
      </w:r>
      <w:bookmarkStart w:id="44" w:name="huang"/>
      <w:r w:rsidR="00A1789D" w:rsidRPr="00A1789D">
        <w:fldChar w:fldCharType="begin"/>
      </w:r>
      <w:r w:rsidR="00A1789D" w:rsidRPr="00A1789D">
        <w:instrText xml:space="preserve"> HYPERLINK  \l "huang" </w:instrText>
      </w:r>
      <w:r w:rsidR="00A1789D" w:rsidRPr="00A1789D">
        <w:fldChar w:fldCharType="separate"/>
      </w:r>
      <w:r w:rsidRPr="00A1789D">
        <w:rPr>
          <w:rStyle w:val="af9"/>
          <w:u w:val="none"/>
          <w:rPrChange w:id="45" w:author="Owen" w:date="2022-04-04T20:25:00Z">
            <w:rPr>
              <w:highlight w:val="cyan"/>
            </w:rPr>
          </w:rPrChange>
        </w:rPr>
        <w:t>Huang et al., 2014</w:t>
      </w:r>
      <w:bookmarkEnd w:id="44"/>
      <w:r w:rsidR="00A1789D" w:rsidRPr="00A1789D">
        <w:fldChar w:fldCharType="end"/>
      </w:r>
      <w:r w:rsidRPr="000F350F">
        <w:t>) and other fields.</w:t>
      </w:r>
    </w:p>
    <w:p w14:paraId="726C27C2" w14:textId="25817643" w:rsidR="00863515" w:rsidRPr="000F350F" w:rsidRDefault="00863515" w:rsidP="00863515">
      <w:pPr>
        <w:ind w:firstLine="480"/>
      </w:pPr>
      <w:r>
        <w:t>T</w:t>
      </w:r>
      <w:r w:rsidRPr="000F350F">
        <w:t xml:space="preserve">o eliminate the uncertainties </w:t>
      </w:r>
      <w:r>
        <w:t>related to</w:t>
      </w:r>
      <w:r w:rsidRPr="000F350F">
        <w:t xml:space="preserve"> future social development, scenario </w:t>
      </w:r>
      <w:r w:rsidRPr="000F350F">
        <w:lastRenderedPageBreak/>
        <w:t xml:space="preserve">analysis </w:t>
      </w:r>
      <w:r>
        <w:t>is</w:t>
      </w:r>
      <w:r w:rsidRPr="000F350F">
        <w:t xml:space="preserve"> used</w:t>
      </w:r>
      <w:r>
        <w:t xml:space="preserve"> to</w:t>
      </w:r>
      <w:r w:rsidRPr="000F350F">
        <w:t xml:space="preserve"> help assess environmental interactions of human activity and the effectiveness of different pollution treatment methods (</w:t>
      </w:r>
      <w:hyperlink w:anchor="l29zhang2021modelling" w:history="1">
        <w:r w:rsidRPr="00CB2C6B">
          <w:rPr>
            <w:rStyle w:val="af9"/>
            <w:u w:val="none"/>
          </w:rPr>
          <w:t>Zhang et al., 2021</w:t>
        </w:r>
      </w:hyperlink>
      <w:r w:rsidRPr="000F350F">
        <w:t xml:space="preserve">). Shared Socioeconomic Pathways (SSPs) is </w:t>
      </w:r>
      <w:r w:rsidR="00574989">
        <w:t>a</w:t>
      </w:r>
      <w:r w:rsidRPr="000F350F">
        <w:t xml:space="preserve"> widely used framework </w:t>
      </w:r>
      <w:r w:rsidR="00574989">
        <w:t>for</w:t>
      </w:r>
      <w:r w:rsidRPr="000F350F">
        <w:t xml:space="preserve"> environmental scenario analysis</w:t>
      </w:r>
      <w:r>
        <w:t xml:space="preserve"> </w:t>
      </w:r>
      <w:r w:rsidRPr="00EF30EF">
        <w:t>(</w:t>
      </w:r>
      <w:hyperlink w:anchor="l29zhang2021modelling" w:history="1">
        <w:r w:rsidRPr="00EF30EF">
          <w:rPr>
            <w:rStyle w:val="af9"/>
            <w:u w:val="none"/>
          </w:rPr>
          <w:t>Zhang et al., 2021</w:t>
        </w:r>
      </w:hyperlink>
      <w:r w:rsidRPr="00EF30EF">
        <w:t xml:space="preserve">; </w:t>
      </w:r>
      <w:hyperlink w:anchor="l30puijenbroek2018global" w:history="1">
        <w:r w:rsidRPr="00EF30EF">
          <w:rPr>
            <w:rStyle w:val="af9"/>
            <w:u w:val="none"/>
          </w:rPr>
          <w:t>Puijenbroek et al., 2019</w:t>
        </w:r>
      </w:hyperlink>
      <w:r w:rsidRPr="00EF30EF">
        <w:t xml:space="preserve">; </w:t>
      </w:r>
      <w:hyperlink w:anchor="l31detlef2012scenario" w:history="1">
        <w:r w:rsidRPr="00EF30EF">
          <w:rPr>
            <w:rStyle w:val="af9"/>
            <w:u w:val="none"/>
          </w:rPr>
          <w:t>Detlef et al., 2012</w:t>
        </w:r>
      </w:hyperlink>
      <w:r w:rsidRPr="00EF30EF">
        <w:t xml:space="preserve">; </w:t>
      </w:r>
      <w:hyperlink w:anchor="l32elmar2012the" w:history="1">
        <w:r w:rsidRPr="00EF30EF">
          <w:rPr>
            <w:rStyle w:val="af9"/>
            <w:u w:val="none"/>
          </w:rPr>
          <w:t>Elmar et al., 2012</w:t>
        </w:r>
      </w:hyperlink>
      <w:r w:rsidRPr="00EF30EF">
        <w:t xml:space="preserve">; </w:t>
      </w:r>
      <w:hyperlink w:anchor="l33xu2020environmental" w:history="1">
        <w:r w:rsidRPr="00EF30EF">
          <w:rPr>
            <w:rStyle w:val="af9"/>
            <w:u w:val="none"/>
          </w:rPr>
          <w:t>Xu et al., 2019</w:t>
        </w:r>
      </w:hyperlink>
      <w:r w:rsidRPr="00EF30EF">
        <w:t xml:space="preserve">; </w:t>
      </w:r>
      <w:hyperlink w:anchor="l34zhang2017impact" w:history="1">
        <w:r w:rsidRPr="00EF30EF">
          <w:rPr>
            <w:rStyle w:val="af9"/>
            <w:u w:val="none"/>
          </w:rPr>
          <w:t>Zhang et al., 2017</w:t>
        </w:r>
      </w:hyperlink>
      <w:r w:rsidRPr="00EF30EF">
        <w:t xml:space="preserve">; </w:t>
      </w:r>
      <w:hyperlink w:anchor="l35o‘neill2015the" w:history="1">
        <w:r w:rsidRPr="00EF30EF">
          <w:rPr>
            <w:rStyle w:val="af9"/>
            <w:u w:val="none"/>
          </w:rPr>
          <w:t>O</w:t>
        </w:r>
        <w:r w:rsidRPr="00EF30EF">
          <w:rPr>
            <w:rStyle w:val="af9"/>
            <w:rFonts w:hint="eastAsia"/>
            <w:u w:val="none"/>
          </w:rPr>
          <w:t>’</w:t>
        </w:r>
        <w:r w:rsidRPr="00EF30EF">
          <w:rPr>
            <w:rStyle w:val="af9"/>
            <w:u w:val="none"/>
          </w:rPr>
          <w:t>Neill et al., 2015</w:t>
        </w:r>
      </w:hyperlink>
      <w:r w:rsidRPr="000F350F">
        <w:t>)</w:t>
      </w:r>
      <w:r>
        <w:t>, as they</w:t>
      </w:r>
      <w:r w:rsidRPr="000F350F">
        <w:t xml:space="preserve"> provide an overall framework of future social-economic growth, making it possible to compare sludge growth in different regions. </w:t>
      </w:r>
    </w:p>
    <w:p w14:paraId="1F2D804B" w14:textId="4BDC53CD" w:rsidR="00291B56" w:rsidRDefault="00863515" w:rsidP="00863515">
      <w:pPr>
        <w:ind w:firstLine="480"/>
      </w:pPr>
      <w:r w:rsidRPr="000F350F">
        <w:rPr>
          <w:rFonts w:hint="eastAsia"/>
        </w:rPr>
        <w:t>T</w:t>
      </w:r>
      <w:r w:rsidRPr="000F350F">
        <w:t xml:space="preserve">he contributions made by this article can be summarized </w:t>
      </w:r>
      <w:r w:rsidR="00574989">
        <w:t>as follows</w:t>
      </w:r>
      <w:r w:rsidRPr="000F350F">
        <w:t xml:space="preserve">. First, we calculated sludge </w:t>
      </w:r>
      <w:r w:rsidR="00FF530B">
        <w:t>generation</w:t>
      </w:r>
      <w:r w:rsidR="00FF530B" w:rsidRPr="000F350F">
        <w:t xml:space="preserve"> </w:t>
      </w:r>
      <w:r w:rsidRPr="000F350F">
        <w:t>data at the prefecture-level city scale in China</w:t>
      </w:r>
      <w:r>
        <w:t xml:space="preserve"> and </w:t>
      </w:r>
      <w:r w:rsidRPr="000F350F">
        <w:t xml:space="preserve">explored its spatial distribution characteristics and driving factors. Second, we combined the global framework of </w:t>
      </w:r>
      <w:r w:rsidR="005C5D02">
        <w:t>SSP</w:t>
      </w:r>
      <w:r w:rsidRPr="000F350F">
        <w:t xml:space="preserve">s and China's characteristics to </w:t>
      </w:r>
      <w:r>
        <w:t xml:space="preserve">predict </w:t>
      </w:r>
      <w:r w:rsidRPr="000F350F">
        <w:t xml:space="preserve">future sludge </w:t>
      </w:r>
      <w:r w:rsidR="00617D0B">
        <w:t>generation</w:t>
      </w:r>
      <w:r w:rsidRPr="000F350F">
        <w:t xml:space="preserve"> and </w:t>
      </w:r>
      <w:r>
        <w:t>associated</w:t>
      </w:r>
      <w:r w:rsidRPr="000F350F">
        <w:t xml:space="preserve"> </w:t>
      </w:r>
      <w:r w:rsidR="00E65674">
        <w:t>GHG</w:t>
      </w:r>
      <w:r w:rsidRPr="000F350F">
        <w:t xml:space="preserve"> emission</w:t>
      </w:r>
      <w:r>
        <w:t>s</w:t>
      </w:r>
      <w:r w:rsidRPr="000F350F">
        <w:t xml:space="preserve">. Finally, by regulating the key influencing factors of sludge </w:t>
      </w:r>
      <w:r w:rsidR="00617D0B">
        <w:t>generation</w:t>
      </w:r>
      <w:r w:rsidRPr="000F350F">
        <w:t xml:space="preserve"> </w:t>
      </w:r>
      <w:r>
        <w:t xml:space="preserve">and </w:t>
      </w:r>
      <w:r w:rsidRPr="000F350F">
        <w:t xml:space="preserve">development characteristics, we </w:t>
      </w:r>
      <w:r>
        <w:t>provide</w:t>
      </w:r>
      <w:r w:rsidRPr="000F350F">
        <w:t xml:space="preserve"> guid</w:t>
      </w:r>
      <w:r>
        <w:t>ance</w:t>
      </w:r>
      <w:r w:rsidRPr="000F350F">
        <w:t xml:space="preserve"> </w:t>
      </w:r>
      <w:r>
        <w:t xml:space="preserve">for </w:t>
      </w:r>
      <w:r w:rsidRPr="000F350F">
        <w:t>sludge reduction</w:t>
      </w:r>
      <w:r>
        <w:t xml:space="preserve"> and</w:t>
      </w:r>
      <w:r w:rsidRPr="000F350F">
        <w:t xml:space="preserve"> </w:t>
      </w:r>
      <w:r>
        <w:t xml:space="preserve">efforts to </w:t>
      </w:r>
      <w:r w:rsidRPr="000F350F">
        <w:t xml:space="preserve">reverse the trend of rapid </w:t>
      </w:r>
      <w:r>
        <w:t xml:space="preserve">sludge </w:t>
      </w:r>
      <w:r w:rsidRPr="000F350F">
        <w:t xml:space="preserve">increase, reduce </w:t>
      </w:r>
      <w:r w:rsidR="00E65674">
        <w:t>GHG</w:t>
      </w:r>
      <w:r w:rsidRPr="000F350F">
        <w:t xml:space="preserve"> emissions generated by sludge disposal, and help achieve </w:t>
      </w:r>
      <w:r w:rsidR="00E65674">
        <w:t>GHG</w:t>
      </w:r>
      <w:r w:rsidRPr="000F350F">
        <w:t xml:space="preserve"> reduction targets. This paper presents a new perspective on the sludge </w:t>
      </w:r>
      <w:r w:rsidR="005C5D02">
        <w:t>generation</w:t>
      </w:r>
      <w:r w:rsidR="00574989">
        <w:t xml:space="preserve"> </w:t>
      </w:r>
      <w:r w:rsidRPr="000F350F">
        <w:t xml:space="preserve">pattern in </w:t>
      </w:r>
      <w:r w:rsidR="005C5D02">
        <w:t>China</w:t>
      </w:r>
      <w:r w:rsidRPr="000F350F">
        <w:t xml:space="preserve">, which </w:t>
      </w:r>
      <w:r>
        <w:t xml:space="preserve">will </w:t>
      </w:r>
      <w:r w:rsidRPr="000F350F">
        <w:t xml:space="preserve">help to </w:t>
      </w:r>
      <w:r w:rsidR="00574989">
        <w:t>rationally</w:t>
      </w:r>
      <w:r w:rsidR="00574989" w:rsidRPr="000F350F">
        <w:t xml:space="preserve"> </w:t>
      </w:r>
      <w:r w:rsidRPr="000F350F">
        <w:t xml:space="preserve">plan sludge treatment capacity and provide a scientific basis for the construction of </w:t>
      </w:r>
      <w:r w:rsidR="005C5D02">
        <w:t>zero-waste</w:t>
      </w:r>
      <w:r w:rsidR="00574989">
        <w:t xml:space="preserve"> </w:t>
      </w:r>
      <w:r w:rsidRPr="000F350F">
        <w:t xml:space="preserve">cities. Calculating and predicting greenhouse gas emissions in the sludge treatment process can elucidate sludge </w:t>
      </w:r>
      <w:r w:rsidR="00E65674">
        <w:t>GHG</w:t>
      </w:r>
      <w:r w:rsidRPr="000F350F">
        <w:t xml:space="preserve"> emission potential and plan </w:t>
      </w:r>
      <w:r w:rsidR="00574989">
        <w:t xml:space="preserve">rational </w:t>
      </w:r>
      <w:r w:rsidRPr="000F350F">
        <w:t xml:space="preserve">sludge </w:t>
      </w:r>
      <w:r w:rsidR="00E65674">
        <w:t>GHG</w:t>
      </w:r>
      <w:r w:rsidRPr="000F350F">
        <w:t xml:space="preserve"> reduction path</w:t>
      </w:r>
      <w:r>
        <w:t>s</w:t>
      </w:r>
      <w:r w:rsidRPr="000F350F">
        <w:t>.</w:t>
      </w:r>
      <w:r w:rsidR="00291B56">
        <w:br w:type="page"/>
      </w:r>
    </w:p>
    <w:p w14:paraId="695BD688" w14:textId="41404296" w:rsidR="00D63A2E" w:rsidRDefault="00B45FC6" w:rsidP="00532BE2">
      <w:pPr>
        <w:pStyle w:val="1"/>
        <w:numPr>
          <w:ilvl w:val="0"/>
          <w:numId w:val="3"/>
        </w:numPr>
        <w:tabs>
          <w:tab w:val="num" w:pos="360"/>
        </w:tabs>
        <w:ind w:left="0" w:firstLine="0"/>
      </w:pPr>
      <w:r>
        <w:lastRenderedPageBreak/>
        <w:t>D</w:t>
      </w:r>
      <w:r>
        <w:rPr>
          <w:rFonts w:hint="eastAsia"/>
        </w:rPr>
        <w:t>ata</w:t>
      </w:r>
      <w:r>
        <w:t xml:space="preserve"> </w:t>
      </w:r>
      <w:r>
        <w:rPr>
          <w:rFonts w:hint="eastAsia"/>
        </w:rPr>
        <w:t>and</w:t>
      </w:r>
      <w:r>
        <w:t xml:space="preserve"> M</w:t>
      </w:r>
      <w:r>
        <w:rPr>
          <w:rFonts w:hint="eastAsia"/>
        </w:rPr>
        <w:t>ethods</w:t>
      </w:r>
      <w:r w:rsidR="00707DE8" w:rsidRPr="00707DE8">
        <w:t xml:space="preserve"> </w:t>
      </w:r>
    </w:p>
    <w:p w14:paraId="341CF39A" w14:textId="4732DE76" w:rsidR="00D63A2E" w:rsidRPr="001F648A" w:rsidRDefault="00D63A2E" w:rsidP="001F648A">
      <w:pPr>
        <w:pStyle w:val="2"/>
      </w:pPr>
      <w:r>
        <w:rPr>
          <w:rFonts w:hint="eastAsia"/>
        </w:rPr>
        <w:t>2</w:t>
      </w:r>
      <w:r>
        <w:t>.1 D</w:t>
      </w:r>
      <w:r>
        <w:rPr>
          <w:rFonts w:hint="eastAsia"/>
        </w:rPr>
        <w:t>ata</w:t>
      </w:r>
      <w:r>
        <w:t xml:space="preserve"> R</w:t>
      </w:r>
      <w:r>
        <w:rPr>
          <w:rFonts w:hint="eastAsia"/>
        </w:rPr>
        <w:t>esources</w:t>
      </w:r>
    </w:p>
    <w:p w14:paraId="20BC55F0" w14:textId="21B33CD2" w:rsidR="00863515" w:rsidRPr="000F350F" w:rsidRDefault="00863515" w:rsidP="00863515">
      <w:pPr>
        <w:widowControl/>
        <w:ind w:firstLineChars="0" w:firstLine="420"/>
        <w:rPr>
          <w:rFonts w:cs="Times New Roman"/>
          <w:kern w:val="0"/>
          <w:szCs w:val="24"/>
        </w:rPr>
      </w:pPr>
      <w:r w:rsidRPr="00863515">
        <w:rPr>
          <w:rFonts w:cs="Times New Roman"/>
          <w:shd w:val="clear" w:color="auto" w:fill="FFFFFF"/>
        </w:rPr>
        <w:t xml:space="preserve"> </w:t>
      </w:r>
      <w:r>
        <w:rPr>
          <w:rFonts w:cs="Times New Roman"/>
          <w:shd w:val="clear" w:color="auto" w:fill="FFFFFF"/>
        </w:rPr>
        <w:t>S</w:t>
      </w:r>
      <w:r w:rsidRPr="000F350F">
        <w:rPr>
          <w:rFonts w:cs="Times New Roman"/>
          <w:shd w:val="clear" w:color="auto" w:fill="FFFFFF"/>
        </w:rPr>
        <w:t xml:space="preserve">ludge data </w:t>
      </w:r>
      <w:r>
        <w:rPr>
          <w:rFonts w:cs="Times New Roman"/>
          <w:shd w:val="clear" w:color="auto" w:fill="FFFFFF"/>
        </w:rPr>
        <w:t xml:space="preserve">for urban areas </w:t>
      </w:r>
      <w:r w:rsidRPr="000F350F">
        <w:rPr>
          <w:rFonts w:cs="Times New Roman"/>
          <w:shd w:val="clear" w:color="auto" w:fill="FFFFFF"/>
        </w:rPr>
        <w:t xml:space="preserve">were obtained from the </w:t>
      </w:r>
      <w:bookmarkStart w:id="46" w:name="_Hlk84445844"/>
      <w:r w:rsidRPr="0063152F">
        <w:rPr>
          <w:rFonts w:cs="Times New Roman"/>
          <w:i/>
          <w:iCs/>
          <w:shd w:val="clear" w:color="auto" w:fill="FFFFFF"/>
        </w:rPr>
        <w:t>Chinese Statistical Yearbook</w:t>
      </w:r>
      <w:r w:rsidRPr="000F350F">
        <w:rPr>
          <w:rFonts w:cs="Times New Roman"/>
          <w:shd w:val="clear" w:color="auto" w:fill="FFFFFF"/>
        </w:rPr>
        <w:t xml:space="preserve"> of </w:t>
      </w:r>
      <w:r w:rsidRPr="0063152F">
        <w:rPr>
          <w:rFonts w:cs="Times New Roman"/>
          <w:i/>
          <w:iCs/>
          <w:shd w:val="clear" w:color="auto" w:fill="FFFFFF"/>
        </w:rPr>
        <w:t>Urban and Rural Construction</w:t>
      </w:r>
      <w:bookmarkEnd w:id="46"/>
      <w:r w:rsidRPr="000F350F">
        <w:rPr>
          <w:rFonts w:cs="Times New Roman"/>
          <w:shd w:val="clear" w:color="auto" w:fill="FFFFFF"/>
        </w:rPr>
        <w:t xml:space="preserve"> (</w:t>
      </w:r>
      <w:hyperlink w:anchor="MOHURD2019chinese" w:history="1">
        <w:r w:rsidRPr="00D8731F">
          <w:rPr>
            <w:rStyle w:val="af9"/>
            <w:u w:val="none"/>
            <w:shd w:val="clear" w:color="auto" w:fill="FFFFFF"/>
          </w:rPr>
          <w:t>MOHURD, 2019</w:t>
        </w:r>
      </w:hyperlink>
      <w:proofErr w:type="gramStart"/>
      <w:r w:rsidRPr="000F350F">
        <w:rPr>
          <w:rFonts w:cs="Times New Roman"/>
          <w:shd w:val="clear" w:color="auto" w:fill="FFFFFF"/>
        </w:rPr>
        <w:t>) .</w:t>
      </w:r>
      <w:proofErr w:type="gramEnd"/>
      <w:r w:rsidR="00D63A2E" w:rsidRPr="00DE2DD1">
        <w:rPr>
          <w:rFonts w:cs="Times New Roman"/>
          <w:color w:val="333333"/>
          <w:shd w:val="clear" w:color="auto" w:fill="FFFFFF"/>
        </w:rPr>
        <w:t xml:space="preserve"> </w:t>
      </w:r>
      <w:bookmarkStart w:id="47" w:name="_Hlk84446269"/>
      <w:r w:rsidR="00A17DAE">
        <w:rPr>
          <w:rFonts w:cs="Times New Roman"/>
          <w:color w:val="333333"/>
          <w:shd w:val="clear" w:color="auto" w:fill="FFFFFF"/>
        </w:rPr>
        <w:t>County-level</w:t>
      </w:r>
      <w:r w:rsidRPr="000F350F">
        <w:rPr>
          <w:rFonts w:cs="Times New Roman"/>
          <w:kern w:val="0"/>
          <w:szCs w:val="24"/>
        </w:rPr>
        <w:t xml:space="preserve"> </w:t>
      </w:r>
      <w:r>
        <w:rPr>
          <w:rFonts w:cs="Times New Roman"/>
          <w:kern w:val="0"/>
          <w:szCs w:val="24"/>
        </w:rPr>
        <w:t>data</w:t>
      </w:r>
      <w:r w:rsidR="00A248AF">
        <w:rPr>
          <w:rFonts w:cs="Times New Roman"/>
          <w:kern w:val="0"/>
          <w:szCs w:val="24"/>
        </w:rPr>
        <w:t xml:space="preserve"> </w:t>
      </w:r>
      <w:r>
        <w:rPr>
          <w:rFonts w:cs="Times New Roman"/>
          <w:kern w:val="0"/>
          <w:szCs w:val="24"/>
        </w:rPr>
        <w:t>was</w:t>
      </w:r>
      <w:r w:rsidRPr="000F350F">
        <w:rPr>
          <w:rFonts w:cs="Times New Roman"/>
          <w:kern w:val="0"/>
          <w:szCs w:val="24"/>
        </w:rPr>
        <w:t xml:space="preserve"> collected from </w:t>
      </w:r>
      <w:r w:rsidR="00A17DAE">
        <w:rPr>
          <w:rFonts w:cs="Times New Roman"/>
          <w:kern w:val="0"/>
          <w:szCs w:val="24"/>
        </w:rPr>
        <w:t xml:space="preserve">the </w:t>
      </w:r>
      <w:r w:rsidRPr="000F350F">
        <w:rPr>
          <w:rFonts w:cs="Times New Roman"/>
          <w:i/>
          <w:iCs/>
          <w:kern w:val="0"/>
          <w:szCs w:val="24"/>
        </w:rPr>
        <w:t xml:space="preserve">2018 </w:t>
      </w:r>
      <w:hyperlink w:anchor="drainage" w:history="1">
        <w:r w:rsidRPr="006D2B8B">
          <w:rPr>
            <w:rStyle w:val="af9"/>
            <w:rFonts w:cs="Times New Roman"/>
            <w:i/>
            <w:iCs/>
            <w:kern w:val="0"/>
            <w:szCs w:val="24"/>
            <w:u w:val="none"/>
          </w:rPr>
          <w:t>Urban Drainage Statistical Yearbook</w:t>
        </w:r>
      </w:hyperlink>
      <w:r w:rsidRPr="000F350F">
        <w:rPr>
          <w:rFonts w:cs="Times New Roman"/>
          <w:kern w:val="0"/>
          <w:szCs w:val="24"/>
        </w:rPr>
        <w:t xml:space="preserve">, </w:t>
      </w:r>
      <w:r>
        <w:rPr>
          <w:rFonts w:cs="Times New Roman"/>
          <w:kern w:val="0"/>
          <w:szCs w:val="24"/>
        </w:rPr>
        <w:t xml:space="preserve">and </w:t>
      </w:r>
      <w:r w:rsidR="00574989">
        <w:rPr>
          <w:rFonts w:cs="Times New Roman"/>
          <w:kern w:val="0"/>
          <w:szCs w:val="24"/>
        </w:rPr>
        <w:t>each treatment</w:t>
      </w:r>
      <w:r w:rsidR="00A248AF">
        <w:rPr>
          <w:rFonts w:cs="Times New Roman"/>
          <w:kern w:val="0"/>
          <w:szCs w:val="24"/>
        </w:rPr>
        <w:t xml:space="preserve"> </w:t>
      </w:r>
      <w:r>
        <w:rPr>
          <w:rFonts w:cs="Times New Roman"/>
          <w:kern w:val="0"/>
          <w:szCs w:val="24"/>
        </w:rPr>
        <w:t>plant</w:t>
      </w:r>
      <w:r w:rsidR="00A17DAE">
        <w:rPr>
          <w:rFonts w:cs="Times New Roman"/>
          <w:kern w:val="0"/>
          <w:szCs w:val="24"/>
        </w:rPr>
        <w:t>’s</w:t>
      </w:r>
      <w:r w:rsidR="00D63A2E" w:rsidRPr="00DE2DD1">
        <w:rPr>
          <w:rFonts w:cs="Times New Roman"/>
          <w:color w:val="333333"/>
          <w:shd w:val="clear" w:color="auto" w:fill="FFFFFF"/>
        </w:rPr>
        <w:t xml:space="preserve"> </w:t>
      </w:r>
      <w:bookmarkEnd w:id="47"/>
      <w:r w:rsidR="00A17DAE">
        <w:rPr>
          <w:rFonts w:cs="Times New Roman"/>
          <w:color w:val="333333"/>
          <w:shd w:val="clear" w:color="auto" w:fill="FFFFFF"/>
        </w:rPr>
        <w:t>coordinates</w:t>
      </w:r>
      <w:r w:rsidRPr="000F350F">
        <w:rPr>
          <w:rFonts w:cs="Times New Roman"/>
          <w:kern w:val="0"/>
          <w:szCs w:val="24"/>
        </w:rPr>
        <w:t xml:space="preserve"> </w:t>
      </w:r>
      <w:r w:rsidR="00574989">
        <w:rPr>
          <w:rFonts w:cs="Times New Roman"/>
          <w:kern w:val="0"/>
          <w:szCs w:val="24"/>
        </w:rPr>
        <w:t xml:space="preserve">(longitude and latitude) </w:t>
      </w:r>
      <w:r>
        <w:rPr>
          <w:rFonts w:cs="Times New Roman"/>
          <w:kern w:val="0"/>
          <w:szCs w:val="24"/>
        </w:rPr>
        <w:t>w</w:t>
      </w:r>
      <w:r w:rsidR="00A17DAE">
        <w:rPr>
          <w:rFonts w:cs="Times New Roman"/>
          <w:kern w:val="0"/>
          <w:szCs w:val="24"/>
        </w:rPr>
        <w:t>ere</w:t>
      </w:r>
      <w:r>
        <w:rPr>
          <w:rFonts w:cs="Times New Roman"/>
          <w:kern w:val="0"/>
          <w:szCs w:val="24"/>
        </w:rPr>
        <w:t xml:space="preserve"> determined </w:t>
      </w:r>
      <w:r w:rsidRPr="000F350F">
        <w:rPr>
          <w:rFonts w:cs="Times New Roman"/>
          <w:kern w:val="0"/>
          <w:szCs w:val="24"/>
        </w:rPr>
        <w:t xml:space="preserve">through Baidu </w:t>
      </w:r>
      <w:r w:rsidR="00574989">
        <w:rPr>
          <w:rFonts w:cs="Times New Roman"/>
          <w:kern w:val="0"/>
          <w:szCs w:val="24"/>
        </w:rPr>
        <w:t>M</w:t>
      </w:r>
      <w:r w:rsidRPr="000F350F">
        <w:rPr>
          <w:rFonts w:cs="Times New Roman"/>
          <w:kern w:val="0"/>
          <w:szCs w:val="24"/>
        </w:rPr>
        <w:t>ap</w:t>
      </w:r>
      <w:r w:rsidR="00574989">
        <w:rPr>
          <w:rFonts w:cs="Times New Roman"/>
          <w:kern w:val="0"/>
          <w:szCs w:val="24"/>
        </w:rPr>
        <w:t>s</w:t>
      </w:r>
      <w:r w:rsidRPr="000F350F">
        <w:rPr>
          <w:rFonts w:cs="Times New Roman"/>
          <w:kern w:val="0"/>
          <w:szCs w:val="24"/>
        </w:rPr>
        <w:t xml:space="preserve"> to </w:t>
      </w:r>
      <w:r w:rsidR="002727A4">
        <w:rPr>
          <w:rFonts w:cs="Times New Roman"/>
          <w:kern w:val="0"/>
          <w:szCs w:val="24"/>
        </w:rPr>
        <w:t>identify</w:t>
      </w:r>
      <w:r w:rsidRPr="000F350F">
        <w:rPr>
          <w:rFonts w:cs="Times New Roman"/>
          <w:kern w:val="0"/>
          <w:szCs w:val="24"/>
        </w:rPr>
        <w:t xml:space="preserve"> the county where the WWTP </w:t>
      </w:r>
      <w:r w:rsidR="00B51D70">
        <w:rPr>
          <w:rFonts w:cs="Times New Roman"/>
          <w:kern w:val="0"/>
          <w:szCs w:val="24"/>
        </w:rPr>
        <w:t xml:space="preserve">is </w:t>
      </w:r>
      <w:r w:rsidRPr="000F350F">
        <w:rPr>
          <w:rFonts w:cs="Times New Roman"/>
          <w:kern w:val="0"/>
          <w:szCs w:val="24"/>
        </w:rPr>
        <w:t xml:space="preserve">located. </w:t>
      </w:r>
      <w:r>
        <w:rPr>
          <w:rFonts w:cs="Times New Roman"/>
          <w:kern w:val="0"/>
          <w:szCs w:val="24"/>
        </w:rPr>
        <w:t>Where WWTP data was missing</w:t>
      </w:r>
      <w:r w:rsidRPr="000F350F">
        <w:rPr>
          <w:rFonts w:cs="Times New Roman" w:hint="eastAsia"/>
          <w:kern w:val="0"/>
          <w:szCs w:val="24"/>
        </w:rPr>
        <w:t>,</w:t>
      </w:r>
      <w:r w:rsidRPr="000F350F">
        <w:rPr>
          <w:rFonts w:cs="Times New Roman"/>
          <w:kern w:val="0"/>
          <w:szCs w:val="24"/>
        </w:rPr>
        <w:t xml:space="preserve"> </w:t>
      </w:r>
      <w:r w:rsidRPr="000F350F">
        <w:rPr>
          <w:rFonts w:cs="Times New Roman" w:hint="eastAsia"/>
          <w:kern w:val="0"/>
          <w:szCs w:val="24"/>
        </w:rPr>
        <w:t>we</w:t>
      </w:r>
      <w:r w:rsidRPr="000F350F">
        <w:rPr>
          <w:rFonts w:cs="Times New Roman"/>
          <w:kern w:val="0"/>
          <w:szCs w:val="24"/>
        </w:rPr>
        <w:t xml:space="preserve"> </w:t>
      </w:r>
      <w:r>
        <w:rPr>
          <w:rFonts w:cs="Times New Roman"/>
          <w:kern w:val="0"/>
          <w:szCs w:val="24"/>
        </w:rPr>
        <w:t>used the high positive correlation between</w:t>
      </w:r>
      <w:r w:rsidRPr="000F350F">
        <w:rPr>
          <w:rFonts w:cs="Times New Roman"/>
          <w:kern w:val="0"/>
          <w:szCs w:val="24"/>
        </w:rPr>
        <w:t xml:space="preserve"> </w:t>
      </w:r>
      <w:r w:rsidRPr="000F350F">
        <w:rPr>
          <w:rFonts w:cs="Times New Roman" w:hint="eastAsia"/>
          <w:kern w:val="0"/>
          <w:szCs w:val="24"/>
        </w:rPr>
        <w:t>wastewater</w:t>
      </w:r>
      <w:r w:rsidRPr="000F350F">
        <w:rPr>
          <w:rFonts w:cs="Times New Roman"/>
          <w:kern w:val="0"/>
          <w:szCs w:val="24"/>
        </w:rPr>
        <w:t xml:space="preserve"> </w:t>
      </w:r>
      <w:r w:rsidRPr="000F350F">
        <w:rPr>
          <w:rFonts w:cs="Times New Roman" w:hint="eastAsia"/>
          <w:kern w:val="0"/>
          <w:szCs w:val="24"/>
        </w:rPr>
        <w:t>treatment</w:t>
      </w:r>
      <w:r w:rsidRPr="000F350F">
        <w:rPr>
          <w:rFonts w:cs="Times New Roman"/>
          <w:kern w:val="0"/>
          <w:szCs w:val="24"/>
        </w:rPr>
        <w:t xml:space="preserve"> capacity </w:t>
      </w:r>
      <w:r>
        <w:rPr>
          <w:rFonts w:cs="Times New Roman"/>
          <w:kern w:val="0"/>
          <w:szCs w:val="24"/>
        </w:rPr>
        <w:t>and</w:t>
      </w:r>
      <w:r w:rsidRPr="000F350F">
        <w:rPr>
          <w:rFonts w:cs="Times New Roman"/>
          <w:kern w:val="0"/>
          <w:szCs w:val="24"/>
        </w:rPr>
        <w:t xml:space="preserve"> sludge generation </w:t>
      </w:r>
      <w:r>
        <w:rPr>
          <w:rFonts w:cs="Times New Roman"/>
          <w:kern w:val="0"/>
          <w:szCs w:val="24"/>
        </w:rPr>
        <w:t>to estimate missing data</w:t>
      </w:r>
      <w:r w:rsidRPr="000F350F">
        <w:rPr>
          <w:rFonts w:cs="Times New Roman"/>
          <w:kern w:val="0"/>
          <w:szCs w:val="24"/>
        </w:rPr>
        <w:t xml:space="preserve"> </w:t>
      </w:r>
      <w:r w:rsidRPr="00A1789D">
        <w:rPr>
          <w:rFonts w:cs="Times New Roman"/>
          <w:kern w:val="0"/>
          <w:szCs w:val="24"/>
        </w:rPr>
        <w:t>(</w:t>
      </w:r>
      <w:r w:rsidRPr="008A29FC">
        <w:rPr>
          <w:rFonts w:cs="Times New Roman"/>
          <w:b/>
          <w:bCs/>
          <w:kern w:val="0"/>
          <w:szCs w:val="24"/>
        </w:rPr>
        <w:t>Fig</w:t>
      </w:r>
      <w:r w:rsidR="00E02052" w:rsidRPr="008A29FC">
        <w:rPr>
          <w:rFonts w:cs="Times New Roman"/>
          <w:b/>
          <w:bCs/>
          <w:kern w:val="0"/>
          <w:szCs w:val="24"/>
        </w:rPr>
        <w:t>.</w:t>
      </w:r>
      <w:r w:rsidRPr="008A29FC">
        <w:rPr>
          <w:rFonts w:cs="Times New Roman"/>
          <w:b/>
          <w:bCs/>
          <w:kern w:val="0"/>
          <w:szCs w:val="24"/>
        </w:rPr>
        <w:t xml:space="preserve"> </w:t>
      </w:r>
      <w:r w:rsidR="00850A44" w:rsidRPr="008A29FC">
        <w:rPr>
          <w:rFonts w:cs="Times New Roman"/>
          <w:b/>
          <w:bCs/>
          <w:kern w:val="0"/>
          <w:szCs w:val="24"/>
        </w:rPr>
        <w:t>S</w:t>
      </w:r>
      <w:r w:rsidRPr="008A29FC">
        <w:rPr>
          <w:rFonts w:cs="Times New Roman"/>
          <w:b/>
          <w:bCs/>
          <w:kern w:val="0"/>
          <w:szCs w:val="24"/>
        </w:rPr>
        <w:t>2</w:t>
      </w:r>
      <w:r w:rsidR="00E02052" w:rsidRPr="008A29FC">
        <w:rPr>
          <w:rFonts w:cs="Times New Roman"/>
          <w:b/>
          <w:bCs/>
          <w:kern w:val="0"/>
          <w:szCs w:val="24"/>
        </w:rPr>
        <w:t>.</w:t>
      </w:r>
      <w:r w:rsidRPr="00A1789D">
        <w:rPr>
          <w:rFonts w:cs="Times New Roman"/>
          <w:kern w:val="0"/>
          <w:szCs w:val="24"/>
        </w:rPr>
        <w:t>).</w:t>
      </w:r>
      <w:r w:rsidRPr="000F350F">
        <w:rPr>
          <w:rFonts w:cs="Times New Roman"/>
          <w:kern w:val="0"/>
          <w:szCs w:val="24"/>
        </w:rPr>
        <w:t xml:space="preserve"> The relationship between sludge generation and the quantity of wastewater treatment </w:t>
      </w:r>
      <w:r>
        <w:rPr>
          <w:rFonts w:cs="Times New Roman"/>
          <w:kern w:val="0"/>
          <w:szCs w:val="24"/>
        </w:rPr>
        <w:t>is</w:t>
      </w:r>
      <w:r w:rsidRPr="000F350F">
        <w:rPr>
          <w:rFonts w:cs="Times New Roman"/>
          <w:kern w:val="0"/>
          <w:szCs w:val="24"/>
        </w:rPr>
        <w:t xml:space="preserve"> given by: </w:t>
      </w:r>
    </w:p>
    <w:p w14:paraId="74399626" w14:textId="3D5E88F1" w:rsidR="00863515" w:rsidRPr="000F350F" w:rsidRDefault="00863515" w:rsidP="00863515">
      <w:pPr>
        <w:tabs>
          <w:tab w:val="center" w:pos="4200"/>
          <w:tab w:val="right" w:pos="8400"/>
        </w:tabs>
        <w:spacing w:line="400" w:lineRule="exact"/>
        <w:ind w:firstLine="480"/>
        <w:jc w:val="center"/>
        <w:rPr>
          <w:rFonts w:ascii="宋体" w:hAnsi="宋体" w:cs="宋体"/>
          <w:kern w:val="0"/>
        </w:rPr>
      </w:pPr>
      <w:r w:rsidRPr="000F350F">
        <w:rPr>
          <w:rFonts w:ascii="宋体" w:hAnsi="宋体" w:cs="宋体" w:hint="eastAsia"/>
          <w:kern w:val="0"/>
        </w:rPr>
        <w:tab/>
      </w:r>
      <m:oMath>
        <m:r>
          <w:rPr>
            <w:rFonts w:ascii="Cambria Math" w:hAnsi="Cambria Math" w:cs="宋体"/>
            <w:kern w:val="0"/>
          </w:rPr>
          <m:t>Ds=365×F×s</m:t>
        </m:r>
      </m:oMath>
      <w:r w:rsidRPr="000F350F">
        <w:rPr>
          <w:rFonts w:ascii="宋体" w:hAnsi="宋体" w:cs="宋体" w:hint="eastAsia"/>
          <w:kern w:val="0"/>
        </w:rPr>
        <w:tab/>
      </w:r>
      <w:r w:rsidR="002727A4">
        <w:rPr>
          <w:rFonts w:ascii="Cambria Math" w:hAnsi="Cambria Math" w:cs="宋体"/>
          <w:kern w:val="0"/>
        </w:rPr>
        <w:t>(1)</w:t>
      </w:r>
    </w:p>
    <w:p w14:paraId="2D53BDD2" w14:textId="1479842B" w:rsidR="00E02052" w:rsidRDefault="00863515" w:rsidP="00A1789D">
      <w:pPr>
        <w:ind w:firstLineChars="0" w:firstLine="0"/>
        <w:rPr>
          <w:rFonts w:cs="Times New Roman"/>
          <w:kern w:val="0"/>
          <w:szCs w:val="24"/>
        </w:rPr>
      </w:pPr>
      <w:r w:rsidRPr="000F350F">
        <w:rPr>
          <w:rFonts w:cs="Times New Roman" w:hint="eastAsia"/>
          <w:kern w:val="0"/>
          <w:szCs w:val="24"/>
        </w:rPr>
        <w:t>W</w:t>
      </w:r>
      <w:r w:rsidRPr="000F350F">
        <w:rPr>
          <w:rFonts w:cs="Times New Roman"/>
          <w:kern w:val="0"/>
          <w:szCs w:val="24"/>
        </w:rPr>
        <w:t xml:space="preserve">here </w:t>
      </w:r>
      <w:proofErr w:type="gramStart"/>
      <w:r w:rsidRPr="000F350F">
        <w:rPr>
          <w:rFonts w:ascii="Cambria Math" w:hAnsi="Cambria Math" w:cs="宋体"/>
          <w:i/>
          <w:kern w:val="0"/>
        </w:rPr>
        <w:t>Ds</w:t>
      </w:r>
      <w:r w:rsidR="00A248AF">
        <w:rPr>
          <w:rFonts w:ascii="Cambria Math" w:hAnsi="Cambria Math" w:cs="宋体"/>
          <w:i/>
          <w:kern w:val="0"/>
        </w:rPr>
        <w:t xml:space="preserve"> </w:t>
      </w:r>
      <w:r w:rsidRPr="000F350F">
        <w:rPr>
          <w:rFonts w:ascii="Cambria Math" w:hAnsi="Cambria Math" w:cs="宋体"/>
          <w:i/>
          <w:kern w:val="0"/>
        </w:rPr>
        <w:t xml:space="preserve"> </w:t>
      </w:r>
      <w:r w:rsidRPr="000F350F">
        <w:rPr>
          <w:rFonts w:ascii="Cambria Math" w:hAnsi="Cambria Math" w:cs="宋体"/>
          <w:iCs/>
          <w:kern w:val="0"/>
        </w:rPr>
        <w:t>represents</w:t>
      </w:r>
      <w:proofErr w:type="gramEnd"/>
      <w:r w:rsidRPr="000F350F">
        <w:rPr>
          <w:rFonts w:ascii="Cambria Math" w:hAnsi="Cambria Math" w:cs="宋体"/>
          <w:iCs/>
          <w:kern w:val="0"/>
        </w:rPr>
        <w:t xml:space="preserve"> dry sludge, </w:t>
      </w:r>
      <w:r w:rsidRPr="000F350F">
        <w:rPr>
          <w:rFonts w:ascii="Cambria Math" w:hAnsi="Cambria Math" w:cs="宋体"/>
          <w:i/>
          <w:kern w:val="0"/>
        </w:rPr>
        <w:t>F</w:t>
      </w:r>
      <w:r w:rsidRPr="000F350F">
        <w:rPr>
          <w:rFonts w:ascii="Cambria Math" w:hAnsi="Cambria Math" w:cs="宋体"/>
          <w:iCs/>
          <w:kern w:val="0"/>
        </w:rPr>
        <w:t xml:space="preserve"> </w:t>
      </w:r>
      <w:r w:rsidR="00A248AF">
        <w:rPr>
          <w:rFonts w:ascii="Cambria Math" w:hAnsi="Cambria Math" w:cs="宋体"/>
          <w:iCs/>
          <w:kern w:val="0"/>
        </w:rPr>
        <w:t xml:space="preserve"> </w:t>
      </w:r>
      <w:r w:rsidRPr="000F350F">
        <w:rPr>
          <w:rFonts w:ascii="Cambria Math" w:hAnsi="Cambria Math" w:cs="宋体"/>
          <w:iCs/>
          <w:kern w:val="0"/>
        </w:rPr>
        <w:t>is the flow of wastewater treatments</w:t>
      </w:r>
      <w:r>
        <w:rPr>
          <w:rFonts w:ascii="Cambria Math" w:hAnsi="Cambria Math" w:cs="宋体"/>
          <w:iCs/>
          <w:kern w:val="0"/>
        </w:rPr>
        <w:t xml:space="preserve"> and</w:t>
      </w:r>
      <w:r w:rsidRPr="000F350F">
        <w:rPr>
          <w:rFonts w:ascii="Cambria Math" w:hAnsi="Cambria Math" w:cs="宋体"/>
          <w:iCs/>
          <w:kern w:val="0"/>
        </w:rPr>
        <w:t xml:space="preserve"> </w:t>
      </w:r>
      <w:r w:rsidRPr="000F350F">
        <w:rPr>
          <w:rFonts w:ascii="Cambria Math" w:hAnsi="Cambria Math" w:cs="宋体"/>
          <w:i/>
          <w:kern w:val="0"/>
        </w:rPr>
        <w:t>s</w:t>
      </w:r>
      <w:r w:rsidRPr="000F350F">
        <w:rPr>
          <w:rFonts w:ascii="Cambria Math" w:hAnsi="Cambria Math" w:cs="宋体"/>
          <w:iCs/>
          <w:kern w:val="0"/>
        </w:rPr>
        <w:t xml:space="preserve"> is the conversion coefficients which </w:t>
      </w:r>
      <w:r>
        <w:rPr>
          <w:rFonts w:ascii="Cambria Math" w:hAnsi="Cambria Math" w:cs="宋体"/>
          <w:iCs/>
          <w:kern w:val="0"/>
        </w:rPr>
        <w:t>we</w:t>
      </w:r>
      <w:r w:rsidRPr="000F350F">
        <w:rPr>
          <w:rFonts w:ascii="Cambria Math" w:hAnsi="Cambria Math" w:cs="宋体"/>
          <w:iCs/>
          <w:kern w:val="0"/>
        </w:rPr>
        <w:t>re obtained from</w:t>
      </w:r>
      <w:r w:rsidRPr="000F350F">
        <w:rPr>
          <w:rFonts w:cs="Times New Roman"/>
          <w:i/>
          <w:iCs/>
          <w:kern w:val="0"/>
          <w:szCs w:val="24"/>
        </w:rPr>
        <w:t xml:space="preserve"> Urban Drainage Statistical Yearbook</w:t>
      </w:r>
      <w:r w:rsidRPr="000F350F">
        <w:rPr>
          <w:rFonts w:cs="Times New Roman"/>
          <w:kern w:val="0"/>
          <w:szCs w:val="24"/>
        </w:rPr>
        <w:t xml:space="preserve"> </w:t>
      </w:r>
      <w:r w:rsidRPr="00A1789D">
        <w:rPr>
          <w:rFonts w:cs="Times New Roman"/>
          <w:kern w:val="0"/>
          <w:szCs w:val="24"/>
        </w:rPr>
        <w:t>(</w:t>
      </w:r>
      <w:r w:rsidRPr="008A29FC">
        <w:rPr>
          <w:rFonts w:cs="Times New Roman"/>
          <w:b/>
          <w:bCs/>
          <w:kern w:val="0"/>
          <w:szCs w:val="24"/>
        </w:rPr>
        <w:t xml:space="preserve">Table </w:t>
      </w:r>
      <w:r w:rsidR="00850A44" w:rsidRPr="008A29FC">
        <w:rPr>
          <w:rFonts w:cs="Times New Roman"/>
          <w:b/>
          <w:bCs/>
          <w:kern w:val="0"/>
          <w:szCs w:val="24"/>
        </w:rPr>
        <w:t>S</w:t>
      </w:r>
      <w:r w:rsidRPr="008A29FC">
        <w:rPr>
          <w:rFonts w:cs="Times New Roman"/>
          <w:b/>
          <w:bCs/>
          <w:kern w:val="0"/>
          <w:szCs w:val="24"/>
        </w:rPr>
        <w:t>1</w:t>
      </w:r>
      <w:r w:rsidRPr="00A1789D">
        <w:rPr>
          <w:rFonts w:cs="Times New Roman"/>
          <w:kern w:val="0"/>
          <w:szCs w:val="24"/>
        </w:rPr>
        <w:t>)</w:t>
      </w:r>
      <w:r w:rsidRPr="000F350F">
        <w:rPr>
          <w:rFonts w:cs="Times New Roman"/>
          <w:kern w:val="0"/>
          <w:szCs w:val="24"/>
        </w:rPr>
        <w:t>.</w:t>
      </w:r>
      <w:r w:rsidRPr="000F350F">
        <w:rPr>
          <w:rFonts w:cs="Times New Roman"/>
          <w:noProof/>
          <w:kern w:val="0"/>
          <w:szCs w:val="24"/>
        </w:rPr>
        <w:t xml:space="preserve"> </w:t>
      </w:r>
    </w:p>
    <w:p w14:paraId="712431F0" w14:textId="5560836A" w:rsidR="00A17DAE" w:rsidRPr="000F350F" w:rsidRDefault="00A17DAE" w:rsidP="0063152F">
      <w:pPr>
        <w:widowControl/>
        <w:ind w:firstLine="480"/>
        <w:jc w:val="left"/>
        <w:rPr>
          <w:rFonts w:cs="Times New Roman"/>
          <w:shd w:val="clear" w:color="auto" w:fill="FFFFFF"/>
        </w:rPr>
      </w:pPr>
      <w:r w:rsidRPr="000F350F">
        <w:rPr>
          <w:rFonts w:cs="Times New Roman"/>
          <w:shd w:val="clear" w:color="auto" w:fill="FFFFFF"/>
        </w:rPr>
        <w:t xml:space="preserve">Historical socio-economic data were obtained from </w:t>
      </w:r>
      <w:ins w:id="48" w:author="Owen" w:date="2022-04-04T21:01:00Z">
        <w:r w:rsidR="00101EDC">
          <w:rPr>
            <w:rFonts w:cs="Times New Roman"/>
            <w:shd w:val="clear" w:color="auto" w:fill="FFFFFF"/>
          </w:rPr>
          <w:t xml:space="preserve">the </w:t>
        </w:r>
      </w:ins>
      <w:r w:rsidRPr="000F350F">
        <w:rPr>
          <w:rFonts w:cs="Times New Roman"/>
          <w:shd w:val="clear" w:color="auto" w:fill="FFFFFF"/>
        </w:rPr>
        <w:t>China City Statistical Yearbook (</w:t>
      </w:r>
      <w:r w:rsidR="0095187D" w:rsidRPr="0095187D">
        <w:rPr>
          <w:rPrChange w:id="49" w:author="Owen" w:date="2022-04-04T20:20:00Z">
            <w:rPr>
              <w:highlight w:val="cyan"/>
            </w:rPr>
          </w:rPrChange>
        </w:rPr>
        <w:fldChar w:fldCharType="begin"/>
      </w:r>
      <w:r w:rsidR="0095187D" w:rsidRPr="0095187D">
        <w:rPr>
          <w:rPrChange w:id="50" w:author="Owen" w:date="2022-04-04T20:20:00Z">
            <w:rPr>
              <w:highlight w:val="cyan"/>
            </w:rPr>
          </w:rPrChange>
        </w:rPr>
        <w:instrText xml:space="preserve"> HYPERLINK  \l "yearbook" </w:instrText>
      </w:r>
      <w:r w:rsidR="0095187D" w:rsidRPr="0095187D">
        <w:rPr>
          <w:rPrChange w:id="51" w:author="Owen" w:date="2022-04-04T20:20:00Z">
            <w:rPr>
              <w:highlight w:val="cyan"/>
            </w:rPr>
          </w:rPrChange>
        </w:rPr>
      </w:r>
      <w:r w:rsidR="0095187D" w:rsidRPr="0095187D">
        <w:rPr>
          <w:rPrChange w:id="52" w:author="Owen" w:date="2022-04-04T20:20:00Z">
            <w:rPr>
              <w:highlight w:val="cyan"/>
            </w:rPr>
          </w:rPrChange>
        </w:rPr>
        <w:fldChar w:fldCharType="separate"/>
      </w:r>
      <w:r w:rsidRPr="0095187D">
        <w:rPr>
          <w:rStyle w:val="af9"/>
          <w:rPrChange w:id="53" w:author="Owen" w:date="2022-04-04T20:20:00Z">
            <w:rPr>
              <w:rStyle w:val="af9"/>
              <w:highlight w:val="cyan"/>
            </w:rPr>
          </w:rPrChange>
        </w:rPr>
        <w:t>National Bureau of Statistics, 2020</w:t>
      </w:r>
      <w:r w:rsidR="0095187D" w:rsidRPr="0095187D">
        <w:rPr>
          <w:rPrChange w:id="54" w:author="Owen" w:date="2022-04-04T20:20:00Z">
            <w:rPr>
              <w:highlight w:val="cyan"/>
            </w:rPr>
          </w:rPrChange>
        </w:rPr>
        <w:fldChar w:fldCharType="end"/>
      </w:r>
      <w:r w:rsidRPr="000F350F">
        <w:rPr>
          <w:rFonts w:cs="Times New Roman"/>
          <w:shd w:val="clear" w:color="auto" w:fill="FFFFFF"/>
        </w:rPr>
        <w:t xml:space="preserve">). China's gross domestic product (GDP) and population projection in the </w:t>
      </w:r>
      <w:r>
        <w:rPr>
          <w:rFonts w:cs="Times New Roman"/>
          <w:shd w:val="clear" w:color="auto" w:fill="FFFFFF"/>
        </w:rPr>
        <w:t xml:space="preserve">SSPs </w:t>
      </w:r>
      <w:r w:rsidRPr="000F350F">
        <w:rPr>
          <w:rFonts w:cs="Times New Roman"/>
          <w:shd w:val="clear" w:color="auto" w:fill="FFFFFF"/>
        </w:rPr>
        <w:t xml:space="preserve">framework were based on </w:t>
      </w:r>
      <w:hyperlink w:anchor="jiang2017ipcc" w:history="1">
        <w:r w:rsidRPr="00A877AA">
          <w:rPr>
            <w:rStyle w:val="af9"/>
            <w:rFonts w:cs="Times New Roman"/>
            <w:u w:val="none"/>
            <w:shd w:val="clear" w:color="auto" w:fill="FFFFFF"/>
          </w:rPr>
          <w:t>Jiang et al. (2017</w:t>
        </w:r>
        <w:r w:rsidR="002727A4" w:rsidRPr="00A877AA">
          <w:rPr>
            <w:rStyle w:val="af9"/>
            <w:rFonts w:cs="Times New Roman"/>
            <w:u w:val="none"/>
            <w:shd w:val="clear" w:color="auto" w:fill="FFFFFF"/>
          </w:rPr>
          <w:t xml:space="preserve"> and</w:t>
        </w:r>
        <w:r w:rsidRPr="00A877AA">
          <w:rPr>
            <w:rStyle w:val="af9"/>
            <w:rFonts w:cs="Times New Roman"/>
            <w:u w:val="none"/>
            <w:shd w:val="clear" w:color="auto" w:fill="FFFFFF"/>
          </w:rPr>
          <w:t xml:space="preserve"> 2018)</w:t>
        </w:r>
      </w:hyperlink>
      <w:r w:rsidRPr="00A877AA">
        <w:rPr>
          <w:rFonts w:cs="Times New Roman"/>
          <w:shd w:val="clear" w:color="auto" w:fill="FFFFFF"/>
        </w:rPr>
        <w:t xml:space="preserve">, </w:t>
      </w:r>
      <w:r>
        <w:rPr>
          <w:rFonts w:cs="Times New Roman"/>
          <w:shd w:val="clear" w:color="auto" w:fill="FFFFFF"/>
        </w:rPr>
        <w:t>which</w:t>
      </w:r>
      <w:r w:rsidRPr="000F350F">
        <w:rPr>
          <w:rFonts w:cs="Times New Roman"/>
          <w:shd w:val="clear" w:color="auto" w:fill="FFFFFF"/>
        </w:rPr>
        <w:t xml:space="preserve"> projected China's GDP</w:t>
      </w:r>
      <w:r w:rsidR="000738E6">
        <w:rPr>
          <w:rFonts w:cs="Times New Roman"/>
          <w:shd w:val="clear" w:color="auto" w:fill="FFFFFF"/>
        </w:rPr>
        <w:t xml:space="preserve"> (</w:t>
      </w:r>
      <w:r w:rsidR="000738E6" w:rsidRPr="008A29FC">
        <w:rPr>
          <w:rFonts w:cs="Times New Roman"/>
          <w:b/>
          <w:bCs/>
          <w:shd w:val="clear" w:color="auto" w:fill="FFFFFF"/>
        </w:rPr>
        <w:t>Fig. S3</w:t>
      </w:r>
      <w:r w:rsidR="007F54BB">
        <w:rPr>
          <w:rFonts w:cs="Times New Roman"/>
          <w:b/>
          <w:bCs/>
          <w:shd w:val="clear" w:color="auto" w:fill="FFFFFF"/>
        </w:rPr>
        <w:t>.</w:t>
      </w:r>
      <w:r w:rsidR="000738E6">
        <w:rPr>
          <w:rFonts w:cs="Times New Roman" w:hint="eastAsia"/>
          <w:shd w:val="clear" w:color="auto" w:fill="FFFFFF"/>
        </w:rPr>
        <w:t>)</w:t>
      </w:r>
      <w:r w:rsidRPr="000F350F">
        <w:rPr>
          <w:rFonts w:cs="Times New Roman"/>
          <w:shd w:val="clear" w:color="auto" w:fill="FFFFFF"/>
        </w:rPr>
        <w:t xml:space="preserve"> and population </w:t>
      </w:r>
      <w:r w:rsidR="000738E6">
        <w:rPr>
          <w:rFonts w:cs="Times New Roman"/>
          <w:shd w:val="clear" w:color="auto" w:fill="FFFFFF"/>
        </w:rPr>
        <w:t>(</w:t>
      </w:r>
      <w:r w:rsidR="000738E6" w:rsidRPr="007F54BB">
        <w:rPr>
          <w:rFonts w:cs="Times New Roman"/>
          <w:b/>
          <w:bCs/>
          <w:shd w:val="clear" w:color="auto" w:fill="FFFFFF"/>
        </w:rPr>
        <w:t>Fig. S4</w:t>
      </w:r>
      <w:r w:rsidR="007F54BB">
        <w:rPr>
          <w:rFonts w:cs="Times New Roman"/>
          <w:b/>
          <w:bCs/>
          <w:shd w:val="clear" w:color="auto" w:fill="FFFFFF"/>
        </w:rPr>
        <w:t>.</w:t>
      </w:r>
      <w:r w:rsidR="000738E6">
        <w:rPr>
          <w:rFonts w:cs="Times New Roman"/>
          <w:shd w:val="clear" w:color="auto" w:fill="FFFFFF"/>
        </w:rPr>
        <w:t xml:space="preserve">) </w:t>
      </w:r>
      <w:r w:rsidRPr="000F350F">
        <w:rPr>
          <w:rFonts w:cs="Times New Roman"/>
          <w:shd w:val="clear" w:color="auto" w:fill="FFFFFF"/>
        </w:rPr>
        <w:t>from 2020</w:t>
      </w:r>
      <w:r w:rsidR="002727A4">
        <w:rPr>
          <w:rFonts w:cs="Times New Roman"/>
          <w:shd w:val="clear" w:color="auto" w:fill="FFFFFF"/>
        </w:rPr>
        <w:t xml:space="preserve"> to </w:t>
      </w:r>
      <w:r w:rsidRPr="000F350F">
        <w:rPr>
          <w:rFonts w:cs="Times New Roman"/>
          <w:shd w:val="clear" w:color="auto" w:fill="FFFFFF"/>
        </w:rPr>
        <w:t xml:space="preserve">2100 based on SSP1-SSP5 scenarios and </w:t>
      </w:r>
      <w:r>
        <w:rPr>
          <w:rFonts w:cs="Times New Roman"/>
          <w:shd w:val="clear" w:color="auto" w:fill="FFFFFF"/>
        </w:rPr>
        <w:t xml:space="preserve">a </w:t>
      </w:r>
      <w:r w:rsidRPr="000F350F">
        <w:rPr>
          <w:rFonts w:cs="Times New Roman"/>
          <w:shd w:val="clear" w:color="auto" w:fill="FFFFFF"/>
        </w:rPr>
        <w:t xml:space="preserve">Cobb-Douglas </w:t>
      </w:r>
      <w:r>
        <w:t>production function</w:t>
      </w:r>
      <w:r w:rsidRPr="000F350F">
        <w:rPr>
          <w:rFonts w:cs="Times New Roman"/>
          <w:shd w:val="clear" w:color="auto" w:fill="FFFFFF"/>
        </w:rPr>
        <w:t xml:space="preserve"> model.</w:t>
      </w:r>
      <w:r w:rsidR="000738E6">
        <w:rPr>
          <w:rFonts w:cs="Times New Roman"/>
          <w:shd w:val="clear" w:color="auto" w:fill="FFFFFF"/>
        </w:rPr>
        <w:t xml:space="preserve">  </w:t>
      </w:r>
    </w:p>
    <w:p w14:paraId="1223AEBC" w14:textId="0F25E619" w:rsidR="00EC5BD8" w:rsidRDefault="00D63A2E" w:rsidP="00DE2DD1">
      <w:pPr>
        <w:pStyle w:val="2"/>
      </w:pPr>
      <w:r w:rsidRPr="00DE2DD1">
        <w:rPr>
          <w:rFonts w:hint="eastAsia"/>
        </w:rPr>
        <w:t>2</w:t>
      </w:r>
      <w:r w:rsidRPr="00DE2DD1">
        <w:t>.2 M</w:t>
      </w:r>
      <w:r w:rsidRPr="00DE2DD1">
        <w:rPr>
          <w:rFonts w:hint="eastAsia"/>
        </w:rPr>
        <w:t>ethods</w:t>
      </w:r>
      <w:r w:rsidR="0047612B">
        <w:t xml:space="preserve"> </w:t>
      </w:r>
    </w:p>
    <w:p w14:paraId="085BB895" w14:textId="3A2A5ED1" w:rsidR="00101EDC" w:rsidRPr="000F350F" w:rsidRDefault="00A17DAE" w:rsidP="00101EDC">
      <w:pPr>
        <w:widowControl/>
        <w:ind w:firstLineChars="0" w:firstLine="420"/>
        <w:rPr>
          <w:moveTo w:id="55" w:author="Owen" w:date="2022-04-04T21:02:00Z"/>
          <w:rFonts w:cs="Times New Roman"/>
          <w:shd w:val="clear" w:color="auto" w:fill="FFFFFF"/>
        </w:rPr>
      </w:pPr>
      <w:r w:rsidRPr="00A17DAE">
        <w:rPr>
          <w:rFonts w:cs="Times New Roman"/>
          <w:color w:val="333333"/>
          <w:shd w:val="clear" w:color="auto" w:fill="FFFFFF"/>
        </w:rPr>
        <w:t xml:space="preserve">This study used three steps to explore the driving factors of sludge generation in China and predict its future trends. </w:t>
      </w:r>
      <w:moveFromRangeStart w:id="56" w:author="Owen" w:date="2022-04-04T21:02:00Z" w:name="move99998550"/>
      <w:moveFrom w:id="57" w:author="Owen" w:date="2022-04-04T21:02:00Z">
        <w:r w:rsidRPr="0063152F" w:rsidDel="00101EDC">
          <w:rPr>
            <w:rFonts w:cs="Times New Roman"/>
            <w:shd w:val="clear" w:color="auto" w:fill="FFFFFF"/>
          </w:rPr>
          <w:t xml:space="preserve">First, we explored the spatial distribution characteristics of sludge generation in China, </w:t>
        </w:r>
        <w:r w:rsidR="000738E6" w:rsidRPr="0063152F" w:rsidDel="00101EDC">
          <w:rPr>
            <w:rFonts w:cs="Times New Roman"/>
            <w:shd w:val="clear" w:color="auto" w:fill="FFFFFF"/>
          </w:rPr>
          <w:t>identifying its driving factors by</w:t>
        </w:r>
        <w:r w:rsidRPr="0063152F" w:rsidDel="00101EDC">
          <w:rPr>
            <w:rFonts w:cs="Times New Roman"/>
            <w:shd w:val="clear" w:color="auto" w:fill="FFFFFF"/>
          </w:rPr>
          <w:t xml:space="preserve"> using the Geo</w:t>
        </w:r>
        <w:r w:rsidR="00484A89" w:rsidRPr="0063152F" w:rsidDel="00101EDC">
          <w:rPr>
            <w:rFonts w:cs="Times New Roman"/>
            <w:shd w:val="clear" w:color="auto" w:fill="FFFFFF"/>
          </w:rPr>
          <w:t>D</w:t>
        </w:r>
        <w:r w:rsidRPr="0063152F" w:rsidDel="00101EDC">
          <w:rPr>
            <w:rFonts w:cs="Times New Roman"/>
            <w:shd w:val="clear" w:color="auto" w:fill="FFFFFF"/>
          </w:rPr>
          <w:t>etector model.</w:t>
        </w:r>
        <w:r w:rsidR="000738E6" w:rsidRPr="00B32862" w:rsidDel="00101EDC">
          <w:rPr>
            <w:rFonts w:cs="Times New Roman"/>
            <w:shd w:val="clear" w:color="auto" w:fill="FFFFFF"/>
          </w:rPr>
          <w:t xml:space="preserve"> </w:t>
        </w:r>
        <w:r w:rsidR="009B0397" w:rsidDel="00101EDC">
          <w:rPr>
            <w:rFonts w:cs="Times New Roman"/>
            <w:shd w:val="clear" w:color="auto" w:fill="FFFFFF"/>
          </w:rPr>
          <w:t>Second</w:t>
        </w:r>
        <w:r w:rsidRPr="000F350F" w:rsidDel="00101EDC">
          <w:rPr>
            <w:rFonts w:cs="Times New Roman"/>
            <w:shd w:val="clear" w:color="auto" w:fill="FFFFFF"/>
          </w:rPr>
          <w:t xml:space="preserve">, we combined the </w:t>
        </w:r>
        <w:r w:rsidR="000738E6" w:rsidDel="00101EDC">
          <w:rPr>
            <w:rFonts w:cs="Times New Roman"/>
            <w:shd w:val="clear" w:color="auto" w:fill="FFFFFF"/>
          </w:rPr>
          <w:t>S</w:t>
        </w:r>
        <w:r w:rsidRPr="000F350F" w:rsidDel="00101EDC">
          <w:rPr>
            <w:rFonts w:cs="Times New Roman"/>
            <w:shd w:val="clear" w:color="auto" w:fill="FFFFFF"/>
          </w:rPr>
          <w:t>hared Socioeconomic Pathways SSP1-SSP5 with China's development characteristics</w:t>
        </w:r>
        <w:r w:rsidR="000738E6" w:rsidDel="00101EDC">
          <w:rPr>
            <w:rFonts w:cs="Times New Roman"/>
            <w:shd w:val="clear" w:color="auto" w:fill="FFFFFF"/>
          </w:rPr>
          <w:t xml:space="preserve"> to forecast sludge generation and its </w:t>
        </w:r>
        <w:r w:rsidR="008A29FC" w:rsidDel="00101EDC">
          <w:rPr>
            <w:rFonts w:cs="Times New Roman"/>
            <w:shd w:val="clear" w:color="auto" w:fill="FFFFFF"/>
          </w:rPr>
          <w:t>GHG</w:t>
        </w:r>
        <w:r w:rsidR="000738E6" w:rsidDel="00101EDC">
          <w:rPr>
            <w:rFonts w:cs="Times New Roman"/>
            <w:shd w:val="clear" w:color="auto" w:fill="FFFFFF"/>
          </w:rPr>
          <w:t xml:space="preserve"> emission potential </w:t>
        </w:r>
        <w:r w:rsidRPr="000F350F" w:rsidDel="00101EDC">
          <w:rPr>
            <w:rFonts w:cs="Times New Roman"/>
            <w:shd w:val="clear" w:color="auto" w:fill="FFFFFF"/>
          </w:rPr>
          <w:t xml:space="preserve">by using </w:t>
        </w:r>
        <w:r w:rsidR="000738E6" w:rsidDel="00101EDC">
          <w:rPr>
            <w:rFonts w:cs="Times New Roman"/>
            <w:shd w:val="clear" w:color="auto" w:fill="FFFFFF"/>
          </w:rPr>
          <w:t>Random Forest</w:t>
        </w:r>
        <w:r w:rsidRPr="000F350F" w:rsidDel="00101EDC">
          <w:rPr>
            <w:rFonts w:cs="Times New Roman"/>
            <w:shd w:val="clear" w:color="auto" w:fill="FFFFFF"/>
          </w:rPr>
          <w:t xml:space="preserve">. </w:t>
        </w:r>
        <w:r w:rsidR="009B0397" w:rsidDel="00101EDC">
          <w:rPr>
            <w:rFonts w:cs="Times New Roman"/>
            <w:shd w:val="clear" w:color="auto" w:fill="FFFFFF"/>
          </w:rPr>
          <w:t xml:space="preserve"> Finally, </w:t>
        </w:r>
        <w:r w:rsidR="007F54BB" w:rsidDel="00101EDC">
          <w:rPr>
            <w:rFonts w:cs="Times New Roman"/>
            <w:shd w:val="clear" w:color="auto" w:fill="FFFFFF"/>
          </w:rPr>
          <w:t>to</w:t>
        </w:r>
        <w:r w:rsidR="009B0397" w:rsidRPr="000F350F" w:rsidDel="00101EDC">
          <w:rPr>
            <w:rFonts w:cs="Times New Roman"/>
            <w:shd w:val="clear" w:color="auto" w:fill="FFFFFF"/>
          </w:rPr>
          <w:t xml:space="preserve"> understand the sludge growth patterns in different regions, we use</w:t>
        </w:r>
        <w:r w:rsidR="009B0397" w:rsidDel="00101EDC">
          <w:rPr>
            <w:rFonts w:cs="Times New Roman"/>
            <w:shd w:val="clear" w:color="auto" w:fill="FFFFFF"/>
          </w:rPr>
          <w:t>d</w:t>
        </w:r>
        <w:r w:rsidR="009B0397" w:rsidRPr="000F350F" w:rsidDel="00101EDC">
          <w:rPr>
            <w:rFonts w:cs="Times New Roman"/>
            <w:shd w:val="clear" w:color="auto" w:fill="FFFFFF"/>
          </w:rPr>
          <w:t xml:space="preserve"> the K-means to cluster the sludge growth rate with annual sludge </w:t>
        </w:r>
        <w:r w:rsidR="009B0397" w:rsidDel="00101EDC">
          <w:rPr>
            <w:rFonts w:cs="Times New Roman"/>
            <w:shd w:val="clear" w:color="auto" w:fill="FFFFFF"/>
          </w:rPr>
          <w:t>generation</w:t>
        </w:r>
        <w:r w:rsidR="009B0397" w:rsidRPr="000F350F" w:rsidDel="00101EDC">
          <w:rPr>
            <w:rFonts w:cs="Times New Roman"/>
            <w:shd w:val="clear" w:color="auto" w:fill="FFFFFF"/>
          </w:rPr>
          <w:t xml:space="preserve"> and classify the future sludge growth patterns in China into four categories</w:t>
        </w:r>
        <w:r w:rsidR="009B0397" w:rsidDel="00101EDC">
          <w:rPr>
            <w:rFonts w:cs="Times New Roman"/>
            <w:shd w:val="clear" w:color="auto" w:fill="FFFFFF"/>
          </w:rPr>
          <w:t xml:space="preserve">. A Low Carbon Development (LCD) scenario was developed to evaluate the potential reduction of </w:t>
        </w:r>
        <w:r w:rsidR="008A29FC" w:rsidDel="00101EDC">
          <w:rPr>
            <w:rFonts w:cs="Times New Roman"/>
            <w:shd w:val="clear" w:color="auto" w:fill="FFFFFF"/>
          </w:rPr>
          <w:t>GHG</w:t>
        </w:r>
        <w:r w:rsidR="009B0397" w:rsidDel="00101EDC">
          <w:rPr>
            <w:rFonts w:cs="Times New Roman"/>
            <w:shd w:val="clear" w:color="auto" w:fill="FFFFFF"/>
          </w:rPr>
          <w:t xml:space="preserve"> </w:t>
        </w:r>
        <w:r w:rsidR="007F54BB" w:rsidDel="00101EDC">
          <w:rPr>
            <w:rFonts w:cs="Times New Roman"/>
            <w:shd w:val="clear" w:color="auto" w:fill="FFFFFF"/>
          </w:rPr>
          <w:t>emissions</w:t>
        </w:r>
        <w:r w:rsidR="009B0397" w:rsidDel="00101EDC">
          <w:rPr>
            <w:rFonts w:cs="Times New Roman"/>
            <w:shd w:val="clear" w:color="auto" w:fill="FFFFFF"/>
          </w:rPr>
          <w:t xml:space="preserve"> from sludge treatment.</w:t>
        </w:r>
      </w:moveFrom>
      <w:moveFromRangeEnd w:id="56"/>
      <w:ins w:id="58" w:author="Owen" w:date="2022-04-04T21:02:00Z">
        <w:r w:rsidR="00101EDC" w:rsidRPr="00101EDC">
          <w:rPr>
            <w:rFonts w:cs="Times New Roman"/>
            <w:shd w:val="clear" w:color="auto" w:fill="FFFFFF"/>
          </w:rPr>
          <w:t xml:space="preserve"> </w:t>
        </w:r>
      </w:ins>
      <w:moveToRangeStart w:id="59" w:author="Owen" w:date="2022-04-04T21:02:00Z" w:name="move99998550"/>
      <w:moveTo w:id="60" w:author="Owen" w:date="2022-04-04T21:02:00Z">
        <w:r w:rsidR="00101EDC" w:rsidRPr="0063152F">
          <w:rPr>
            <w:rFonts w:cs="Times New Roman"/>
            <w:shd w:val="clear" w:color="auto" w:fill="FFFFFF"/>
          </w:rPr>
          <w:t xml:space="preserve">First, we explored the spatial distribution characteristics of sludge generation in China, identifying its driving factors by using the </w:t>
        </w:r>
        <w:proofErr w:type="spellStart"/>
        <w:r w:rsidR="00101EDC" w:rsidRPr="0063152F">
          <w:rPr>
            <w:rFonts w:cs="Times New Roman"/>
            <w:shd w:val="clear" w:color="auto" w:fill="FFFFFF"/>
          </w:rPr>
          <w:t>GeoDetector</w:t>
        </w:r>
        <w:proofErr w:type="spellEnd"/>
        <w:r w:rsidR="00101EDC" w:rsidRPr="0063152F">
          <w:rPr>
            <w:rFonts w:cs="Times New Roman"/>
            <w:shd w:val="clear" w:color="auto" w:fill="FFFFFF"/>
          </w:rPr>
          <w:t xml:space="preserve"> model.</w:t>
        </w:r>
        <w:r w:rsidR="00101EDC" w:rsidRPr="00B32862">
          <w:rPr>
            <w:rFonts w:cs="Times New Roman"/>
            <w:shd w:val="clear" w:color="auto" w:fill="FFFFFF"/>
          </w:rPr>
          <w:t xml:space="preserve"> </w:t>
        </w:r>
        <w:r w:rsidR="00101EDC">
          <w:rPr>
            <w:rFonts w:cs="Times New Roman"/>
            <w:shd w:val="clear" w:color="auto" w:fill="FFFFFF"/>
          </w:rPr>
          <w:t>Second</w:t>
        </w:r>
        <w:r w:rsidR="00101EDC" w:rsidRPr="000F350F">
          <w:rPr>
            <w:rFonts w:cs="Times New Roman"/>
            <w:shd w:val="clear" w:color="auto" w:fill="FFFFFF"/>
          </w:rPr>
          <w:t xml:space="preserve">, we combined the </w:t>
        </w:r>
        <w:r w:rsidR="00101EDC">
          <w:rPr>
            <w:rFonts w:cs="Times New Roman"/>
            <w:shd w:val="clear" w:color="auto" w:fill="FFFFFF"/>
          </w:rPr>
          <w:t>S</w:t>
        </w:r>
        <w:r w:rsidR="00101EDC" w:rsidRPr="000F350F">
          <w:rPr>
            <w:rFonts w:cs="Times New Roman"/>
            <w:shd w:val="clear" w:color="auto" w:fill="FFFFFF"/>
          </w:rPr>
          <w:t xml:space="preserve">hared Socioeconomic Pathways </w:t>
        </w:r>
        <w:r w:rsidR="00101EDC" w:rsidRPr="000F350F">
          <w:rPr>
            <w:rFonts w:cs="Times New Roman"/>
            <w:shd w:val="clear" w:color="auto" w:fill="FFFFFF"/>
          </w:rPr>
          <w:lastRenderedPageBreak/>
          <w:t>SSP1-SSP5 with China's development characteristics</w:t>
        </w:r>
        <w:r w:rsidR="00101EDC">
          <w:rPr>
            <w:rFonts w:cs="Times New Roman"/>
            <w:shd w:val="clear" w:color="auto" w:fill="FFFFFF"/>
          </w:rPr>
          <w:t xml:space="preserve"> to forecast sludge generation and its GHG emission potential </w:t>
        </w:r>
        <w:r w:rsidR="00101EDC" w:rsidRPr="000F350F">
          <w:rPr>
            <w:rFonts w:cs="Times New Roman"/>
            <w:shd w:val="clear" w:color="auto" w:fill="FFFFFF"/>
          </w:rPr>
          <w:t xml:space="preserve">by using </w:t>
        </w:r>
        <w:r w:rsidR="00101EDC">
          <w:rPr>
            <w:rFonts w:cs="Times New Roman"/>
            <w:shd w:val="clear" w:color="auto" w:fill="FFFFFF"/>
          </w:rPr>
          <w:t>Random Forest</w:t>
        </w:r>
        <w:r w:rsidR="00101EDC" w:rsidRPr="000F350F">
          <w:rPr>
            <w:rFonts w:cs="Times New Roman"/>
            <w:shd w:val="clear" w:color="auto" w:fill="FFFFFF"/>
          </w:rPr>
          <w:t xml:space="preserve">. </w:t>
        </w:r>
        <w:r w:rsidR="00101EDC">
          <w:rPr>
            <w:rFonts w:cs="Times New Roman"/>
            <w:shd w:val="clear" w:color="auto" w:fill="FFFFFF"/>
          </w:rPr>
          <w:t xml:space="preserve"> Finally, to</w:t>
        </w:r>
        <w:r w:rsidR="00101EDC" w:rsidRPr="000F350F">
          <w:rPr>
            <w:rFonts w:cs="Times New Roman"/>
            <w:shd w:val="clear" w:color="auto" w:fill="FFFFFF"/>
          </w:rPr>
          <w:t xml:space="preserve"> understand the sludge growth patterns in different regions, we use</w:t>
        </w:r>
        <w:r w:rsidR="00101EDC">
          <w:rPr>
            <w:rFonts w:cs="Times New Roman"/>
            <w:shd w:val="clear" w:color="auto" w:fill="FFFFFF"/>
          </w:rPr>
          <w:t>d</w:t>
        </w:r>
        <w:r w:rsidR="00101EDC" w:rsidRPr="000F350F">
          <w:rPr>
            <w:rFonts w:cs="Times New Roman"/>
            <w:shd w:val="clear" w:color="auto" w:fill="FFFFFF"/>
          </w:rPr>
          <w:t xml:space="preserve"> the K-means to cluster the sludge growth rate with annual sludge </w:t>
        </w:r>
        <w:r w:rsidR="00101EDC">
          <w:rPr>
            <w:rFonts w:cs="Times New Roman"/>
            <w:shd w:val="clear" w:color="auto" w:fill="FFFFFF"/>
          </w:rPr>
          <w:t>generation</w:t>
        </w:r>
        <w:r w:rsidR="00101EDC" w:rsidRPr="000F350F">
          <w:rPr>
            <w:rFonts w:cs="Times New Roman"/>
            <w:shd w:val="clear" w:color="auto" w:fill="FFFFFF"/>
          </w:rPr>
          <w:t xml:space="preserve"> and classify the future sludge growth patterns in China into four categories</w:t>
        </w:r>
        <w:r w:rsidR="00101EDC">
          <w:rPr>
            <w:rFonts w:cs="Times New Roman"/>
            <w:shd w:val="clear" w:color="auto" w:fill="FFFFFF"/>
          </w:rPr>
          <w:t>. A Low Carbon Development (LCD) scenario was developed to evaluate the potential reduction of GHG emissions from sludge treatment.</w:t>
        </w:r>
      </w:moveTo>
    </w:p>
    <w:moveToRangeEnd w:id="59"/>
    <w:p w14:paraId="0FCCA115" w14:textId="41C4E8F9" w:rsidR="00A17DAE" w:rsidRPr="00101EDC" w:rsidRDefault="00A17DAE" w:rsidP="000738E6">
      <w:pPr>
        <w:widowControl/>
        <w:ind w:firstLineChars="0" w:firstLine="420"/>
        <w:rPr>
          <w:rFonts w:cs="Times New Roman"/>
          <w:shd w:val="clear" w:color="auto" w:fill="FFFFFF"/>
        </w:rPr>
      </w:pPr>
    </w:p>
    <w:p w14:paraId="4FDC83BB" w14:textId="5283EAE7" w:rsidR="0070714B" w:rsidRDefault="0070714B" w:rsidP="001F7F55">
      <w:pPr>
        <w:pStyle w:val="3"/>
      </w:pPr>
      <w:r>
        <w:rPr>
          <w:rFonts w:hint="eastAsia"/>
        </w:rPr>
        <w:t>2</w:t>
      </w:r>
      <w:r>
        <w:t>.2.1 S</w:t>
      </w:r>
      <w:r>
        <w:rPr>
          <w:rFonts w:hint="eastAsia"/>
        </w:rPr>
        <w:t>ludge</w:t>
      </w:r>
      <w:r>
        <w:t xml:space="preserve"> P</w:t>
      </w:r>
      <w:r w:rsidR="0065470F" w:rsidRPr="0063152F">
        <w:t>rediction</w:t>
      </w:r>
    </w:p>
    <w:p w14:paraId="788C5F84" w14:textId="37EBE99A" w:rsidR="0051086F" w:rsidRDefault="0051086F" w:rsidP="00A17DAE">
      <w:pPr>
        <w:widowControl/>
        <w:ind w:firstLineChars="0" w:firstLine="420"/>
      </w:pPr>
      <w:r>
        <w:t xml:space="preserve">(1) </w:t>
      </w:r>
      <w:proofErr w:type="spellStart"/>
      <w:r w:rsidR="00B32862">
        <w:rPr>
          <w:rFonts w:cs="Times New Roman"/>
          <w:shd w:val="clear" w:color="auto" w:fill="FFFFFF"/>
        </w:rPr>
        <w:t>GeoDetector</w:t>
      </w:r>
      <w:proofErr w:type="spellEnd"/>
      <w:r w:rsidR="00B32862">
        <w:t xml:space="preserve"> model</w:t>
      </w:r>
    </w:p>
    <w:p w14:paraId="63CEA9A2" w14:textId="7A77C6DA" w:rsidR="00931BD4" w:rsidRDefault="0065470F" w:rsidP="00A17DAE">
      <w:pPr>
        <w:widowControl/>
        <w:ind w:firstLineChars="0" w:firstLine="420"/>
        <w:rPr>
          <w:rFonts w:cs="Times New Roman"/>
          <w:shd w:val="clear" w:color="auto" w:fill="FFFFFF"/>
        </w:rPr>
      </w:pPr>
      <w:r>
        <w:t xml:space="preserve">In general, </w:t>
      </w:r>
      <w:r>
        <w:rPr>
          <w:rFonts w:cs="Times New Roman"/>
          <w:shd w:val="clear" w:color="auto" w:fill="FFFFFF"/>
        </w:rPr>
        <w:t>s</w:t>
      </w:r>
      <w:r w:rsidR="00A17DAE" w:rsidRPr="000F350F">
        <w:rPr>
          <w:rFonts w:cs="Times New Roman"/>
          <w:shd w:val="clear" w:color="auto" w:fill="FFFFFF"/>
        </w:rPr>
        <w:t>ludge generation is mainly influenced by the economic level, industrial structure, social development, treatment technology</w:t>
      </w:r>
      <w:r w:rsidR="00A248AF">
        <w:rPr>
          <w:rFonts w:cs="Times New Roman"/>
          <w:shd w:val="clear" w:color="auto" w:fill="FFFFFF"/>
        </w:rPr>
        <w:t>,</w:t>
      </w:r>
      <w:r w:rsidR="00A17DAE" w:rsidRPr="000F350F">
        <w:rPr>
          <w:rFonts w:cs="Times New Roman"/>
          <w:shd w:val="clear" w:color="auto" w:fill="FFFFFF"/>
        </w:rPr>
        <w:t xml:space="preserve"> and food consumption structure. </w:t>
      </w:r>
      <w:r w:rsidR="00A17DAE">
        <w:rPr>
          <w:rFonts w:cs="Times New Roman"/>
          <w:shd w:val="clear" w:color="auto" w:fill="FFFFFF"/>
        </w:rPr>
        <w:t>W</w:t>
      </w:r>
      <w:r w:rsidR="00A17DAE" w:rsidRPr="000F350F">
        <w:rPr>
          <w:rFonts w:cs="Times New Roman"/>
          <w:shd w:val="clear" w:color="auto" w:fill="FFFFFF"/>
        </w:rPr>
        <w:t xml:space="preserve">e selected </w:t>
      </w:r>
      <w:r w:rsidR="00A17DAE">
        <w:rPr>
          <w:rFonts w:cs="Times New Roman"/>
          <w:shd w:val="clear" w:color="auto" w:fill="FFFFFF"/>
        </w:rPr>
        <w:t>nine</w:t>
      </w:r>
      <w:r w:rsidR="00A17DAE" w:rsidRPr="000F350F">
        <w:rPr>
          <w:rFonts w:cs="Times New Roman"/>
          <w:shd w:val="clear" w:color="auto" w:fill="FFFFFF"/>
        </w:rPr>
        <w:t xml:space="preserve"> indicators to explore </w:t>
      </w:r>
      <w:r w:rsidR="00DB50BE">
        <w:rPr>
          <w:rFonts w:cs="Times New Roman"/>
          <w:shd w:val="clear" w:color="auto" w:fill="FFFFFF"/>
        </w:rPr>
        <w:t xml:space="preserve">the extent </w:t>
      </w:r>
      <w:r w:rsidR="004D189F">
        <w:rPr>
          <w:rFonts w:cs="Times New Roman"/>
          <w:shd w:val="clear" w:color="auto" w:fill="FFFFFF"/>
        </w:rPr>
        <w:t xml:space="preserve">and the ranking </w:t>
      </w:r>
      <w:r w:rsidR="00DB50BE">
        <w:rPr>
          <w:rFonts w:cs="Times New Roman"/>
          <w:shd w:val="clear" w:color="auto" w:fill="FFFFFF"/>
        </w:rPr>
        <w:t xml:space="preserve">of the driving </w:t>
      </w:r>
      <w:proofErr w:type="gramStart"/>
      <w:r w:rsidR="00DB50BE">
        <w:rPr>
          <w:rFonts w:cs="Times New Roman"/>
          <w:shd w:val="clear" w:color="auto" w:fill="FFFFFF"/>
        </w:rPr>
        <w:t>forces</w:t>
      </w:r>
      <w:r w:rsidR="00A17DAE" w:rsidRPr="000F350F">
        <w:rPr>
          <w:rFonts w:cs="Times New Roman"/>
          <w:shd w:val="clear" w:color="auto" w:fill="FFFFFF"/>
        </w:rPr>
        <w:t>(</w:t>
      </w:r>
      <w:proofErr w:type="gramEnd"/>
      <w:r w:rsidR="00A17DAE" w:rsidRPr="007F54BB">
        <w:rPr>
          <w:rFonts w:cs="Times New Roman"/>
          <w:b/>
          <w:bCs/>
          <w:shd w:val="clear" w:color="auto" w:fill="FFFFFF"/>
        </w:rPr>
        <w:t>Table 2</w:t>
      </w:r>
      <w:r w:rsidR="00A17DAE" w:rsidRPr="000F350F">
        <w:rPr>
          <w:rFonts w:cs="Times New Roman"/>
          <w:shd w:val="clear" w:color="auto" w:fill="FFFFFF"/>
        </w:rPr>
        <w:t>).</w:t>
      </w:r>
      <w:r w:rsidR="00931BD4">
        <w:rPr>
          <w:rFonts w:cs="Times New Roman"/>
          <w:shd w:val="clear" w:color="auto" w:fill="FFFFFF"/>
        </w:rPr>
        <w:t xml:space="preserve"> These factors can be </w:t>
      </w:r>
      <w:r w:rsidR="0051086F">
        <w:rPr>
          <w:rFonts w:cs="Times New Roman"/>
          <w:shd w:val="clear" w:color="auto" w:fill="FFFFFF"/>
        </w:rPr>
        <w:t xml:space="preserve">classified </w:t>
      </w:r>
      <w:r w:rsidR="00C9653F">
        <w:rPr>
          <w:rFonts w:cs="Times New Roman"/>
          <w:shd w:val="clear" w:color="auto" w:fill="FFFFFF"/>
        </w:rPr>
        <w:t xml:space="preserve">into </w:t>
      </w:r>
      <w:r w:rsidR="00685D74">
        <w:rPr>
          <w:rFonts w:cs="Times New Roman"/>
          <w:shd w:val="clear" w:color="auto" w:fill="FFFFFF"/>
        </w:rPr>
        <w:t>four</w:t>
      </w:r>
      <w:r w:rsidR="0051086F">
        <w:rPr>
          <w:rFonts w:cs="Times New Roman"/>
          <w:shd w:val="clear" w:color="auto" w:fill="FFFFFF"/>
        </w:rPr>
        <w:t xml:space="preserve"> categories</w:t>
      </w:r>
      <w:r w:rsidR="00C52B08">
        <w:rPr>
          <w:rFonts w:cs="Times New Roman"/>
          <w:shd w:val="clear" w:color="auto" w:fill="FFFFFF"/>
        </w:rPr>
        <w:t xml:space="preserve">. The development of socioeconomic will stimulate the need </w:t>
      </w:r>
      <w:r w:rsidR="003C607C">
        <w:rPr>
          <w:rFonts w:cs="Times New Roman"/>
          <w:shd w:val="clear" w:color="auto" w:fill="FFFFFF"/>
        </w:rPr>
        <w:t>for</w:t>
      </w:r>
      <w:r w:rsidR="00C52B08">
        <w:rPr>
          <w:rFonts w:cs="Times New Roman"/>
          <w:shd w:val="clear" w:color="auto" w:fill="FFFFFF"/>
        </w:rPr>
        <w:t xml:space="preserve"> water use</w:t>
      </w:r>
      <w:r w:rsidR="003C607C">
        <w:rPr>
          <w:rFonts w:cs="Times New Roman"/>
          <w:shd w:val="clear" w:color="auto" w:fill="FFFFFF"/>
        </w:rPr>
        <w:t xml:space="preserve">, directly contributing to the growth of sludge </w:t>
      </w:r>
      <w:r w:rsidR="00617D0B">
        <w:rPr>
          <w:rFonts w:cs="Times New Roman"/>
          <w:shd w:val="clear" w:color="auto" w:fill="FFFFFF"/>
        </w:rPr>
        <w:t>generation</w:t>
      </w:r>
      <w:r w:rsidR="0029200A">
        <w:rPr>
          <w:rFonts w:cs="Times New Roman"/>
          <w:shd w:val="clear" w:color="auto" w:fill="FFFFFF"/>
        </w:rPr>
        <w:t xml:space="preserve"> </w:t>
      </w:r>
      <w:r w:rsidR="0029200A" w:rsidRPr="00C7111B">
        <w:rPr>
          <w:shd w:val="clear" w:color="auto" w:fill="FFFFFF"/>
        </w:rPr>
        <w:t>(</w:t>
      </w:r>
      <w:hyperlink w:anchor="l8" w:history="1">
        <w:r w:rsidR="0029200A" w:rsidRPr="00C7111B">
          <w:rPr>
            <w:rStyle w:val="af9"/>
            <w:u w:val="none"/>
            <w:shd w:val="clear" w:color="auto" w:fill="FFFFFF"/>
          </w:rPr>
          <w:t>Duarte et al., 2014</w:t>
        </w:r>
      </w:hyperlink>
      <w:r w:rsidR="0029200A" w:rsidRPr="00C7111B">
        <w:rPr>
          <w:shd w:val="clear" w:color="auto" w:fill="FFFFFF"/>
        </w:rPr>
        <w:t xml:space="preserve">; </w:t>
      </w:r>
      <w:hyperlink w:anchor="l9" w:history="1">
        <w:r w:rsidR="0029200A" w:rsidRPr="00C7111B">
          <w:rPr>
            <w:rStyle w:val="af9"/>
            <w:u w:val="none"/>
            <w:shd w:val="clear" w:color="auto" w:fill="FFFFFF"/>
          </w:rPr>
          <w:t>Kangkang et al., 2009</w:t>
        </w:r>
      </w:hyperlink>
      <w:r w:rsidR="002D79D7" w:rsidRPr="00C7111B">
        <w:rPr>
          <w:shd w:val="clear" w:color="auto" w:fill="FFFFFF"/>
        </w:rPr>
        <w:t xml:space="preserve">; </w:t>
      </w:r>
      <w:r w:rsidR="0029200A" w:rsidRPr="00C7111B">
        <w:rPr>
          <w:shd w:val="clear" w:color="auto" w:fill="FFFFFF"/>
        </w:rPr>
        <w:t xml:space="preserve"> </w:t>
      </w:r>
      <w:hyperlink w:anchor="l10" w:history="1">
        <w:r w:rsidR="0029200A" w:rsidRPr="00C7111B">
          <w:rPr>
            <w:rStyle w:val="af9"/>
            <w:u w:val="none"/>
            <w:shd w:val="clear" w:color="auto" w:fill="FFFFFF"/>
          </w:rPr>
          <w:t>Xu et al., 2019</w:t>
        </w:r>
      </w:hyperlink>
      <w:r w:rsidR="0029200A" w:rsidRPr="00C7111B">
        <w:rPr>
          <w:shd w:val="clear" w:color="auto" w:fill="FFFFFF"/>
        </w:rPr>
        <w:t>)</w:t>
      </w:r>
      <w:r w:rsidR="003C607C" w:rsidRPr="00C7111B">
        <w:rPr>
          <w:rFonts w:cs="Times New Roman"/>
          <w:shd w:val="clear" w:color="auto" w:fill="FFFFFF"/>
        </w:rPr>
        <w:t xml:space="preserve">. Urban form determines the wastewater collection area, its expansion will increase sludge </w:t>
      </w:r>
      <w:r w:rsidR="00617D0B" w:rsidRPr="00C7111B">
        <w:rPr>
          <w:rFonts w:cs="Times New Roman"/>
          <w:shd w:val="clear" w:color="auto" w:fill="FFFFFF"/>
        </w:rPr>
        <w:t>generation</w:t>
      </w:r>
      <w:r w:rsidR="003C607C" w:rsidRPr="00C7111B">
        <w:rPr>
          <w:rFonts w:cs="Times New Roman"/>
          <w:shd w:val="clear" w:color="auto" w:fill="FFFFFF"/>
        </w:rPr>
        <w:t xml:space="preserve">. Household lifestyle, especially food predilection will affect the </w:t>
      </w:r>
      <w:r w:rsidR="008A29FC">
        <w:rPr>
          <w:rFonts w:cs="Times New Roman"/>
          <w:shd w:val="clear" w:color="auto" w:fill="FFFFFF"/>
        </w:rPr>
        <w:t>GHG</w:t>
      </w:r>
      <w:r w:rsidR="003C607C" w:rsidRPr="00C7111B">
        <w:rPr>
          <w:rFonts w:cs="Times New Roman"/>
          <w:shd w:val="clear" w:color="auto" w:fill="FFFFFF"/>
        </w:rPr>
        <w:t xml:space="preserve"> emission to wastewater, leading to the increase of sludge contents</w:t>
      </w:r>
      <w:r w:rsidR="0029200A" w:rsidRPr="00C7111B">
        <w:rPr>
          <w:rFonts w:cs="Times New Roman"/>
          <w:shd w:val="clear" w:color="auto" w:fill="FFFFFF"/>
        </w:rPr>
        <w:t xml:space="preserve"> (</w:t>
      </w:r>
      <w:hyperlink w:anchor="l13" w:history="1">
        <w:r w:rsidR="0029200A" w:rsidRPr="00C7111B">
          <w:rPr>
            <w:rStyle w:val="af9"/>
            <w:u w:val="none"/>
            <w:shd w:val="clear" w:color="auto" w:fill="FFFFFF"/>
          </w:rPr>
          <w:t>Xiao et al., 2020</w:t>
        </w:r>
      </w:hyperlink>
      <w:r w:rsidR="0029200A" w:rsidRPr="00C7111B">
        <w:rPr>
          <w:rFonts w:cs="Times New Roman"/>
          <w:shd w:val="clear" w:color="auto" w:fill="FFFFFF"/>
        </w:rPr>
        <w:t>)</w:t>
      </w:r>
      <w:r w:rsidR="003C607C" w:rsidRPr="00C7111B">
        <w:rPr>
          <w:rFonts w:cs="Times New Roman"/>
          <w:shd w:val="clear" w:color="auto" w:fill="FFFFFF"/>
        </w:rPr>
        <w:t xml:space="preserve">. </w:t>
      </w:r>
      <w:r w:rsidR="0029200A" w:rsidRPr="00C7111B">
        <w:rPr>
          <w:shd w:val="clear" w:color="auto" w:fill="FFFFFF"/>
        </w:rPr>
        <w:t>In the process of wastewater t</w:t>
      </w:r>
      <w:r w:rsidR="00931BD4" w:rsidRPr="00C7111B">
        <w:rPr>
          <w:shd w:val="clear" w:color="auto" w:fill="FFFFFF"/>
        </w:rPr>
        <w:t>reatment</w:t>
      </w:r>
      <w:r w:rsidR="0029200A" w:rsidRPr="00C7111B">
        <w:rPr>
          <w:shd w:val="clear" w:color="auto" w:fill="FFFFFF"/>
        </w:rPr>
        <w:t>, different</w:t>
      </w:r>
      <w:r w:rsidR="00931BD4" w:rsidRPr="00C7111B">
        <w:rPr>
          <w:shd w:val="clear" w:color="auto" w:fill="FFFFFF"/>
        </w:rPr>
        <w:t xml:space="preserve"> technology</w:t>
      </w:r>
      <w:r w:rsidR="0029200A" w:rsidRPr="00C7111B">
        <w:rPr>
          <w:shd w:val="clear" w:color="auto" w:fill="FFFFFF"/>
        </w:rPr>
        <w:t xml:space="preserve"> contributes to </w:t>
      </w:r>
      <w:r w:rsidR="007F54BB">
        <w:rPr>
          <w:shd w:val="clear" w:color="auto" w:fill="FFFFFF"/>
        </w:rPr>
        <w:t xml:space="preserve">a </w:t>
      </w:r>
      <w:r w:rsidR="0029200A" w:rsidRPr="00C7111B">
        <w:rPr>
          <w:shd w:val="clear" w:color="auto" w:fill="FFFFFF"/>
        </w:rPr>
        <w:t xml:space="preserve">different level of sludge </w:t>
      </w:r>
      <w:r w:rsidR="00617D0B" w:rsidRPr="00C7111B">
        <w:rPr>
          <w:shd w:val="clear" w:color="auto" w:fill="FFFFFF"/>
        </w:rPr>
        <w:t>generation</w:t>
      </w:r>
      <w:r w:rsidR="0029200A" w:rsidRPr="00C7111B">
        <w:rPr>
          <w:shd w:val="clear" w:color="auto" w:fill="FFFFFF"/>
        </w:rPr>
        <w:t xml:space="preserve"> rate.</w:t>
      </w:r>
      <w:r w:rsidR="00931BD4" w:rsidRPr="00C7111B">
        <w:rPr>
          <w:shd w:val="clear" w:color="auto" w:fill="FFFFFF"/>
        </w:rPr>
        <w:t xml:space="preserve"> (</w:t>
      </w:r>
      <w:proofErr w:type="spellStart"/>
      <w:r w:rsidR="004D677C">
        <w:fldChar w:fldCharType="begin"/>
      </w:r>
      <w:r w:rsidR="004D677C">
        <w:instrText xml:space="preserve"> HYPERLINK \l "l4" </w:instrText>
      </w:r>
      <w:r w:rsidR="004D677C">
        <w:fldChar w:fldCharType="separate"/>
      </w:r>
      <w:r w:rsidR="00931BD4" w:rsidRPr="00C7111B">
        <w:rPr>
          <w:rStyle w:val="af9"/>
        </w:rPr>
        <w:t>Jin</w:t>
      </w:r>
      <w:proofErr w:type="spellEnd"/>
      <w:r w:rsidR="00931BD4" w:rsidRPr="00C7111B">
        <w:rPr>
          <w:rStyle w:val="af9"/>
        </w:rPr>
        <w:t xml:space="preserve"> et al., 2014</w:t>
      </w:r>
      <w:r w:rsidR="004D677C">
        <w:rPr>
          <w:rStyle w:val="af9"/>
        </w:rPr>
        <w:fldChar w:fldCharType="end"/>
      </w:r>
      <w:r w:rsidR="00C7111B">
        <w:rPr>
          <w:shd w:val="clear" w:color="auto" w:fill="FFFFFF"/>
        </w:rPr>
        <w:t>)</w:t>
      </w:r>
    </w:p>
    <w:p w14:paraId="1B54FCEC" w14:textId="3268AC12" w:rsidR="00A17DAE" w:rsidRPr="000F350F" w:rsidRDefault="007850E7" w:rsidP="00A17DAE">
      <w:pPr>
        <w:widowControl/>
        <w:ind w:firstLineChars="0" w:firstLine="420"/>
        <w:rPr>
          <w:rFonts w:cs="Times New Roman"/>
          <w:shd w:val="clear" w:color="auto" w:fill="FFFFFF"/>
        </w:rPr>
      </w:pPr>
      <w:r>
        <w:rPr>
          <w:rFonts w:cs="Times New Roman"/>
          <w:shd w:val="clear" w:color="auto" w:fill="FFFFFF"/>
        </w:rPr>
        <w:t>In view of the significant</w:t>
      </w:r>
      <w:r w:rsidRPr="000F350F">
        <w:rPr>
          <w:rFonts w:cs="Times New Roman"/>
          <w:shd w:val="clear" w:color="auto" w:fill="FFFFFF"/>
        </w:rPr>
        <w:t xml:space="preserve"> </w:t>
      </w:r>
      <w:r w:rsidR="00A17DAE" w:rsidRPr="000F350F">
        <w:rPr>
          <w:rFonts w:cs="Times New Roman"/>
          <w:shd w:val="clear" w:color="auto" w:fill="FFFFFF"/>
        </w:rPr>
        <w:t xml:space="preserve">spatial variation of sludge generation in China, </w:t>
      </w:r>
      <w:r w:rsidR="00346E24">
        <w:rPr>
          <w:rFonts w:cs="Times New Roman"/>
          <w:shd w:val="clear" w:color="auto" w:fill="FFFFFF"/>
        </w:rPr>
        <w:t xml:space="preserve">we used a </w:t>
      </w:r>
      <w:proofErr w:type="spellStart"/>
      <w:r w:rsidR="00346E24">
        <w:rPr>
          <w:rFonts w:cs="Times New Roman"/>
          <w:shd w:val="clear" w:color="auto" w:fill="FFFFFF"/>
        </w:rPr>
        <w:t>GeoDetector</w:t>
      </w:r>
      <w:proofErr w:type="spellEnd"/>
      <w:r w:rsidR="00346E24">
        <w:rPr>
          <w:rFonts w:cs="Times New Roman"/>
          <w:shd w:val="clear" w:color="auto" w:fill="FFFFFF"/>
        </w:rPr>
        <w:t xml:space="preserve"> model</w:t>
      </w:r>
      <w:r w:rsidR="00A17DAE" w:rsidRPr="000F350F">
        <w:rPr>
          <w:rFonts w:cs="Times New Roman"/>
          <w:shd w:val="clear" w:color="auto" w:fill="FFFFFF"/>
        </w:rPr>
        <w:t xml:space="preserve"> to explore the spatial heterogeneity of different sludge influencing factors and the degree of influence on sludge </w:t>
      </w:r>
      <w:r w:rsidR="00617D0B">
        <w:rPr>
          <w:rFonts w:cs="Times New Roman"/>
          <w:shd w:val="clear" w:color="auto" w:fill="FFFFFF"/>
        </w:rPr>
        <w:t>generation</w:t>
      </w:r>
      <w:r w:rsidR="00A17DAE" w:rsidRPr="000F350F">
        <w:rPr>
          <w:rFonts w:cs="Times New Roman"/>
          <w:shd w:val="clear" w:color="auto" w:fill="FFFFFF"/>
        </w:rPr>
        <w:t xml:space="preserve">. </w:t>
      </w:r>
      <w:r w:rsidR="007F54BB">
        <w:rPr>
          <w:rFonts w:cs="Times New Roman"/>
          <w:shd w:val="clear" w:color="auto" w:fill="FFFFFF"/>
        </w:rPr>
        <w:t>The Factor</w:t>
      </w:r>
      <w:r w:rsidR="00A17DAE" w:rsidRPr="000F350F">
        <w:rPr>
          <w:rFonts w:cs="Times New Roman"/>
          <w:shd w:val="clear" w:color="auto" w:fill="FFFFFF"/>
        </w:rPr>
        <w:t xml:space="preserve"> </w:t>
      </w:r>
      <w:r w:rsidR="007F54BB">
        <w:rPr>
          <w:rFonts w:cs="Times New Roman"/>
          <w:shd w:val="clear" w:color="auto" w:fill="FFFFFF"/>
        </w:rPr>
        <w:t>D</w:t>
      </w:r>
      <w:r w:rsidR="00A17DAE" w:rsidRPr="000F350F">
        <w:rPr>
          <w:rFonts w:cs="Times New Roman"/>
          <w:shd w:val="clear" w:color="auto" w:fill="FFFFFF"/>
        </w:rPr>
        <w:t>etector is measured by q-statistics as follows:</w:t>
      </w:r>
    </w:p>
    <w:p w14:paraId="2677ADF5" w14:textId="05F77F10" w:rsidR="00A17DAE" w:rsidRPr="000F350F" w:rsidRDefault="00A17DAE" w:rsidP="00A17DAE">
      <w:pPr>
        <w:tabs>
          <w:tab w:val="center" w:pos="4200"/>
          <w:tab w:val="right" w:pos="8400"/>
        </w:tabs>
        <w:ind w:firstLine="480"/>
        <w:jc w:val="center"/>
        <w:rPr>
          <w:rFonts w:ascii="宋体" w:hAnsi="宋体" w:cs="宋体"/>
          <w:kern w:val="0"/>
        </w:rPr>
      </w:pPr>
      <w:r w:rsidRPr="000F350F">
        <w:rPr>
          <w:rFonts w:ascii="宋体" w:hAnsi="宋体" w:cs="宋体" w:hint="eastAsia"/>
          <w:kern w:val="0"/>
        </w:rPr>
        <w:tab/>
      </w:r>
      <m:oMath>
        <m:r>
          <m:rPr>
            <m:sty m:val="p"/>
          </m:rPr>
          <w:rPr>
            <w:rFonts w:ascii="Cambria Math" w:hAnsi="Cambria Math" w:cs="宋体"/>
            <w:kern w:val="0"/>
          </w:rPr>
          <m:t>q</m:t>
        </m:r>
        <m:r>
          <w:rPr>
            <w:rFonts w:ascii="Cambria Math" w:hAnsi="Cambria Math" w:cs="宋体"/>
            <w:kern w:val="0"/>
          </w:rPr>
          <m:t>=1-</m:t>
        </m:r>
        <m:f>
          <m:fPr>
            <m:ctrlPr>
              <w:rPr>
                <w:rFonts w:ascii="Cambria Math" w:hAnsi="Cambria Math" w:cs="宋体"/>
                <w:szCs w:val="24"/>
              </w:rPr>
            </m:ctrlPr>
          </m:fPr>
          <m:num>
            <m:nary>
              <m:naryPr>
                <m:chr m:val="∑"/>
                <m:ctrlPr>
                  <w:rPr>
                    <w:rFonts w:ascii="Cambria Math" w:hAnsi="Cambria Math" w:cs="宋体"/>
                    <w:kern w:val="0"/>
                  </w:rPr>
                </m:ctrlPr>
              </m:naryPr>
              <m:sub>
                <m:r>
                  <w:rPr>
                    <w:rFonts w:ascii="Cambria Math" w:hAnsi="Cambria Math" w:cs="宋体"/>
                    <w:kern w:val="0"/>
                  </w:rPr>
                  <m:t>h=1</m:t>
                </m:r>
                <m:ctrlPr>
                  <w:rPr>
                    <w:rFonts w:ascii="Cambria Math" w:hAnsi="Cambria Math" w:cs="宋体"/>
                    <w:i/>
                    <w:szCs w:val="24"/>
                  </w:rPr>
                </m:ctrlPr>
              </m:sub>
              <m:sup>
                <m:r>
                  <w:rPr>
                    <w:rFonts w:ascii="Cambria Math" w:hAnsi="Cambria Math" w:cs="宋体"/>
                    <w:kern w:val="0"/>
                  </w:rPr>
                  <m:t>L</m:t>
                </m:r>
                <m:ctrlPr>
                  <w:rPr>
                    <w:rFonts w:ascii="Cambria Math" w:hAnsi="Cambria Math" w:cs="宋体"/>
                    <w:i/>
                    <w:szCs w:val="24"/>
                  </w:rPr>
                </m:ctrlPr>
              </m:sup>
              <m:e>
                <m:sSub>
                  <m:sSubPr>
                    <m:ctrlPr>
                      <w:rPr>
                        <w:rFonts w:ascii="Cambria Math" w:hAnsi="Cambria Math" w:cs="宋体"/>
                        <w:i/>
                        <w:szCs w:val="24"/>
                      </w:rPr>
                    </m:ctrlPr>
                  </m:sSubPr>
                  <m:e>
                    <m:r>
                      <w:rPr>
                        <w:rFonts w:ascii="Cambria Math" w:hAnsi="Cambria Math" w:cs="宋体"/>
                        <w:kern w:val="0"/>
                      </w:rPr>
                      <m:t>N</m:t>
                    </m:r>
                  </m:e>
                  <m:sub>
                    <m:r>
                      <w:rPr>
                        <w:rFonts w:ascii="Cambria Math" w:hAnsi="Cambria Math" w:cs="宋体"/>
                        <w:kern w:val="0"/>
                      </w:rPr>
                      <m:t>h</m:t>
                    </m:r>
                  </m:sub>
                </m:sSub>
                <m:sSubSup>
                  <m:sSubSupPr>
                    <m:ctrlPr>
                      <w:rPr>
                        <w:rFonts w:ascii="Cambria Math" w:hAnsi="Cambria Math" w:cs="宋体"/>
                        <w:i/>
                        <w:szCs w:val="24"/>
                      </w:rPr>
                    </m:ctrlPr>
                  </m:sSubSupPr>
                  <m:e>
                    <m:r>
                      <m:rPr>
                        <m:sty m:val="p"/>
                      </m:rPr>
                      <w:rPr>
                        <w:rFonts w:ascii="Cambria Math" w:hAnsi="Cambria Math" w:cs="宋体"/>
                        <w:kern w:val="0"/>
                      </w:rPr>
                      <m:t>σ</m:t>
                    </m:r>
                    <m:ctrlPr>
                      <w:rPr>
                        <w:rFonts w:ascii="Cambria Math" w:hAnsi="Cambria Math" w:cs="宋体"/>
                        <w:kern w:val="0"/>
                      </w:rPr>
                    </m:ctrlPr>
                  </m:e>
                  <m:sub>
                    <m:r>
                      <w:rPr>
                        <w:rFonts w:ascii="Cambria Math" w:hAnsi="Cambria Math" w:cs="宋体"/>
                        <w:kern w:val="0"/>
                      </w:rPr>
                      <m:t>h</m:t>
                    </m:r>
                  </m:sub>
                  <m:sup>
                    <m:r>
                      <w:rPr>
                        <w:rFonts w:ascii="Cambria Math" w:hAnsi="Cambria Math" w:cs="宋体"/>
                        <w:kern w:val="0"/>
                      </w:rPr>
                      <m:t>2</m:t>
                    </m:r>
                  </m:sup>
                </m:sSubSup>
                <m:ctrlPr>
                  <w:rPr>
                    <w:rFonts w:ascii="Cambria Math" w:hAnsi="Cambria Math" w:cs="宋体"/>
                    <w:i/>
                    <w:szCs w:val="24"/>
                  </w:rPr>
                </m:ctrlPr>
              </m:e>
            </m:nary>
          </m:num>
          <m:den>
            <m:r>
              <w:rPr>
                <w:rFonts w:ascii="Cambria Math" w:hAnsi="Cambria Math" w:cs="宋体"/>
                <w:kern w:val="0"/>
              </w:rPr>
              <m:t>N</m:t>
            </m:r>
            <m:sSup>
              <m:sSupPr>
                <m:ctrlPr>
                  <w:rPr>
                    <w:rFonts w:ascii="Cambria Math" w:hAnsi="Cambria Math" w:cs="宋体"/>
                    <w:i/>
                    <w:szCs w:val="24"/>
                  </w:rPr>
                </m:ctrlPr>
              </m:sSupPr>
              <m:e>
                <m:r>
                  <m:rPr>
                    <m:sty m:val="p"/>
                  </m:rPr>
                  <w:rPr>
                    <w:rFonts w:ascii="Cambria Math" w:hAnsi="Cambria Math" w:cs="宋体"/>
                    <w:kern w:val="0"/>
                  </w:rPr>
                  <m:t>σ</m:t>
                </m:r>
                <m:ctrlPr>
                  <w:rPr>
                    <w:rFonts w:ascii="Cambria Math" w:hAnsi="Cambria Math" w:cs="宋体"/>
                    <w:kern w:val="0"/>
                  </w:rPr>
                </m:ctrlPr>
              </m:e>
              <m:sup>
                <m:r>
                  <w:rPr>
                    <w:rFonts w:ascii="Cambria Math" w:hAnsi="Cambria Math" w:cs="宋体"/>
                    <w:kern w:val="0"/>
                  </w:rPr>
                  <m:t>2</m:t>
                </m:r>
              </m:sup>
            </m:sSup>
          </m:den>
        </m:f>
      </m:oMath>
      <w:r w:rsidRPr="000F350F">
        <w:rPr>
          <w:rFonts w:ascii="宋体" w:hAnsi="宋体" w:cs="宋体" w:hint="eastAsia"/>
          <w:kern w:val="0"/>
        </w:rPr>
        <w:tab/>
      </w:r>
      <w:r w:rsidR="00346E24">
        <w:rPr>
          <w:rFonts w:ascii="Cambria Math" w:hAnsi="Cambria Math" w:cs="宋体"/>
          <w:kern w:val="0"/>
        </w:rPr>
        <w:t>(2)</w:t>
      </w:r>
    </w:p>
    <w:p w14:paraId="7D863E92" w14:textId="47887A78" w:rsidR="000C1204" w:rsidRDefault="00A17DAE" w:rsidP="00A17DAE">
      <w:pPr>
        <w:widowControl/>
        <w:ind w:firstLineChars="0" w:firstLine="0"/>
        <w:rPr>
          <w:rFonts w:cs="Times New Roman"/>
          <w:shd w:val="clear" w:color="auto" w:fill="FFFFFF"/>
        </w:rPr>
      </w:pPr>
      <w:r w:rsidRPr="000F350F">
        <w:rPr>
          <w:rFonts w:cs="Times New Roman"/>
          <w:shd w:val="clear" w:color="auto" w:fill="FFFFFF"/>
        </w:rPr>
        <w:t xml:space="preserve">Where </w:t>
      </w:r>
      <m:oMath>
        <m:r>
          <w:rPr>
            <w:rFonts w:ascii="Cambria Math" w:hAnsi="Cambria Math" w:cs="Times New Roman"/>
            <w:shd w:val="clear" w:color="auto" w:fill="FFFFFF"/>
          </w:rPr>
          <m:t>h</m:t>
        </m:r>
        <m:r>
          <m:rPr>
            <m:sty m:val="p"/>
          </m:rPr>
          <w:rPr>
            <w:rFonts w:ascii="Cambria Math" w:hAnsi="Cambria Math" w:cs="Times New Roman"/>
            <w:shd w:val="clear" w:color="auto" w:fill="FFFFFF"/>
          </w:rPr>
          <m:t>=1,...,</m:t>
        </m:r>
        <m:r>
          <w:rPr>
            <w:rFonts w:ascii="Cambria Math" w:hAnsi="Cambria Math" w:cs="Times New Roman"/>
            <w:shd w:val="clear" w:color="auto" w:fill="FFFFFF"/>
          </w:rPr>
          <m:t>L</m:t>
        </m:r>
      </m:oMath>
      <w:r w:rsidRPr="000F350F">
        <w:rPr>
          <w:rFonts w:cs="Times New Roman" w:hint="eastAsia"/>
          <w:shd w:val="clear" w:color="auto" w:fill="FFFFFF"/>
        </w:rPr>
        <w:t xml:space="preserve"> </w:t>
      </w:r>
      <w:r w:rsidRPr="000F350F">
        <w:rPr>
          <w:rFonts w:cs="Times New Roman"/>
          <w:shd w:val="clear" w:color="auto" w:fill="FFFFFF"/>
        </w:rPr>
        <w:t xml:space="preserve">is the strata of </w:t>
      </w:r>
      <m:oMath>
        <m:r>
          <w:rPr>
            <w:rFonts w:ascii="Cambria Math" w:hAnsi="Cambria Math" w:cs="Times New Roman"/>
            <w:shd w:val="clear" w:color="auto" w:fill="FFFFFF"/>
          </w:rPr>
          <m:t>Y</m:t>
        </m:r>
      </m:oMath>
      <w:r w:rsidRPr="000F350F">
        <w:rPr>
          <w:rFonts w:cs="Times New Roman" w:hint="eastAsia"/>
          <w:shd w:val="clear" w:color="auto" w:fill="FFFFFF"/>
        </w:rPr>
        <w:t xml:space="preserve"> </w:t>
      </w:r>
      <w:r w:rsidRPr="000F350F">
        <w:rPr>
          <w:rFonts w:cs="Times New Roman"/>
          <w:shd w:val="clear" w:color="auto" w:fill="FFFFFF"/>
        </w:rPr>
        <w:t xml:space="preserve">or </w:t>
      </w:r>
      <m:oMath>
        <m:r>
          <w:rPr>
            <w:rFonts w:ascii="Cambria Math" w:hAnsi="Cambria Math" w:cs="Times New Roman"/>
            <w:shd w:val="clear" w:color="auto" w:fill="FFFFFF"/>
          </w:rPr>
          <m:t>X</m:t>
        </m:r>
      </m:oMath>
      <w:r w:rsidRPr="000F350F">
        <w:rPr>
          <w:rFonts w:cs="Times New Roman" w:hint="eastAsia"/>
          <w:shd w:val="clear" w:color="auto" w:fill="FFFFFF"/>
        </w:rPr>
        <w:t>;</w:t>
      </w:r>
      <w:r w:rsidRPr="000F350F">
        <w:rPr>
          <w:rFonts w:cs="Times New Roman"/>
          <w:shd w:val="clear" w:color="auto" w:fill="FFFFFF"/>
        </w:rPr>
        <w:t xml:space="preserve"> </w:t>
      </w:r>
      <m:oMath>
        <m:r>
          <w:rPr>
            <w:rFonts w:ascii="Cambria Math" w:hAnsi="Cambria Math" w:cs="Times New Roman"/>
            <w:shd w:val="clear" w:color="auto" w:fill="FFFFFF"/>
          </w:rPr>
          <m:t>N</m:t>
        </m:r>
      </m:oMath>
      <w:r w:rsidRPr="000F350F">
        <w:rPr>
          <w:rFonts w:cs="Times New Roman" w:hint="eastAsia"/>
          <w:shd w:val="clear" w:color="auto" w:fill="FFFFFF"/>
        </w:rPr>
        <w:t xml:space="preserve"> </w:t>
      </w:r>
      <w:r w:rsidRPr="000F350F">
        <w:rPr>
          <w:rFonts w:cs="Times New Roman"/>
          <w:shd w:val="clear" w:color="auto" w:fill="FFFFFF"/>
        </w:rPr>
        <w:t xml:space="preserve">and </w:t>
      </w:r>
      <m:oMath>
        <m:sSub>
          <m:sSubPr>
            <m:ctrlPr>
              <w:rPr>
                <w:rFonts w:ascii="Cambria Math" w:hAnsi="Cambria Math" w:cs="Times New Roman"/>
                <w:shd w:val="clear" w:color="auto" w:fill="FFFFFF"/>
              </w:rPr>
            </m:ctrlPr>
          </m:sSubPr>
          <m:e>
            <m:r>
              <w:rPr>
                <w:rFonts w:ascii="Cambria Math" w:hAnsi="Cambria Math" w:cs="Times New Roman"/>
                <w:shd w:val="clear" w:color="auto" w:fill="FFFFFF"/>
              </w:rPr>
              <m:t>N</m:t>
            </m:r>
          </m:e>
          <m:sub>
            <m:r>
              <w:rPr>
                <w:rFonts w:ascii="Cambria Math" w:hAnsi="Cambria Math" w:cs="Times New Roman"/>
                <w:shd w:val="clear" w:color="auto" w:fill="FFFFFF"/>
              </w:rPr>
              <m:t>h</m:t>
            </m:r>
          </m:sub>
        </m:sSub>
      </m:oMath>
      <w:r w:rsidRPr="000F350F">
        <w:rPr>
          <w:rFonts w:cs="Times New Roman" w:hint="eastAsia"/>
          <w:shd w:val="clear" w:color="auto" w:fill="FFFFFF"/>
        </w:rPr>
        <w:t xml:space="preserve"> </w:t>
      </w:r>
      <w:r w:rsidRPr="000F350F">
        <w:rPr>
          <w:rFonts w:cs="Times New Roman"/>
          <w:shd w:val="clear" w:color="auto" w:fill="FFFFFF"/>
        </w:rPr>
        <w:t xml:space="preserve">are the number of units of whole strata and stratum </w:t>
      </w:r>
      <m:oMath>
        <m:r>
          <w:rPr>
            <w:rFonts w:ascii="Cambria Math" w:hAnsi="Cambria Math" w:cs="Times New Roman"/>
            <w:shd w:val="clear" w:color="auto" w:fill="FFFFFF"/>
          </w:rPr>
          <m:t>h</m:t>
        </m:r>
      </m:oMath>
      <w:r w:rsidRPr="000F350F">
        <w:rPr>
          <w:rFonts w:cs="Times New Roman" w:hint="eastAsia"/>
          <w:shd w:val="clear" w:color="auto" w:fill="FFFFFF"/>
        </w:rPr>
        <w:t xml:space="preserve"> </w:t>
      </w:r>
      <w:r w:rsidRPr="000F350F">
        <w:rPr>
          <w:rFonts w:cs="Times New Roman"/>
          <w:shd w:val="clear" w:color="auto" w:fill="FFFFFF"/>
        </w:rPr>
        <w:t xml:space="preserve">respectively; </w:t>
      </w:r>
      <m:oMath>
        <m:sSup>
          <m:sSupPr>
            <m:ctrlPr>
              <w:rPr>
                <w:rFonts w:ascii="Cambria Math" w:hAnsi="Cambria Math" w:cs="Times New Roman"/>
                <w:shd w:val="clear" w:color="auto" w:fill="FFFFFF"/>
              </w:rPr>
            </m:ctrlPr>
          </m:sSupPr>
          <m:e>
            <m:r>
              <w:rPr>
                <w:rFonts w:ascii="Cambria Math" w:hAnsi="Cambria Math" w:cs="Times New Roman"/>
                <w:shd w:val="clear" w:color="auto" w:fill="FFFFFF"/>
              </w:rPr>
              <m:t>σ</m:t>
            </m:r>
          </m:e>
          <m:sup>
            <m:r>
              <m:rPr>
                <m:sty m:val="p"/>
              </m:rPr>
              <w:rPr>
                <w:rFonts w:ascii="Cambria Math" w:hAnsi="Cambria Math" w:cs="Times New Roman"/>
                <w:shd w:val="clear" w:color="auto" w:fill="FFFFFF"/>
              </w:rPr>
              <m:t>2</m:t>
            </m:r>
          </m:sup>
        </m:sSup>
      </m:oMath>
      <w:r w:rsidRPr="000F350F">
        <w:rPr>
          <w:rFonts w:cs="Times New Roman" w:hint="eastAsia"/>
          <w:shd w:val="clear" w:color="auto" w:fill="FFFFFF"/>
        </w:rPr>
        <w:t xml:space="preserve"> </w:t>
      </w:r>
      <w:r w:rsidRPr="000F350F">
        <w:rPr>
          <w:rFonts w:cs="Times New Roman"/>
          <w:shd w:val="clear" w:color="auto" w:fill="FFFFFF"/>
        </w:rPr>
        <w:t xml:space="preserve">and </w:t>
      </w:r>
      <m:oMath>
        <m:sSubSup>
          <m:sSubSupPr>
            <m:ctrlPr>
              <w:rPr>
                <w:rFonts w:ascii="Cambria Math" w:hAnsi="Cambria Math" w:cs="Times New Roman"/>
                <w:shd w:val="clear" w:color="auto" w:fill="FFFFFF"/>
              </w:rPr>
            </m:ctrlPr>
          </m:sSubSupPr>
          <m:e>
            <m:r>
              <w:rPr>
                <w:rFonts w:ascii="Cambria Math" w:hAnsi="Cambria Math" w:cs="Times New Roman"/>
                <w:shd w:val="clear" w:color="auto" w:fill="FFFFFF"/>
              </w:rPr>
              <m:t>σ</m:t>
            </m:r>
          </m:e>
          <m:sub>
            <m:r>
              <w:rPr>
                <w:rFonts w:ascii="Cambria Math" w:hAnsi="Cambria Math" w:cs="Times New Roman"/>
                <w:shd w:val="clear" w:color="auto" w:fill="FFFFFF"/>
              </w:rPr>
              <m:t>h</m:t>
            </m:r>
          </m:sub>
          <m:sup>
            <m:r>
              <m:rPr>
                <m:sty m:val="p"/>
              </m:rPr>
              <w:rPr>
                <w:rFonts w:ascii="Cambria Math" w:hAnsi="Cambria Math" w:cs="Times New Roman"/>
                <w:shd w:val="clear" w:color="auto" w:fill="FFFFFF"/>
              </w:rPr>
              <m:t>2</m:t>
            </m:r>
          </m:sup>
        </m:sSubSup>
      </m:oMath>
      <w:r w:rsidRPr="000F350F">
        <w:rPr>
          <w:rFonts w:cs="Times New Roman" w:hint="eastAsia"/>
          <w:shd w:val="clear" w:color="auto" w:fill="FFFFFF"/>
        </w:rPr>
        <w:t xml:space="preserve"> </w:t>
      </w:r>
      <w:r w:rsidRPr="000F350F">
        <w:rPr>
          <w:rFonts w:cs="Times New Roman"/>
          <w:shd w:val="clear" w:color="auto" w:fill="FFFFFF"/>
        </w:rPr>
        <w:t xml:space="preserve">are the variance in whole strata and </w:t>
      </w:r>
      <w:r w:rsidRPr="000F350F">
        <w:rPr>
          <w:rFonts w:cs="Times New Roman"/>
          <w:shd w:val="clear" w:color="auto" w:fill="FFFFFF"/>
        </w:rPr>
        <w:lastRenderedPageBreak/>
        <w:t xml:space="preserve">stratum </w:t>
      </w:r>
      <m:oMath>
        <m:r>
          <w:rPr>
            <w:rFonts w:ascii="Cambria Math" w:hAnsi="Cambria Math" w:cs="Times New Roman"/>
            <w:shd w:val="clear" w:color="auto" w:fill="FFFFFF"/>
          </w:rPr>
          <m:t>h</m:t>
        </m:r>
      </m:oMath>
      <w:r w:rsidRPr="000F350F">
        <w:rPr>
          <w:rFonts w:cs="Times New Roman" w:hint="eastAsia"/>
          <w:shd w:val="clear" w:color="auto" w:fill="FFFFFF"/>
        </w:rPr>
        <w:t xml:space="preserve"> </w:t>
      </w:r>
      <w:r w:rsidRPr="000F350F">
        <w:rPr>
          <w:rFonts w:cs="Times New Roman"/>
          <w:shd w:val="clear" w:color="auto" w:fill="FFFFFF"/>
        </w:rPr>
        <w:t xml:space="preserve">respectively. For </w:t>
      </w:r>
      <m:oMath>
        <m:r>
          <m:rPr>
            <m:sty m:val="p"/>
          </m:rPr>
          <w:rPr>
            <w:rFonts w:ascii="Cambria Math" w:hAnsi="Cambria Math" w:cs="Times New Roman"/>
            <w:shd w:val="clear" w:color="auto" w:fill="FFFFFF"/>
          </w:rPr>
          <m:t>q∈[0,1]</m:t>
        </m:r>
      </m:oMath>
      <w:r w:rsidRPr="000F350F">
        <w:rPr>
          <w:rFonts w:cs="Times New Roman"/>
          <w:shd w:val="clear" w:color="auto" w:fill="FFFFFF"/>
        </w:rPr>
        <w:t xml:space="preserve">, a higher value of q indicates a stronger spatially stratified heterogeneity of Y. The significance of </w:t>
      </w:r>
      <w:r>
        <w:rPr>
          <w:rFonts w:cs="Times New Roman"/>
          <w:shd w:val="clear" w:color="auto" w:fill="FFFFFF"/>
        </w:rPr>
        <w:t xml:space="preserve">the </w:t>
      </w:r>
      <w:r w:rsidRPr="000F350F">
        <w:rPr>
          <w:rFonts w:cs="Times New Roman"/>
          <w:shd w:val="clear" w:color="auto" w:fill="FFFFFF"/>
        </w:rPr>
        <w:t>q value was determined by</w:t>
      </w:r>
      <w:r>
        <w:rPr>
          <w:rFonts w:cs="Times New Roman"/>
          <w:shd w:val="clear" w:color="auto" w:fill="FFFFFF"/>
        </w:rPr>
        <w:t xml:space="preserve"> an</w:t>
      </w:r>
      <w:r w:rsidRPr="000F350F">
        <w:rPr>
          <w:rFonts w:cs="Times New Roman"/>
          <w:shd w:val="clear" w:color="auto" w:fill="FFFFFF"/>
        </w:rPr>
        <w:t xml:space="preserve"> F-test</w:t>
      </w:r>
      <w:r w:rsidR="00560786" w:rsidRPr="00A877AA">
        <w:t xml:space="preserve"> </w:t>
      </w:r>
      <w:hyperlink w:anchor="wang2017geodetector" w:history="1">
        <w:r w:rsidR="00560786" w:rsidRPr="00A877AA">
          <w:rPr>
            <w:rStyle w:val="af9"/>
            <w:u w:val="none"/>
          </w:rPr>
          <w:t>Wang et al., 2017</w:t>
        </w:r>
      </w:hyperlink>
      <w:r w:rsidRPr="000F350F">
        <w:rPr>
          <w:rFonts w:cs="Times New Roman"/>
          <w:shd w:val="clear" w:color="auto" w:fill="FFFFFF"/>
        </w:rPr>
        <w:t>.</w:t>
      </w:r>
    </w:p>
    <w:p w14:paraId="77FB6E96" w14:textId="02D23EB1" w:rsidR="007F40BE" w:rsidRPr="00A17DAE" w:rsidRDefault="007F40BE" w:rsidP="00A1789D">
      <w:pPr>
        <w:widowControl/>
        <w:spacing w:line="240" w:lineRule="auto"/>
        <w:ind w:firstLineChars="0" w:firstLine="0"/>
        <w:jc w:val="left"/>
        <w:rPr>
          <w:rFonts w:cs="Times New Roman"/>
          <w:shd w:val="clear" w:color="auto" w:fill="FFFFFF"/>
        </w:rPr>
      </w:pPr>
      <w:commentRangeStart w:id="61"/>
      <w:r w:rsidRPr="00062D4D">
        <w:rPr>
          <w:rFonts w:cs="Times New Roman"/>
          <w:b/>
          <w:bCs/>
        </w:rPr>
        <w:t>Tab</w:t>
      </w:r>
      <w:r w:rsidR="00D00065">
        <w:rPr>
          <w:rFonts w:cs="Times New Roman"/>
          <w:b/>
          <w:bCs/>
        </w:rPr>
        <w:t>le</w:t>
      </w:r>
      <w:r w:rsidRPr="00062D4D">
        <w:rPr>
          <w:rFonts w:cs="Times New Roman"/>
          <w:b/>
          <w:bCs/>
        </w:rPr>
        <w:t xml:space="preserve">. </w:t>
      </w:r>
      <w:r w:rsidR="00251C64">
        <w:rPr>
          <w:rFonts w:cs="Times New Roman"/>
          <w:b/>
          <w:bCs/>
        </w:rPr>
        <w:t>2</w:t>
      </w:r>
      <w:r w:rsidRPr="00062D4D">
        <w:rPr>
          <w:rFonts w:cs="Times New Roman"/>
          <w:sz w:val="18"/>
          <w:szCs w:val="18"/>
        </w:rPr>
        <w:t xml:space="preserve"> </w:t>
      </w:r>
      <w:r w:rsidR="00D00065" w:rsidRPr="00D00065">
        <w:rPr>
          <w:rFonts w:cs="Times New Roman"/>
          <w:sz w:val="18"/>
          <w:szCs w:val="18"/>
        </w:rPr>
        <w:t>Indicator Description</w:t>
      </w:r>
      <w:commentRangeEnd w:id="61"/>
      <w:r w:rsidR="00346E24">
        <w:rPr>
          <w:rStyle w:val="a7"/>
        </w:rPr>
        <w:commentReference w:id="61"/>
      </w:r>
    </w:p>
    <w:tbl>
      <w:tblPr>
        <w:tblStyle w:val="ad"/>
        <w:tblW w:w="8505"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603"/>
        <w:gridCol w:w="3926"/>
        <w:gridCol w:w="2976"/>
      </w:tblGrid>
      <w:tr w:rsidR="00FD7795" w14:paraId="667C5762" w14:textId="77777777" w:rsidTr="00B51D70">
        <w:tc>
          <w:tcPr>
            <w:tcW w:w="1603" w:type="dxa"/>
            <w:tcBorders>
              <w:top w:val="single" w:sz="12" w:space="0" w:color="auto"/>
              <w:bottom w:val="single" w:sz="8" w:space="0" w:color="auto"/>
            </w:tcBorders>
          </w:tcPr>
          <w:p w14:paraId="0D39D7A5" w14:textId="3A994C56" w:rsidR="00FD7795" w:rsidRPr="00D169CE" w:rsidRDefault="00FD7795" w:rsidP="00FD7795">
            <w:pPr>
              <w:pStyle w:val="ac"/>
              <w:widowControl/>
              <w:ind w:firstLineChars="0" w:firstLine="0"/>
              <w:rPr>
                <w:rFonts w:ascii="Times New Roman" w:hAnsi="Times New Roman"/>
                <w:b/>
                <w:bCs/>
                <w:sz w:val="21"/>
                <w:szCs w:val="21"/>
                <w:lang w:eastAsia="zh-CN"/>
              </w:rPr>
            </w:pPr>
            <w:r w:rsidRPr="00D169CE">
              <w:rPr>
                <w:rFonts w:ascii="Times New Roman" w:hAnsi="Times New Roman" w:hint="eastAsia"/>
                <w:b/>
                <w:bCs/>
                <w:sz w:val="21"/>
                <w:szCs w:val="21"/>
                <w:lang w:eastAsia="zh-CN"/>
              </w:rPr>
              <w:t>C</w:t>
            </w:r>
            <w:r w:rsidRPr="00D169CE">
              <w:rPr>
                <w:rFonts w:ascii="Times New Roman" w:hAnsi="Times New Roman"/>
                <w:b/>
                <w:bCs/>
                <w:sz w:val="21"/>
                <w:szCs w:val="21"/>
                <w:lang w:eastAsia="zh-CN"/>
              </w:rPr>
              <w:t>lassification</w:t>
            </w:r>
          </w:p>
        </w:tc>
        <w:tc>
          <w:tcPr>
            <w:tcW w:w="3926" w:type="dxa"/>
            <w:tcBorders>
              <w:top w:val="single" w:sz="12" w:space="0" w:color="auto"/>
              <w:bottom w:val="single" w:sz="8" w:space="0" w:color="auto"/>
            </w:tcBorders>
          </w:tcPr>
          <w:p w14:paraId="7F129201" w14:textId="343FA364" w:rsidR="00FD7795" w:rsidRPr="00D169CE" w:rsidRDefault="00FD7795" w:rsidP="00FD7795">
            <w:pPr>
              <w:pStyle w:val="ac"/>
              <w:widowControl/>
              <w:ind w:firstLineChars="0" w:firstLine="0"/>
              <w:rPr>
                <w:rFonts w:ascii="Times New Roman" w:hAnsi="Times New Roman"/>
                <w:b/>
                <w:bCs/>
                <w:sz w:val="21"/>
                <w:szCs w:val="21"/>
                <w:lang w:eastAsia="zh-CN"/>
              </w:rPr>
            </w:pPr>
            <w:r w:rsidRPr="00D169CE">
              <w:rPr>
                <w:rFonts w:ascii="Times New Roman" w:hAnsi="Times New Roman" w:hint="eastAsia"/>
                <w:b/>
                <w:bCs/>
                <w:sz w:val="21"/>
                <w:szCs w:val="21"/>
                <w:lang w:eastAsia="zh-CN"/>
              </w:rPr>
              <w:t>I</w:t>
            </w:r>
            <w:r w:rsidRPr="00D169CE">
              <w:rPr>
                <w:rFonts w:ascii="Times New Roman" w:hAnsi="Times New Roman"/>
                <w:b/>
                <w:bCs/>
                <w:sz w:val="21"/>
                <w:szCs w:val="21"/>
                <w:lang w:eastAsia="zh-CN"/>
              </w:rPr>
              <w:t>ndic</w:t>
            </w:r>
            <w:r w:rsidR="00A17DAE">
              <w:rPr>
                <w:rFonts w:ascii="Times New Roman" w:hAnsi="Times New Roman"/>
                <w:b/>
                <w:bCs/>
                <w:sz w:val="21"/>
                <w:szCs w:val="21"/>
                <w:lang w:eastAsia="zh-CN"/>
              </w:rPr>
              <w:t>a</w:t>
            </w:r>
            <w:r w:rsidRPr="00D169CE">
              <w:rPr>
                <w:rFonts w:ascii="Times New Roman" w:hAnsi="Times New Roman"/>
                <w:b/>
                <w:bCs/>
                <w:sz w:val="21"/>
                <w:szCs w:val="21"/>
                <w:lang w:eastAsia="zh-CN"/>
              </w:rPr>
              <w:t>tor</w:t>
            </w:r>
          </w:p>
        </w:tc>
        <w:tc>
          <w:tcPr>
            <w:tcW w:w="2976" w:type="dxa"/>
            <w:tcBorders>
              <w:top w:val="single" w:sz="12" w:space="0" w:color="auto"/>
              <w:bottom w:val="single" w:sz="8" w:space="0" w:color="auto"/>
            </w:tcBorders>
          </w:tcPr>
          <w:p w14:paraId="4C229A0A" w14:textId="355A90AF" w:rsidR="00FD7795" w:rsidRPr="00D169CE" w:rsidRDefault="00FD7795" w:rsidP="00FD7795">
            <w:pPr>
              <w:pStyle w:val="ac"/>
              <w:widowControl/>
              <w:ind w:firstLineChars="0" w:firstLine="0"/>
              <w:rPr>
                <w:rFonts w:ascii="Times New Roman" w:hAnsi="Times New Roman"/>
                <w:b/>
                <w:bCs/>
                <w:sz w:val="21"/>
                <w:szCs w:val="21"/>
                <w:lang w:eastAsia="zh-CN"/>
              </w:rPr>
            </w:pPr>
            <w:r w:rsidRPr="00D169CE">
              <w:rPr>
                <w:rFonts w:ascii="Times New Roman" w:hAnsi="Times New Roman" w:hint="eastAsia"/>
                <w:b/>
                <w:bCs/>
                <w:sz w:val="21"/>
                <w:szCs w:val="21"/>
                <w:lang w:eastAsia="zh-CN"/>
              </w:rPr>
              <w:t>S</w:t>
            </w:r>
            <w:r w:rsidRPr="00D169CE">
              <w:rPr>
                <w:rFonts w:ascii="Times New Roman" w:hAnsi="Times New Roman"/>
                <w:b/>
                <w:bCs/>
                <w:sz w:val="21"/>
                <w:szCs w:val="21"/>
                <w:lang w:eastAsia="zh-CN"/>
              </w:rPr>
              <w:t>ource</w:t>
            </w:r>
          </w:p>
        </w:tc>
      </w:tr>
      <w:tr w:rsidR="00FD7795" w14:paraId="029C3E27" w14:textId="77777777" w:rsidTr="00B51D70">
        <w:tc>
          <w:tcPr>
            <w:tcW w:w="1603" w:type="dxa"/>
            <w:vMerge w:val="restart"/>
            <w:tcBorders>
              <w:top w:val="single" w:sz="8" w:space="0" w:color="auto"/>
            </w:tcBorders>
          </w:tcPr>
          <w:p w14:paraId="4B313E11" w14:textId="0B16E3A6" w:rsidR="00FD7795" w:rsidRPr="00D169CE" w:rsidRDefault="00FD7795" w:rsidP="00FD7795">
            <w:pPr>
              <w:pStyle w:val="ac"/>
              <w:widowControl/>
              <w:ind w:firstLineChars="0" w:firstLine="0"/>
              <w:rPr>
                <w:rFonts w:ascii="Times New Roman" w:hAnsi="Times New Roman"/>
                <w:sz w:val="21"/>
                <w:szCs w:val="21"/>
                <w:lang w:eastAsia="zh-CN"/>
              </w:rPr>
            </w:pPr>
            <w:r w:rsidRPr="00D169CE">
              <w:rPr>
                <w:rFonts w:ascii="Times New Roman" w:hAnsi="Times New Roman"/>
                <w:sz w:val="21"/>
                <w:szCs w:val="21"/>
                <w:lang w:eastAsia="zh-CN"/>
              </w:rPr>
              <w:t>Socioeconomic</w:t>
            </w:r>
          </w:p>
        </w:tc>
        <w:tc>
          <w:tcPr>
            <w:tcW w:w="3926" w:type="dxa"/>
            <w:tcBorders>
              <w:top w:val="single" w:sz="8" w:space="0" w:color="auto"/>
            </w:tcBorders>
          </w:tcPr>
          <w:p w14:paraId="3B26E87E" w14:textId="56BBB06A" w:rsidR="00FD7795" w:rsidRPr="00D169CE" w:rsidRDefault="00FD7795" w:rsidP="00FD7795">
            <w:pPr>
              <w:pStyle w:val="ac"/>
              <w:widowControl/>
              <w:ind w:firstLineChars="0" w:firstLine="0"/>
              <w:rPr>
                <w:rFonts w:ascii="Times New Roman" w:hAnsi="Times New Roman"/>
                <w:sz w:val="21"/>
                <w:szCs w:val="21"/>
                <w:lang w:eastAsia="zh-CN"/>
              </w:rPr>
            </w:pPr>
            <w:r w:rsidRPr="00D169CE">
              <w:rPr>
                <w:rFonts w:ascii="Times New Roman" w:hAnsi="Times New Roman" w:hint="eastAsia"/>
                <w:sz w:val="21"/>
                <w:szCs w:val="21"/>
                <w:lang w:eastAsia="zh-CN"/>
              </w:rPr>
              <w:t>G</w:t>
            </w:r>
            <w:r w:rsidRPr="00D169CE">
              <w:rPr>
                <w:rFonts w:ascii="Times New Roman" w:hAnsi="Times New Roman"/>
                <w:sz w:val="21"/>
                <w:szCs w:val="21"/>
                <w:lang w:eastAsia="zh-CN"/>
              </w:rPr>
              <w:t>ross domestic product (GDP)</w:t>
            </w:r>
          </w:p>
        </w:tc>
        <w:tc>
          <w:tcPr>
            <w:tcW w:w="2976" w:type="dxa"/>
            <w:tcBorders>
              <w:top w:val="single" w:sz="8" w:space="0" w:color="auto"/>
            </w:tcBorders>
          </w:tcPr>
          <w:p w14:paraId="6FB15F27" w14:textId="76F607C0" w:rsidR="00FD7795" w:rsidRPr="00D169CE" w:rsidRDefault="00FD7795" w:rsidP="00FD7795">
            <w:pPr>
              <w:pStyle w:val="ac"/>
              <w:widowControl/>
              <w:ind w:firstLineChars="0" w:firstLine="0"/>
              <w:rPr>
                <w:rFonts w:ascii="Times New Roman" w:hAnsi="Times New Roman"/>
                <w:sz w:val="21"/>
                <w:szCs w:val="21"/>
                <w:lang w:eastAsia="zh-CN"/>
              </w:rPr>
            </w:pPr>
            <w:r w:rsidRPr="00D169CE">
              <w:rPr>
                <w:rFonts w:ascii="Times New Roman" w:hAnsi="Times New Roman" w:hint="eastAsia"/>
                <w:sz w:val="21"/>
                <w:szCs w:val="21"/>
                <w:lang w:eastAsia="zh-CN"/>
              </w:rPr>
              <w:t>C</w:t>
            </w:r>
            <w:r w:rsidRPr="00D169CE">
              <w:rPr>
                <w:rFonts w:ascii="Times New Roman" w:hAnsi="Times New Roman"/>
                <w:sz w:val="21"/>
                <w:szCs w:val="21"/>
                <w:lang w:eastAsia="zh-CN"/>
              </w:rPr>
              <w:t>hina City Statistical Yearbook</w:t>
            </w:r>
          </w:p>
        </w:tc>
      </w:tr>
      <w:tr w:rsidR="00FD7795" w14:paraId="4E10363E" w14:textId="77777777" w:rsidTr="00B51D70">
        <w:tc>
          <w:tcPr>
            <w:tcW w:w="1603" w:type="dxa"/>
            <w:vMerge/>
          </w:tcPr>
          <w:p w14:paraId="3F090FB2" w14:textId="77777777" w:rsidR="00FD7795" w:rsidRPr="00D169CE" w:rsidRDefault="00FD7795" w:rsidP="00FD7795">
            <w:pPr>
              <w:pStyle w:val="ac"/>
              <w:widowControl/>
              <w:ind w:firstLineChars="0" w:firstLine="0"/>
              <w:rPr>
                <w:rFonts w:ascii="Times New Roman" w:hAnsi="Times New Roman"/>
                <w:sz w:val="21"/>
                <w:szCs w:val="21"/>
                <w:lang w:eastAsia="zh-CN"/>
              </w:rPr>
            </w:pPr>
          </w:p>
        </w:tc>
        <w:tc>
          <w:tcPr>
            <w:tcW w:w="3926" w:type="dxa"/>
          </w:tcPr>
          <w:p w14:paraId="59ABFBFA" w14:textId="3E311C53" w:rsidR="00FD7795" w:rsidRPr="00D169CE" w:rsidRDefault="00FD7795" w:rsidP="00FD7795">
            <w:pPr>
              <w:pStyle w:val="ac"/>
              <w:widowControl/>
              <w:ind w:firstLineChars="0" w:firstLine="0"/>
              <w:rPr>
                <w:rFonts w:ascii="Times New Roman" w:hAnsi="Times New Roman"/>
                <w:sz w:val="21"/>
                <w:szCs w:val="21"/>
                <w:lang w:eastAsia="zh-CN"/>
              </w:rPr>
            </w:pPr>
            <w:r w:rsidRPr="00D169CE">
              <w:rPr>
                <w:rFonts w:ascii="Times New Roman" w:hAnsi="Times New Roman"/>
                <w:sz w:val="21"/>
                <w:szCs w:val="21"/>
                <w:lang w:eastAsia="zh-CN"/>
              </w:rPr>
              <w:t>Population (POP)</w:t>
            </w:r>
          </w:p>
        </w:tc>
        <w:tc>
          <w:tcPr>
            <w:tcW w:w="2976" w:type="dxa"/>
          </w:tcPr>
          <w:p w14:paraId="1BD4CEDA" w14:textId="3DA2E490" w:rsidR="00FD7795" w:rsidRPr="00D169CE" w:rsidRDefault="00FD7795" w:rsidP="00FD7795">
            <w:pPr>
              <w:pStyle w:val="ac"/>
              <w:widowControl/>
              <w:ind w:firstLineChars="0" w:firstLine="0"/>
              <w:rPr>
                <w:rFonts w:ascii="Times New Roman" w:hAnsi="Times New Roman"/>
                <w:sz w:val="21"/>
                <w:szCs w:val="21"/>
                <w:lang w:eastAsia="zh-CN"/>
              </w:rPr>
            </w:pPr>
            <w:r w:rsidRPr="00D169CE">
              <w:rPr>
                <w:rFonts w:ascii="Times New Roman" w:hAnsi="Times New Roman" w:hint="eastAsia"/>
                <w:sz w:val="21"/>
                <w:szCs w:val="21"/>
                <w:lang w:eastAsia="zh-CN"/>
              </w:rPr>
              <w:t>C</w:t>
            </w:r>
            <w:r w:rsidRPr="00D169CE">
              <w:rPr>
                <w:rFonts w:ascii="Times New Roman" w:hAnsi="Times New Roman"/>
                <w:sz w:val="21"/>
                <w:szCs w:val="21"/>
                <w:lang w:eastAsia="zh-CN"/>
              </w:rPr>
              <w:t>hina City Statistical Yearbook</w:t>
            </w:r>
          </w:p>
        </w:tc>
      </w:tr>
      <w:tr w:rsidR="00FD7795" w14:paraId="72568546" w14:textId="77777777" w:rsidTr="00B51D70">
        <w:tc>
          <w:tcPr>
            <w:tcW w:w="1603" w:type="dxa"/>
            <w:vMerge/>
          </w:tcPr>
          <w:p w14:paraId="5EFDD970" w14:textId="35CCED97" w:rsidR="00FD7795" w:rsidRPr="00D169CE" w:rsidRDefault="00FD7795" w:rsidP="00FD7795">
            <w:pPr>
              <w:pStyle w:val="ac"/>
              <w:widowControl/>
              <w:ind w:firstLineChars="0" w:firstLine="0"/>
              <w:rPr>
                <w:rFonts w:ascii="Times New Roman" w:hAnsi="Times New Roman"/>
                <w:sz w:val="21"/>
                <w:szCs w:val="21"/>
                <w:lang w:eastAsia="zh-CN"/>
              </w:rPr>
            </w:pPr>
          </w:p>
        </w:tc>
        <w:tc>
          <w:tcPr>
            <w:tcW w:w="3926" w:type="dxa"/>
          </w:tcPr>
          <w:p w14:paraId="4B8B93A0" w14:textId="6CB4D089" w:rsidR="00FD7795" w:rsidRPr="00D169CE" w:rsidRDefault="00FD7795" w:rsidP="00FD7795">
            <w:pPr>
              <w:pStyle w:val="ac"/>
              <w:widowControl/>
              <w:ind w:firstLineChars="0" w:firstLine="0"/>
              <w:rPr>
                <w:rFonts w:ascii="Times New Roman" w:hAnsi="Times New Roman"/>
                <w:sz w:val="21"/>
                <w:szCs w:val="21"/>
                <w:lang w:eastAsia="zh-CN"/>
              </w:rPr>
            </w:pPr>
            <w:r w:rsidRPr="00D169CE">
              <w:rPr>
                <w:rFonts w:ascii="Times New Roman" w:hAnsi="Times New Roman"/>
                <w:sz w:val="21"/>
                <w:szCs w:val="21"/>
                <w:lang w:eastAsia="zh-CN"/>
              </w:rPr>
              <w:t>Proportion of primary industry</w:t>
            </w:r>
            <w:r w:rsidR="00346E24">
              <w:rPr>
                <w:rFonts w:ascii="Times New Roman" w:hAnsi="Times New Roman"/>
                <w:sz w:val="21"/>
                <w:szCs w:val="21"/>
                <w:lang w:eastAsia="zh-CN"/>
              </w:rPr>
              <w:t xml:space="preserve"> </w:t>
            </w:r>
            <w:r w:rsidRPr="00D169CE">
              <w:rPr>
                <w:rFonts w:ascii="Times New Roman" w:hAnsi="Times New Roman"/>
                <w:sz w:val="21"/>
                <w:szCs w:val="21"/>
                <w:lang w:eastAsia="zh-CN"/>
              </w:rPr>
              <w:t>(PPI)</w:t>
            </w:r>
          </w:p>
        </w:tc>
        <w:tc>
          <w:tcPr>
            <w:tcW w:w="2976" w:type="dxa"/>
          </w:tcPr>
          <w:p w14:paraId="77722DDE" w14:textId="1AF6153E" w:rsidR="00FD7795" w:rsidRPr="00D169CE" w:rsidRDefault="00FD7795" w:rsidP="00FD7795">
            <w:pPr>
              <w:pStyle w:val="ac"/>
              <w:widowControl/>
              <w:ind w:firstLineChars="0" w:firstLine="0"/>
              <w:rPr>
                <w:rFonts w:ascii="Times New Roman" w:hAnsi="Times New Roman"/>
                <w:sz w:val="21"/>
                <w:szCs w:val="21"/>
                <w:lang w:eastAsia="zh-CN"/>
              </w:rPr>
            </w:pPr>
            <w:r w:rsidRPr="00D169CE">
              <w:rPr>
                <w:rFonts w:ascii="Times New Roman" w:hAnsi="Times New Roman" w:hint="eastAsia"/>
                <w:sz w:val="21"/>
                <w:szCs w:val="21"/>
                <w:lang w:eastAsia="zh-CN"/>
              </w:rPr>
              <w:t>C</w:t>
            </w:r>
            <w:r w:rsidRPr="00D169CE">
              <w:rPr>
                <w:rFonts w:ascii="Times New Roman" w:hAnsi="Times New Roman"/>
                <w:sz w:val="21"/>
                <w:szCs w:val="21"/>
                <w:lang w:eastAsia="zh-CN"/>
              </w:rPr>
              <w:t>hina City Statistical Yearbook</w:t>
            </w:r>
          </w:p>
        </w:tc>
      </w:tr>
      <w:tr w:rsidR="00FD7795" w14:paraId="2CD207FA" w14:textId="77777777" w:rsidTr="00B51D70">
        <w:tc>
          <w:tcPr>
            <w:tcW w:w="1603" w:type="dxa"/>
            <w:vMerge/>
          </w:tcPr>
          <w:p w14:paraId="7C43B05C" w14:textId="08DF9A79" w:rsidR="00FD7795" w:rsidRPr="00D169CE" w:rsidRDefault="00FD7795" w:rsidP="00FD7795">
            <w:pPr>
              <w:pStyle w:val="ac"/>
              <w:widowControl/>
              <w:ind w:firstLineChars="0" w:firstLine="0"/>
              <w:rPr>
                <w:rFonts w:ascii="Times New Roman" w:hAnsi="Times New Roman"/>
                <w:sz w:val="21"/>
                <w:szCs w:val="21"/>
                <w:lang w:eastAsia="zh-CN"/>
              </w:rPr>
            </w:pPr>
          </w:p>
        </w:tc>
        <w:tc>
          <w:tcPr>
            <w:tcW w:w="3926" w:type="dxa"/>
          </w:tcPr>
          <w:p w14:paraId="4BD1A2D8" w14:textId="5AFE1F5E" w:rsidR="00FD7795" w:rsidRPr="00D169CE" w:rsidRDefault="00FD7795" w:rsidP="00FD7795">
            <w:pPr>
              <w:pStyle w:val="ac"/>
              <w:widowControl/>
              <w:ind w:firstLineChars="0" w:firstLine="0"/>
              <w:rPr>
                <w:rFonts w:ascii="Times New Roman" w:hAnsi="Times New Roman"/>
                <w:sz w:val="21"/>
                <w:szCs w:val="21"/>
                <w:lang w:eastAsia="zh-CN"/>
              </w:rPr>
            </w:pPr>
            <w:r w:rsidRPr="00D169CE">
              <w:rPr>
                <w:rFonts w:ascii="Times New Roman" w:hAnsi="Times New Roman"/>
                <w:sz w:val="21"/>
                <w:szCs w:val="21"/>
                <w:lang w:eastAsia="zh-CN"/>
              </w:rPr>
              <w:t>Urbanization rate (UR)</w:t>
            </w:r>
          </w:p>
        </w:tc>
        <w:tc>
          <w:tcPr>
            <w:tcW w:w="2976" w:type="dxa"/>
          </w:tcPr>
          <w:p w14:paraId="5E4F8C9B" w14:textId="6BE416A6" w:rsidR="00FD7795" w:rsidRPr="00D169CE" w:rsidRDefault="00FD7795" w:rsidP="00FD7795">
            <w:pPr>
              <w:pStyle w:val="ac"/>
              <w:widowControl/>
              <w:ind w:firstLineChars="0" w:firstLine="0"/>
              <w:rPr>
                <w:rFonts w:ascii="Times New Roman" w:hAnsi="Times New Roman"/>
                <w:sz w:val="21"/>
                <w:szCs w:val="21"/>
                <w:lang w:eastAsia="zh-CN"/>
              </w:rPr>
            </w:pPr>
            <w:r w:rsidRPr="00D169CE">
              <w:rPr>
                <w:rFonts w:ascii="Times New Roman" w:hAnsi="Times New Roman" w:hint="eastAsia"/>
                <w:sz w:val="21"/>
                <w:szCs w:val="21"/>
                <w:lang w:eastAsia="zh-CN"/>
              </w:rPr>
              <w:t>C</w:t>
            </w:r>
            <w:r w:rsidRPr="00D169CE">
              <w:rPr>
                <w:rFonts w:ascii="Times New Roman" w:hAnsi="Times New Roman"/>
                <w:sz w:val="21"/>
                <w:szCs w:val="21"/>
                <w:lang w:eastAsia="zh-CN"/>
              </w:rPr>
              <w:t>hina Statistical Yearbook</w:t>
            </w:r>
          </w:p>
        </w:tc>
      </w:tr>
      <w:tr w:rsidR="00FD7795" w14:paraId="56F40C2C" w14:textId="77777777" w:rsidTr="00B51D70">
        <w:tc>
          <w:tcPr>
            <w:tcW w:w="1603" w:type="dxa"/>
            <w:vMerge w:val="restart"/>
          </w:tcPr>
          <w:p w14:paraId="1088CA5B" w14:textId="0535B83A" w:rsidR="00FD7795" w:rsidRPr="00D169CE" w:rsidRDefault="00FD7795" w:rsidP="00FD7795">
            <w:pPr>
              <w:pStyle w:val="ac"/>
              <w:widowControl/>
              <w:ind w:firstLineChars="0" w:firstLine="0"/>
              <w:rPr>
                <w:rFonts w:ascii="Times New Roman" w:hAnsi="Times New Roman"/>
                <w:sz w:val="21"/>
                <w:szCs w:val="21"/>
                <w:lang w:eastAsia="zh-CN"/>
              </w:rPr>
            </w:pPr>
            <w:r w:rsidRPr="00D169CE">
              <w:rPr>
                <w:rFonts w:ascii="Times New Roman" w:hAnsi="Times New Roman" w:hint="eastAsia"/>
                <w:sz w:val="21"/>
                <w:szCs w:val="21"/>
                <w:lang w:eastAsia="zh-CN"/>
              </w:rPr>
              <w:t>U</w:t>
            </w:r>
            <w:r w:rsidRPr="00D169CE">
              <w:rPr>
                <w:rFonts w:ascii="Times New Roman" w:hAnsi="Times New Roman"/>
                <w:sz w:val="21"/>
                <w:szCs w:val="21"/>
                <w:lang w:eastAsia="zh-CN"/>
              </w:rPr>
              <w:t>rban form</w:t>
            </w:r>
          </w:p>
        </w:tc>
        <w:tc>
          <w:tcPr>
            <w:tcW w:w="3926" w:type="dxa"/>
          </w:tcPr>
          <w:p w14:paraId="6AC7B1F0" w14:textId="553C67D7" w:rsidR="00FD7795" w:rsidRPr="00D169CE" w:rsidRDefault="00FD7795" w:rsidP="00FD7795">
            <w:pPr>
              <w:pStyle w:val="ac"/>
              <w:widowControl/>
              <w:ind w:firstLineChars="0" w:firstLine="0"/>
              <w:rPr>
                <w:rFonts w:ascii="Times New Roman" w:hAnsi="Times New Roman"/>
                <w:sz w:val="21"/>
                <w:szCs w:val="21"/>
                <w:lang w:eastAsia="zh-CN"/>
              </w:rPr>
            </w:pPr>
            <w:r w:rsidRPr="00D169CE">
              <w:rPr>
                <w:rFonts w:ascii="Times New Roman" w:hAnsi="Times New Roman"/>
                <w:sz w:val="21"/>
                <w:szCs w:val="21"/>
                <w:lang w:eastAsia="zh-CN"/>
              </w:rPr>
              <w:t>Length of drainage pipeline (LDP)</w:t>
            </w:r>
          </w:p>
        </w:tc>
        <w:tc>
          <w:tcPr>
            <w:tcW w:w="2976" w:type="dxa"/>
          </w:tcPr>
          <w:p w14:paraId="12E42F37" w14:textId="6D99BADF" w:rsidR="00FD7795" w:rsidRPr="00D169CE" w:rsidRDefault="00FD7795" w:rsidP="00FD7795">
            <w:pPr>
              <w:pStyle w:val="ac"/>
              <w:widowControl/>
              <w:ind w:firstLineChars="0" w:firstLine="0"/>
              <w:rPr>
                <w:rFonts w:ascii="Times New Roman" w:hAnsi="Times New Roman"/>
                <w:sz w:val="21"/>
                <w:szCs w:val="21"/>
                <w:lang w:eastAsia="zh-CN"/>
              </w:rPr>
            </w:pPr>
            <w:r w:rsidRPr="00D169CE">
              <w:rPr>
                <w:rFonts w:ascii="Times New Roman" w:hAnsi="Times New Roman" w:hint="eastAsia"/>
                <w:sz w:val="21"/>
                <w:szCs w:val="21"/>
                <w:lang w:eastAsia="zh-CN"/>
              </w:rPr>
              <w:t>C</w:t>
            </w:r>
            <w:r w:rsidRPr="00D169CE">
              <w:rPr>
                <w:rFonts w:ascii="Times New Roman" w:hAnsi="Times New Roman"/>
                <w:sz w:val="21"/>
                <w:szCs w:val="21"/>
                <w:lang w:eastAsia="zh-CN"/>
              </w:rPr>
              <w:t>hina City Statistical Yearbook</w:t>
            </w:r>
          </w:p>
        </w:tc>
      </w:tr>
      <w:tr w:rsidR="00FD7795" w14:paraId="6E34ECAF" w14:textId="77777777" w:rsidTr="00B51D70">
        <w:tc>
          <w:tcPr>
            <w:tcW w:w="1603" w:type="dxa"/>
            <w:vMerge/>
          </w:tcPr>
          <w:p w14:paraId="6B83E0DA" w14:textId="42C52DA4" w:rsidR="00FD7795" w:rsidRPr="00D169CE" w:rsidRDefault="00FD7795" w:rsidP="00FD7795">
            <w:pPr>
              <w:pStyle w:val="ac"/>
              <w:widowControl/>
              <w:ind w:firstLineChars="0" w:firstLine="0"/>
              <w:rPr>
                <w:rFonts w:ascii="Times New Roman" w:hAnsi="Times New Roman"/>
                <w:sz w:val="21"/>
                <w:szCs w:val="21"/>
                <w:lang w:eastAsia="zh-CN"/>
              </w:rPr>
            </w:pPr>
          </w:p>
        </w:tc>
        <w:tc>
          <w:tcPr>
            <w:tcW w:w="3926" w:type="dxa"/>
          </w:tcPr>
          <w:p w14:paraId="3D56087A" w14:textId="353B23B2" w:rsidR="00FD7795" w:rsidRPr="00D169CE" w:rsidRDefault="00FD7795" w:rsidP="00FD7795">
            <w:pPr>
              <w:pStyle w:val="ac"/>
              <w:widowControl/>
              <w:ind w:firstLineChars="0" w:firstLine="0"/>
              <w:rPr>
                <w:rFonts w:ascii="Times New Roman" w:hAnsi="Times New Roman"/>
                <w:sz w:val="21"/>
                <w:szCs w:val="21"/>
                <w:lang w:eastAsia="zh-CN"/>
              </w:rPr>
            </w:pPr>
            <w:r w:rsidRPr="00D169CE">
              <w:rPr>
                <w:rFonts w:ascii="Times New Roman" w:hAnsi="Times New Roman"/>
                <w:sz w:val="21"/>
                <w:szCs w:val="21"/>
                <w:lang w:eastAsia="zh-CN"/>
              </w:rPr>
              <w:t>Built-up area (BA)</w:t>
            </w:r>
          </w:p>
        </w:tc>
        <w:tc>
          <w:tcPr>
            <w:tcW w:w="2976" w:type="dxa"/>
          </w:tcPr>
          <w:p w14:paraId="372DAC3A" w14:textId="2D27435A" w:rsidR="00FD7795" w:rsidRPr="00D169CE" w:rsidRDefault="00FD7795" w:rsidP="00FD7795">
            <w:pPr>
              <w:pStyle w:val="ac"/>
              <w:widowControl/>
              <w:ind w:firstLineChars="0" w:firstLine="0"/>
              <w:rPr>
                <w:rFonts w:ascii="Times New Roman" w:hAnsi="Times New Roman"/>
                <w:sz w:val="21"/>
                <w:szCs w:val="21"/>
                <w:lang w:eastAsia="zh-CN"/>
              </w:rPr>
            </w:pPr>
            <w:r w:rsidRPr="00D169CE">
              <w:rPr>
                <w:rFonts w:ascii="Times New Roman" w:hAnsi="Times New Roman" w:hint="eastAsia"/>
                <w:sz w:val="21"/>
                <w:szCs w:val="21"/>
                <w:lang w:eastAsia="zh-CN"/>
              </w:rPr>
              <w:t>C</w:t>
            </w:r>
            <w:r w:rsidRPr="00D169CE">
              <w:rPr>
                <w:rFonts w:ascii="Times New Roman" w:hAnsi="Times New Roman"/>
                <w:sz w:val="21"/>
                <w:szCs w:val="21"/>
                <w:lang w:eastAsia="zh-CN"/>
              </w:rPr>
              <w:t>hina City Statistical Yearbook</w:t>
            </w:r>
          </w:p>
        </w:tc>
      </w:tr>
      <w:tr w:rsidR="00FD7795" w14:paraId="235E4739" w14:textId="77777777" w:rsidTr="00B51D70">
        <w:tc>
          <w:tcPr>
            <w:tcW w:w="1603" w:type="dxa"/>
            <w:vMerge w:val="restart"/>
          </w:tcPr>
          <w:p w14:paraId="7F68D794" w14:textId="2174C67F" w:rsidR="00FD7795" w:rsidRPr="00D169CE" w:rsidRDefault="00FD7795" w:rsidP="00FD7795">
            <w:pPr>
              <w:pStyle w:val="ac"/>
              <w:widowControl/>
              <w:ind w:firstLineChars="0" w:firstLine="0"/>
              <w:rPr>
                <w:rFonts w:ascii="Times New Roman" w:hAnsi="Times New Roman"/>
                <w:sz w:val="21"/>
                <w:szCs w:val="21"/>
                <w:lang w:eastAsia="zh-CN"/>
              </w:rPr>
            </w:pPr>
            <w:r w:rsidRPr="00D169CE">
              <w:rPr>
                <w:rFonts w:ascii="Times New Roman" w:hAnsi="Times New Roman" w:hint="eastAsia"/>
                <w:sz w:val="21"/>
                <w:szCs w:val="21"/>
                <w:lang w:eastAsia="zh-CN"/>
              </w:rPr>
              <w:t>L</w:t>
            </w:r>
            <w:r w:rsidRPr="00D169CE">
              <w:rPr>
                <w:rFonts w:ascii="Times New Roman" w:hAnsi="Times New Roman"/>
                <w:sz w:val="21"/>
                <w:szCs w:val="21"/>
                <w:lang w:eastAsia="zh-CN"/>
              </w:rPr>
              <w:t>ifestyle</w:t>
            </w:r>
          </w:p>
        </w:tc>
        <w:tc>
          <w:tcPr>
            <w:tcW w:w="3926" w:type="dxa"/>
          </w:tcPr>
          <w:p w14:paraId="74233915" w14:textId="2AF3DB9A" w:rsidR="00FD7795" w:rsidRPr="00D169CE" w:rsidRDefault="00FD7795" w:rsidP="00FD7795">
            <w:pPr>
              <w:pStyle w:val="ac"/>
              <w:widowControl/>
              <w:ind w:firstLineChars="0" w:firstLine="0"/>
              <w:rPr>
                <w:rFonts w:ascii="Times New Roman" w:hAnsi="Times New Roman"/>
                <w:sz w:val="21"/>
                <w:szCs w:val="21"/>
                <w:lang w:eastAsia="zh-CN"/>
              </w:rPr>
            </w:pPr>
            <w:r w:rsidRPr="00D169CE">
              <w:rPr>
                <w:rFonts w:ascii="Times New Roman" w:hAnsi="Times New Roman"/>
                <w:sz w:val="21"/>
                <w:szCs w:val="21"/>
                <w:lang w:eastAsia="zh-CN"/>
              </w:rPr>
              <w:t>Food consumption expenditure (FCE)</w:t>
            </w:r>
          </w:p>
        </w:tc>
        <w:tc>
          <w:tcPr>
            <w:tcW w:w="2976" w:type="dxa"/>
          </w:tcPr>
          <w:p w14:paraId="09231EB9" w14:textId="564FA1C5" w:rsidR="00FD7795" w:rsidRPr="00D169CE" w:rsidRDefault="00FD7795" w:rsidP="00FD7795">
            <w:pPr>
              <w:pStyle w:val="ac"/>
              <w:widowControl/>
              <w:ind w:firstLineChars="0" w:firstLine="0"/>
              <w:rPr>
                <w:rFonts w:ascii="Times New Roman" w:hAnsi="Times New Roman"/>
                <w:sz w:val="21"/>
                <w:szCs w:val="21"/>
                <w:lang w:eastAsia="zh-CN"/>
              </w:rPr>
            </w:pPr>
            <w:r w:rsidRPr="00D169CE">
              <w:rPr>
                <w:rFonts w:ascii="Times New Roman" w:hAnsi="Times New Roman" w:hint="eastAsia"/>
                <w:sz w:val="21"/>
                <w:szCs w:val="21"/>
                <w:lang w:eastAsia="zh-CN"/>
              </w:rPr>
              <w:t>C</w:t>
            </w:r>
            <w:r w:rsidRPr="00D169CE">
              <w:rPr>
                <w:rFonts w:ascii="Times New Roman" w:hAnsi="Times New Roman"/>
                <w:sz w:val="21"/>
                <w:szCs w:val="21"/>
                <w:lang w:eastAsia="zh-CN"/>
              </w:rPr>
              <w:t>hina City Statistical Yearbook</w:t>
            </w:r>
          </w:p>
        </w:tc>
      </w:tr>
      <w:tr w:rsidR="00FD7795" w14:paraId="798FEACF" w14:textId="77777777" w:rsidTr="00B51D70">
        <w:tc>
          <w:tcPr>
            <w:tcW w:w="1603" w:type="dxa"/>
            <w:vMerge/>
          </w:tcPr>
          <w:p w14:paraId="75710755" w14:textId="77777777" w:rsidR="00FD7795" w:rsidRPr="00D169CE" w:rsidRDefault="00FD7795" w:rsidP="00FD7795">
            <w:pPr>
              <w:pStyle w:val="ac"/>
              <w:widowControl/>
              <w:ind w:firstLineChars="0" w:firstLine="0"/>
              <w:rPr>
                <w:rFonts w:ascii="Times New Roman" w:hAnsi="Times New Roman"/>
                <w:sz w:val="21"/>
                <w:szCs w:val="21"/>
                <w:lang w:eastAsia="zh-CN"/>
              </w:rPr>
            </w:pPr>
          </w:p>
        </w:tc>
        <w:tc>
          <w:tcPr>
            <w:tcW w:w="3926" w:type="dxa"/>
          </w:tcPr>
          <w:p w14:paraId="0C334D8E" w14:textId="291F1D15" w:rsidR="00FD7795" w:rsidRPr="00D169CE" w:rsidRDefault="00FD7795" w:rsidP="00FD7795">
            <w:pPr>
              <w:pStyle w:val="ac"/>
              <w:widowControl/>
              <w:ind w:firstLineChars="0" w:firstLine="0"/>
              <w:rPr>
                <w:rFonts w:ascii="Times New Roman" w:hAnsi="Times New Roman"/>
                <w:sz w:val="21"/>
                <w:szCs w:val="21"/>
                <w:lang w:eastAsia="zh-CN"/>
              </w:rPr>
            </w:pPr>
            <w:r w:rsidRPr="00D169CE">
              <w:rPr>
                <w:rFonts w:ascii="Times New Roman" w:hAnsi="Times New Roman"/>
                <w:sz w:val="21"/>
                <w:szCs w:val="21"/>
                <w:lang w:eastAsia="zh-CN"/>
              </w:rPr>
              <w:t>Carbon contents of food (CCF)</w:t>
            </w:r>
            <w:r w:rsidR="003D073F">
              <w:rPr>
                <w:rFonts w:ascii="Times New Roman" w:hAnsi="Times New Roman"/>
                <w:sz w:val="21"/>
                <w:szCs w:val="21"/>
                <w:lang w:eastAsia="zh-CN"/>
              </w:rPr>
              <w:t>*</w:t>
            </w:r>
          </w:p>
        </w:tc>
        <w:tc>
          <w:tcPr>
            <w:tcW w:w="2976" w:type="dxa"/>
          </w:tcPr>
          <w:p w14:paraId="690ED861" w14:textId="3E195670" w:rsidR="00FD7795" w:rsidRPr="00D169CE" w:rsidRDefault="00FD7795" w:rsidP="00FD7795">
            <w:pPr>
              <w:pStyle w:val="ac"/>
              <w:widowControl/>
              <w:ind w:firstLineChars="0" w:firstLine="0"/>
              <w:rPr>
                <w:rFonts w:ascii="Times New Roman" w:hAnsi="Times New Roman"/>
                <w:sz w:val="21"/>
                <w:szCs w:val="21"/>
                <w:lang w:eastAsia="zh-CN"/>
              </w:rPr>
            </w:pPr>
            <w:r w:rsidRPr="00D169CE">
              <w:rPr>
                <w:rFonts w:ascii="Times New Roman" w:hAnsi="Times New Roman" w:hint="eastAsia"/>
                <w:sz w:val="21"/>
                <w:szCs w:val="21"/>
                <w:lang w:eastAsia="zh-CN"/>
              </w:rPr>
              <w:t>C</w:t>
            </w:r>
            <w:r w:rsidRPr="00D169CE">
              <w:rPr>
                <w:rFonts w:ascii="Times New Roman" w:hAnsi="Times New Roman"/>
                <w:sz w:val="21"/>
                <w:szCs w:val="21"/>
                <w:lang w:eastAsia="zh-CN"/>
              </w:rPr>
              <w:t>hina City Statistical Yearbook</w:t>
            </w:r>
          </w:p>
        </w:tc>
      </w:tr>
      <w:tr w:rsidR="00FD7795" w14:paraId="78E0532A" w14:textId="77777777" w:rsidTr="00B51D70">
        <w:tc>
          <w:tcPr>
            <w:tcW w:w="1603" w:type="dxa"/>
          </w:tcPr>
          <w:p w14:paraId="6BE758DF" w14:textId="49500E2D" w:rsidR="00FD7795" w:rsidRPr="00D169CE" w:rsidRDefault="00FD7795" w:rsidP="00FD7795">
            <w:pPr>
              <w:pStyle w:val="ac"/>
              <w:widowControl/>
              <w:ind w:firstLineChars="0" w:firstLine="0"/>
              <w:rPr>
                <w:rFonts w:ascii="Times New Roman" w:hAnsi="Times New Roman"/>
                <w:sz w:val="21"/>
                <w:szCs w:val="21"/>
                <w:lang w:eastAsia="zh-CN"/>
              </w:rPr>
            </w:pPr>
            <w:r w:rsidRPr="00D169CE">
              <w:rPr>
                <w:rFonts w:ascii="Times New Roman" w:hAnsi="Times New Roman" w:hint="eastAsia"/>
                <w:sz w:val="21"/>
                <w:szCs w:val="21"/>
                <w:lang w:eastAsia="zh-CN"/>
              </w:rPr>
              <w:t>T</w:t>
            </w:r>
            <w:r w:rsidRPr="00D169CE">
              <w:rPr>
                <w:rFonts w:ascii="Times New Roman" w:hAnsi="Times New Roman"/>
                <w:sz w:val="21"/>
                <w:szCs w:val="21"/>
                <w:lang w:eastAsia="zh-CN"/>
              </w:rPr>
              <w:t>echnology</w:t>
            </w:r>
          </w:p>
        </w:tc>
        <w:tc>
          <w:tcPr>
            <w:tcW w:w="3926" w:type="dxa"/>
          </w:tcPr>
          <w:p w14:paraId="25494DA3" w14:textId="16AB912F" w:rsidR="00FD7795" w:rsidRPr="00D169CE" w:rsidRDefault="00FD7795" w:rsidP="00FD7795">
            <w:pPr>
              <w:pStyle w:val="ac"/>
              <w:widowControl/>
              <w:ind w:firstLineChars="0" w:firstLine="0"/>
              <w:rPr>
                <w:rFonts w:ascii="Times New Roman" w:hAnsi="Times New Roman"/>
                <w:sz w:val="21"/>
                <w:szCs w:val="21"/>
                <w:lang w:eastAsia="zh-CN"/>
              </w:rPr>
            </w:pPr>
            <w:r w:rsidRPr="00D169CE">
              <w:rPr>
                <w:rFonts w:ascii="Times New Roman" w:hAnsi="Times New Roman"/>
                <w:sz w:val="21"/>
                <w:szCs w:val="21"/>
                <w:lang w:eastAsia="zh-CN"/>
              </w:rPr>
              <w:t>Reduction rate of COD (RCOD)</w:t>
            </w:r>
          </w:p>
        </w:tc>
        <w:tc>
          <w:tcPr>
            <w:tcW w:w="2976" w:type="dxa"/>
          </w:tcPr>
          <w:p w14:paraId="5487CD6B" w14:textId="6EF37CAA" w:rsidR="00FD7795" w:rsidRPr="00D169CE" w:rsidRDefault="00FD7795" w:rsidP="0063152F">
            <w:pPr>
              <w:pStyle w:val="ac"/>
              <w:keepNext/>
              <w:widowControl/>
              <w:ind w:firstLineChars="0" w:firstLine="0"/>
              <w:rPr>
                <w:rFonts w:ascii="Times New Roman" w:hAnsi="Times New Roman"/>
                <w:sz w:val="21"/>
                <w:szCs w:val="21"/>
                <w:lang w:eastAsia="zh-CN"/>
              </w:rPr>
            </w:pPr>
            <w:r w:rsidRPr="00D169CE">
              <w:rPr>
                <w:rFonts w:ascii="Times New Roman" w:hAnsi="Times New Roman" w:hint="eastAsia"/>
                <w:sz w:val="21"/>
                <w:szCs w:val="21"/>
                <w:lang w:eastAsia="zh-CN"/>
              </w:rPr>
              <w:t>U</w:t>
            </w:r>
            <w:r w:rsidRPr="00D169CE">
              <w:rPr>
                <w:rFonts w:ascii="Times New Roman" w:hAnsi="Times New Roman"/>
                <w:sz w:val="21"/>
                <w:szCs w:val="21"/>
                <w:lang w:eastAsia="zh-CN"/>
              </w:rPr>
              <w:t xml:space="preserve">rban </w:t>
            </w:r>
            <w:proofErr w:type="spellStart"/>
            <w:r w:rsidRPr="00D169CE">
              <w:rPr>
                <w:rFonts w:ascii="Times New Roman" w:hAnsi="Times New Roman"/>
                <w:sz w:val="21"/>
                <w:szCs w:val="21"/>
                <w:lang w:eastAsia="zh-CN"/>
              </w:rPr>
              <w:t>Darainage</w:t>
            </w:r>
            <w:proofErr w:type="spellEnd"/>
            <w:r w:rsidRPr="00D169CE">
              <w:rPr>
                <w:rFonts w:ascii="Times New Roman" w:hAnsi="Times New Roman"/>
                <w:sz w:val="21"/>
                <w:szCs w:val="21"/>
                <w:lang w:eastAsia="zh-CN"/>
              </w:rPr>
              <w:t xml:space="preserve"> Statistical Yearbook</w:t>
            </w:r>
          </w:p>
        </w:tc>
      </w:tr>
    </w:tbl>
    <w:p w14:paraId="0F761A3B" w14:textId="796BC17A" w:rsidR="003D073F" w:rsidRPr="0063152F" w:rsidRDefault="003D073F" w:rsidP="0063152F">
      <w:pPr>
        <w:widowControl/>
        <w:spacing w:line="240" w:lineRule="auto"/>
        <w:ind w:firstLineChars="0" w:firstLine="0"/>
        <w:jc w:val="left"/>
        <w:rPr>
          <w:rFonts w:ascii="宋体" w:hAnsi="宋体" w:cs="宋体"/>
          <w:kern w:val="0"/>
        </w:rPr>
      </w:pPr>
      <w:r w:rsidRPr="0063152F">
        <w:rPr>
          <w:sz w:val="20"/>
          <w:szCs w:val="18"/>
        </w:rPr>
        <w:t xml:space="preserve">*Carbon contents of food were calculated </w:t>
      </w:r>
      <w:r w:rsidR="002D33C7" w:rsidRPr="0063152F">
        <w:rPr>
          <w:sz w:val="20"/>
          <w:szCs w:val="18"/>
        </w:rPr>
        <w:t>by the formula:</w:t>
      </w:r>
      <m:oMath>
        <m:r>
          <m:rPr>
            <m:sty m:val="p"/>
          </m:rPr>
          <w:rPr>
            <w:rFonts w:ascii="Cambria Math" w:hAnsi="Cambria Math" w:cs="Menlo"/>
            <w:color w:val="37352F"/>
            <w:kern w:val="0"/>
            <w:sz w:val="16"/>
            <w:szCs w:val="16"/>
          </w:rPr>
          <m:t>CCF=</m:t>
        </m:r>
        <m:nary>
          <m:naryPr>
            <m:chr m:val="∑"/>
            <m:ctrlPr>
              <w:rPr>
                <w:rFonts w:ascii="Cambria Math" w:hAnsi="Cambria Math" w:cs="Menlo"/>
                <w:bCs/>
                <w:color w:val="000000" w:themeColor="text1"/>
                <w:kern w:val="0"/>
                <w:sz w:val="16"/>
                <w:szCs w:val="16"/>
              </w:rPr>
            </m:ctrlPr>
          </m:naryPr>
          <m:sub>
            <m:r>
              <m:rPr>
                <m:sty m:val="p"/>
              </m:rPr>
              <w:rPr>
                <w:rFonts w:ascii="Cambria Math" w:hAnsi="Cambria Math" w:cs="Menlo"/>
                <w:color w:val="000000" w:themeColor="text1"/>
                <w:kern w:val="0"/>
                <w:sz w:val="16"/>
                <w:szCs w:val="16"/>
              </w:rPr>
              <m:t>i=1</m:t>
            </m:r>
            <m:ctrlPr>
              <w:rPr>
                <w:rFonts w:ascii="Cambria Math" w:hAnsi="Cambria Math" w:cs="Menlo"/>
                <w:color w:val="000000" w:themeColor="text1"/>
                <w:kern w:val="0"/>
                <w:sz w:val="16"/>
                <w:szCs w:val="16"/>
              </w:rPr>
            </m:ctrlPr>
          </m:sub>
          <m:sup>
            <m:r>
              <m:rPr>
                <m:sty m:val="p"/>
              </m:rPr>
              <w:rPr>
                <w:rFonts w:ascii="Cambria Math" w:hAnsi="Cambria Math" w:cs="Menlo"/>
                <w:color w:val="000000" w:themeColor="text1"/>
                <w:kern w:val="0"/>
                <w:sz w:val="16"/>
                <w:szCs w:val="16"/>
              </w:rPr>
              <m:t>n</m:t>
            </m:r>
            <m:ctrlPr>
              <w:rPr>
                <w:rFonts w:ascii="Cambria Math" w:hAnsi="Cambria Math" w:cs="Menlo"/>
                <w:color w:val="000000" w:themeColor="text1"/>
                <w:kern w:val="0"/>
                <w:sz w:val="16"/>
                <w:szCs w:val="16"/>
              </w:rPr>
            </m:ctrlPr>
          </m:sup>
          <m:e>
            <m:sSub>
              <m:sSubPr>
                <m:ctrlPr>
                  <w:rPr>
                    <w:rFonts w:ascii="Cambria Math" w:hAnsi="Cambria Math" w:cs="Menlo"/>
                    <w:color w:val="000000" w:themeColor="text1"/>
                    <w:kern w:val="0"/>
                    <w:sz w:val="16"/>
                    <w:szCs w:val="16"/>
                  </w:rPr>
                </m:ctrlPr>
              </m:sSubPr>
              <m:e>
                <m:r>
                  <m:rPr>
                    <m:sty m:val="p"/>
                  </m:rPr>
                  <w:rPr>
                    <w:rFonts w:ascii="Cambria Math" w:hAnsi="Cambria Math" w:cs="Menlo"/>
                    <w:color w:val="000000" w:themeColor="text1"/>
                    <w:kern w:val="0"/>
                    <w:sz w:val="16"/>
                    <w:szCs w:val="16"/>
                  </w:rPr>
                  <m:t>C</m:t>
                </m:r>
              </m:e>
              <m:sub>
                <m:r>
                  <m:rPr>
                    <m:sty m:val="p"/>
                  </m:rPr>
                  <w:rPr>
                    <w:rFonts w:ascii="Cambria Math" w:hAnsi="Cambria Math" w:cs="Menlo"/>
                    <w:color w:val="000000" w:themeColor="text1"/>
                    <w:kern w:val="0"/>
                    <w:sz w:val="16"/>
                    <w:szCs w:val="16"/>
                  </w:rPr>
                  <m:t>i</m:t>
                </m:r>
              </m:sub>
            </m:sSub>
            <m:ctrlPr>
              <w:rPr>
                <w:rFonts w:ascii="Cambria Math" w:hAnsi="Cambria Math" w:cs="Menlo"/>
                <w:color w:val="000000" w:themeColor="text1"/>
                <w:kern w:val="0"/>
                <w:sz w:val="16"/>
                <w:szCs w:val="16"/>
              </w:rPr>
            </m:ctrlPr>
          </m:e>
        </m:nary>
        <m:sSub>
          <m:sSubPr>
            <m:ctrlPr>
              <w:rPr>
                <w:rFonts w:ascii="Cambria Math" w:hAnsi="Cambria Math" w:cs="Menlo"/>
                <w:color w:val="37352F"/>
                <w:kern w:val="0"/>
                <w:sz w:val="16"/>
                <w:szCs w:val="16"/>
              </w:rPr>
            </m:ctrlPr>
          </m:sSubPr>
          <m:e>
            <m:r>
              <m:rPr>
                <m:sty m:val="p"/>
              </m:rPr>
              <w:rPr>
                <w:rFonts w:ascii="Cambria Math" w:hAnsi="Cambria Math" w:cs="Menlo"/>
                <w:color w:val="37352F"/>
                <w:kern w:val="0"/>
                <w:sz w:val="16"/>
                <w:szCs w:val="16"/>
              </w:rPr>
              <m:t>F</m:t>
            </m:r>
          </m:e>
          <m:sub>
            <m:r>
              <m:rPr>
                <m:sty m:val="p"/>
              </m:rPr>
              <w:rPr>
                <w:rFonts w:ascii="Cambria Math" w:hAnsi="Cambria Math" w:cs="Menlo"/>
                <w:color w:val="37352F"/>
                <w:kern w:val="0"/>
                <w:sz w:val="16"/>
                <w:szCs w:val="16"/>
              </w:rPr>
              <m:t>i</m:t>
            </m:r>
          </m:sub>
        </m:sSub>
      </m:oMath>
      <w:r w:rsidR="002D33C7" w:rsidRPr="0063152F">
        <w:rPr>
          <w:color w:val="37352F"/>
          <w:kern w:val="0"/>
          <w:sz w:val="16"/>
          <w:szCs w:val="16"/>
        </w:rPr>
        <w:t xml:space="preserve">, </w:t>
      </w:r>
      <w:r w:rsidR="002D33C7" w:rsidRPr="0063152F">
        <w:rPr>
          <w:sz w:val="20"/>
          <w:szCs w:val="18"/>
        </w:rPr>
        <w:t>F is the volume of food consumption, C is the carbon contents of specific food</w:t>
      </w:r>
      <w:r w:rsidR="00F175EE" w:rsidRPr="0063152F">
        <w:rPr>
          <w:sz w:val="20"/>
          <w:szCs w:val="18"/>
        </w:rPr>
        <w:t>.</w:t>
      </w:r>
    </w:p>
    <w:p w14:paraId="2F8711C0" w14:textId="26B4BA43" w:rsidR="00B32862" w:rsidRDefault="00B32862" w:rsidP="00DE2DD1">
      <w:pPr>
        <w:widowControl/>
        <w:ind w:firstLineChars="0" w:firstLine="420"/>
      </w:pPr>
      <w:r>
        <w:rPr>
          <w:rFonts w:hint="eastAsia"/>
        </w:rPr>
        <w:t>(</w:t>
      </w:r>
      <w:r>
        <w:t>2) Machine learning</w:t>
      </w:r>
    </w:p>
    <w:p w14:paraId="6CA425E2" w14:textId="0F73492F" w:rsidR="009D7F1E" w:rsidRDefault="00A17DAE" w:rsidP="00DE2DD1">
      <w:pPr>
        <w:widowControl/>
        <w:ind w:firstLineChars="0" w:firstLine="420"/>
        <w:rPr>
          <w:rFonts w:cs="Times New Roman"/>
          <w:color w:val="333333"/>
          <w:shd w:val="clear" w:color="auto" w:fill="FFFFFF"/>
        </w:rPr>
      </w:pPr>
      <w:r w:rsidRPr="000F350F">
        <w:rPr>
          <w:rFonts w:cs="Times New Roman"/>
          <w:shd w:val="clear" w:color="auto" w:fill="FFFFFF"/>
        </w:rPr>
        <w:t>S</w:t>
      </w:r>
      <w:r w:rsidRPr="000F350F">
        <w:rPr>
          <w:rFonts w:cs="Times New Roman" w:hint="eastAsia"/>
          <w:shd w:val="clear" w:color="auto" w:fill="FFFFFF"/>
        </w:rPr>
        <w:t>ludge</w:t>
      </w:r>
      <w:r w:rsidRPr="000F350F">
        <w:rPr>
          <w:rFonts w:cs="Times New Roman"/>
          <w:shd w:val="clear" w:color="auto" w:fill="FFFFFF"/>
        </w:rPr>
        <w:t xml:space="preserve"> </w:t>
      </w:r>
      <w:r w:rsidR="0051086F" w:rsidRPr="000F350F">
        <w:rPr>
          <w:rFonts w:cs="Times New Roman"/>
          <w:shd w:val="clear" w:color="auto" w:fill="FFFFFF"/>
        </w:rPr>
        <w:t>pr</w:t>
      </w:r>
      <w:r w:rsidR="0051086F">
        <w:rPr>
          <w:rFonts w:cs="Times New Roman"/>
          <w:shd w:val="clear" w:color="auto" w:fill="FFFFFF"/>
        </w:rPr>
        <w:t>ediction</w:t>
      </w:r>
      <w:r w:rsidR="0051086F" w:rsidRPr="000F350F">
        <w:rPr>
          <w:rFonts w:cs="Times New Roman"/>
          <w:shd w:val="clear" w:color="auto" w:fill="FFFFFF"/>
        </w:rPr>
        <w:t xml:space="preserve"> </w:t>
      </w:r>
      <w:r w:rsidRPr="000F350F">
        <w:rPr>
          <w:rFonts w:cs="Times New Roman"/>
          <w:shd w:val="clear" w:color="auto" w:fill="FFFFFF"/>
        </w:rPr>
        <w:t>is a multi</w:t>
      </w:r>
      <w:r w:rsidRPr="000F350F">
        <w:rPr>
          <w:rFonts w:cs="Times New Roman" w:hint="eastAsia"/>
          <w:shd w:val="clear" w:color="auto" w:fill="FFFFFF"/>
        </w:rPr>
        <w:t>variable</w:t>
      </w:r>
      <w:r w:rsidRPr="000F350F">
        <w:rPr>
          <w:rFonts w:cs="Times New Roman"/>
          <w:shd w:val="clear" w:color="auto" w:fill="FFFFFF"/>
        </w:rPr>
        <w:t xml:space="preserve"> regression problem with sludge driving factors as the independent variables. We used </w:t>
      </w:r>
      <w:r>
        <w:rPr>
          <w:rFonts w:cs="Times New Roman"/>
          <w:shd w:val="clear" w:color="auto" w:fill="FFFFFF"/>
        </w:rPr>
        <w:t>SSPs</w:t>
      </w:r>
      <w:r w:rsidRPr="000F350F">
        <w:rPr>
          <w:rFonts w:cs="Times New Roman"/>
          <w:shd w:val="clear" w:color="auto" w:fill="FFFFFF"/>
        </w:rPr>
        <w:t xml:space="preserve"> and </w:t>
      </w:r>
      <w:r>
        <w:rPr>
          <w:rFonts w:cs="Times New Roman"/>
          <w:shd w:val="clear" w:color="auto" w:fill="FFFFFF"/>
        </w:rPr>
        <w:t>l</w:t>
      </w:r>
      <w:r w:rsidRPr="000F350F">
        <w:rPr>
          <w:rFonts w:cs="Times New Roman"/>
          <w:shd w:val="clear" w:color="auto" w:fill="FFFFFF"/>
        </w:rPr>
        <w:t xml:space="preserve">ogistic growth to fit trends </w:t>
      </w:r>
      <w:r w:rsidR="00346E24">
        <w:rPr>
          <w:rFonts w:cs="Times New Roman"/>
          <w:shd w:val="clear" w:color="auto" w:fill="FFFFFF"/>
        </w:rPr>
        <w:t>in the</w:t>
      </w:r>
      <w:r w:rsidRPr="000F350F">
        <w:rPr>
          <w:rFonts w:cs="Times New Roman"/>
          <w:shd w:val="clear" w:color="auto" w:fill="FFFFFF"/>
        </w:rPr>
        <w:t xml:space="preserve"> driving factors. The relationship between sludge generation and its driving factor </w:t>
      </w:r>
      <w:r>
        <w:rPr>
          <w:rFonts w:cs="Times New Roman"/>
          <w:shd w:val="clear" w:color="auto" w:fill="FFFFFF"/>
        </w:rPr>
        <w:t>was</w:t>
      </w:r>
      <w:r w:rsidRPr="000F350F">
        <w:rPr>
          <w:rFonts w:cs="Times New Roman"/>
          <w:shd w:val="clear" w:color="auto" w:fill="FFFFFF"/>
        </w:rPr>
        <w:t xml:space="preserve"> obtained by </w:t>
      </w:r>
      <w:r>
        <w:rPr>
          <w:rFonts w:cs="Times New Roman"/>
          <w:shd w:val="clear" w:color="auto" w:fill="FFFFFF"/>
        </w:rPr>
        <w:t xml:space="preserve">a </w:t>
      </w:r>
      <w:r w:rsidRPr="000F350F">
        <w:rPr>
          <w:rFonts w:cs="Times New Roman"/>
          <w:shd w:val="clear" w:color="auto" w:fill="FFFFFF"/>
        </w:rPr>
        <w:t>Random Forest Algorithm (RFA)</w:t>
      </w:r>
      <w:r>
        <w:rPr>
          <w:rFonts w:cs="Times New Roman"/>
          <w:shd w:val="clear" w:color="auto" w:fill="FFFFFF"/>
        </w:rPr>
        <w:t>, which</w:t>
      </w:r>
      <w:r w:rsidRPr="000F350F">
        <w:rPr>
          <w:rFonts w:cs="Times New Roman"/>
          <w:shd w:val="clear" w:color="auto" w:fill="FFFFFF"/>
        </w:rPr>
        <w:t xml:space="preserve"> is an Ensemble Learning algorithm based on </w:t>
      </w:r>
      <w:r>
        <w:rPr>
          <w:rFonts w:cs="Times New Roman"/>
          <w:shd w:val="clear" w:color="auto" w:fill="FFFFFF"/>
        </w:rPr>
        <w:t xml:space="preserve">a </w:t>
      </w:r>
      <w:r w:rsidRPr="000F350F">
        <w:rPr>
          <w:rFonts w:cs="Times New Roman"/>
          <w:shd w:val="clear" w:color="auto" w:fill="FFFFFF"/>
        </w:rPr>
        <w:t xml:space="preserve">Decision Tree, </w:t>
      </w:r>
      <w:r w:rsidR="00346E24">
        <w:rPr>
          <w:rFonts w:cs="Times New Roman"/>
          <w:shd w:val="clear" w:color="auto" w:fill="FFFFFF"/>
        </w:rPr>
        <w:t xml:space="preserve">and </w:t>
      </w:r>
      <w:r w:rsidRPr="000F350F">
        <w:rPr>
          <w:rFonts w:cs="Times New Roman"/>
          <w:shd w:val="clear" w:color="auto" w:fill="FFFFFF"/>
        </w:rPr>
        <w:t>which has the advantages of high accuracy, robust</w:t>
      </w:r>
      <w:r w:rsidR="00346E24">
        <w:rPr>
          <w:rFonts w:cs="Times New Roman"/>
          <w:shd w:val="clear" w:color="auto" w:fill="FFFFFF"/>
        </w:rPr>
        <w:t>ness</w:t>
      </w:r>
      <w:r w:rsidRPr="000F350F">
        <w:rPr>
          <w:rFonts w:cs="Times New Roman"/>
          <w:shd w:val="clear" w:color="auto" w:fill="FFFFFF"/>
        </w:rPr>
        <w:t xml:space="preserve"> to outliers and noise, and insensitiv</w:t>
      </w:r>
      <w:r w:rsidR="00346E24">
        <w:rPr>
          <w:rFonts w:cs="Times New Roman"/>
          <w:shd w:val="clear" w:color="auto" w:fill="FFFFFF"/>
        </w:rPr>
        <w:t>ity</w:t>
      </w:r>
      <w:r w:rsidRPr="000F350F">
        <w:rPr>
          <w:rFonts w:cs="Times New Roman"/>
          <w:shd w:val="clear" w:color="auto" w:fill="FFFFFF"/>
        </w:rPr>
        <w:t xml:space="preserve"> to overfit</w:t>
      </w:r>
      <w:r>
        <w:rPr>
          <w:rFonts w:cs="Times New Roman"/>
          <w:shd w:val="clear" w:color="auto" w:fill="FFFFFF"/>
        </w:rPr>
        <w:t>ting</w:t>
      </w:r>
      <w:r w:rsidR="003863A8" w:rsidRPr="000F350F">
        <w:rPr>
          <w:rFonts w:cs="Times New Roman"/>
          <w:shd w:val="clear" w:color="auto" w:fill="FFFFFF"/>
        </w:rPr>
        <w:t>(</w:t>
      </w:r>
      <w:hyperlink w:anchor="science2016researchers" w:history="1">
        <w:r w:rsidR="003863A8" w:rsidRPr="004D7ED4">
          <w:rPr>
            <w:rStyle w:val="af9"/>
            <w:rFonts w:cs="Times New Roman"/>
            <w:u w:val="none"/>
            <w:shd w:val="clear" w:color="auto" w:fill="FFFFFF"/>
          </w:rPr>
          <w:t>Science., 2016</w:t>
        </w:r>
      </w:hyperlink>
      <w:r w:rsidR="003863A8" w:rsidRPr="004D7ED4">
        <w:rPr>
          <w:rFonts w:cs="Times New Roman"/>
          <w:shd w:val="clear" w:color="auto" w:fill="FFFFFF"/>
        </w:rPr>
        <w:t xml:space="preserve">; </w:t>
      </w:r>
      <w:hyperlink w:anchor="yu2021deep" w:history="1">
        <w:r w:rsidR="003863A8" w:rsidRPr="004D7ED4">
          <w:rPr>
            <w:rStyle w:val="af9"/>
            <w:rFonts w:cs="Times New Roman"/>
            <w:u w:val="none"/>
            <w:shd w:val="clear" w:color="auto" w:fill="FFFFFF"/>
          </w:rPr>
          <w:t>Yu et al., 2021</w:t>
        </w:r>
      </w:hyperlink>
      <w:r w:rsidR="003863A8" w:rsidRPr="000F350F">
        <w:rPr>
          <w:rFonts w:cs="Times New Roman"/>
          <w:shd w:val="clear" w:color="auto" w:fill="FFFFFF"/>
        </w:rPr>
        <w:t>)</w:t>
      </w:r>
      <w:r w:rsidRPr="000F350F">
        <w:rPr>
          <w:rFonts w:cs="Times New Roman"/>
          <w:shd w:val="clear" w:color="auto" w:fill="FFFFFF"/>
        </w:rPr>
        <w:t xml:space="preserve">. Firstly, </w:t>
      </w:r>
      <w:r w:rsidR="007F54BB" w:rsidRPr="000F350F">
        <w:rPr>
          <w:rFonts w:cs="Times New Roman"/>
          <w:shd w:val="clear" w:color="auto" w:fill="FFFFFF"/>
        </w:rPr>
        <w:t>a few</w:t>
      </w:r>
      <w:r w:rsidRPr="000F350F">
        <w:rPr>
          <w:rFonts w:cs="Times New Roman"/>
          <w:shd w:val="clear" w:color="auto" w:fill="FFFFFF"/>
        </w:rPr>
        <w:t xml:space="preserve"> sample datasets </w:t>
      </w:r>
      <w:r>
        <w:rPr>
          <w:rFonts w:cs="Times New Roman"/>
          <w:shd w:val="clear" w:color="auto" w:fill="FFFFFF"/>
        </w:rPr>
        <w:t>we</w:t>
      </w:r>
      <w:r w:rsidRPr="000F350F">
        <w:rPr>
          <w:rFonts w:cs="Times New Roman"/>
          <w:shd w:val="clear" w:color="auto" w:fill="FFFFFF"/>
        </w:rPr>
        <w:t xml:space="preserve">re randomly selected from the original dataset (the training dataset in this paper </w:t>
      </w:r>
      <w:r w:rsidR="00346E24">
        <w:rPr>
          <w:rFonts w:cs="Times New Roman"/>
          <w:shd w:val="clear" w:color="auto" w:fill="FFFFFF"/>
        </w:rPr>
        <w:t>wa</w:t>
      </w:r>
      <w:r w:rsidRPr="000F350F">
        <w:rPr>
          <w:rFonts w:cs="Times New Roman"/>
          <w:shd w:val="clear" w:color="auto" w:fill="FFFFFF"/>
        </w:rPr>
        <w:t>s the dataset of sludge generation and its driving factors in each province from 2006</w:t>
      </w:r>
      <w:r w:rsidR="007F54BB">
        <w:rPr>
          <w:rFonts w:cs="Times New Roman"/>
          <w:shd w:val="clear" w:color="auto" w:fill="FFFFFF"/>
        </w:rPr>
        <w:t xml:space="preserve"> to </w:t>
      </w:r>
      <w:r w:rsidRPr="000F350F">
        <w:rPr>
          <w:rFonts w:cs="Times New Roman"/>
          <w:shd w:val="clear" w:color="auto" w:fill="FFFFFF"/>
        </w:rPr>
        <w:t xml:space="preserve">2017, including the seven features). Second, other </w:t>
      </w:r>
      <w:r>
        <w:rPr>
          <w:rFonts w:cs="Times New Roman"/>
          <w:shd w:val="clear" w:color="auto" w:fill="FFFFFF"/>
        </w:rPr>
        <w:t>out</w:t>
      </w:r>
      <w:r w:rsidR="00D90A15">
        <w:rPr>
          <w:rFonts w:cs="Times New Roman"/>
          <w:shd w:val="clear" w:color="auto" w:fill="FFFFFF"/>
        </w:rPr>
        <w:t>-</w:t>
      </w:r>
      <w:r>
        <w:rPr>
          <w:rFonts w:cs="Times New Roman"/>
          <w:shd w:val="clear" w:color="auto" w:fill="FFFFFF"/>
        </w:rPr>
        <w:t>of</w:t>
      </w:r>
      <w:r w:rsidR="00D90A15">
        <w:rPr>
          <w:rFonts w:cs="Times New Roman"/>
          <w:shd w:val="clear" w:color="auto" w:fill="FFFFFF"/>
        </w:rPr>
        <w:t>-</w:t>
      </w:r>
      <w:r>
        <w:rPr>
          <w:rFonts w:cs="Times New Roman"/>
          <w:shd w:val="clear" w:color="auto" w:fill="FFFFFF"/>
        </w:rPr>
        <w:t>bag</w:t>
      </w:r>
      <w:r w:rsidR="00A248AF">
        <w:rPr>
          <w:rFonts w:cs="Times New Roman"/>
          <w:shd w:val="clear" w:color="auto" w:fill="FFFFFF"/>
        </w:rPr>
        <w:t xml:space="preserve"> </w:t>
      </w:r>
      <w:r>
        <w:rPr>
          <w:rFonts w:cs="Times New Roman"/>
          <w:shd w:val="clear" w:color="auto" w:fill="FFFFFF"/>
        </w:rPr>
        <w:t xml:space="preserve">(OOB) </w:t>
      </w:r>
      <w:r w:rsidRPr="000F350F">
        <w:rPr>
          <w:rFonts w:cs="Times New Roman"/>
          <w:shd w:val="clear" w:color="auto" w:fill="FFFFFF"/>
        </w:rPr>
        <w:t xml:space="preserve">data were used as </w:t>
      </w:r>
      <w:r>
        <w:rPr>
          <w:rFonts w:cs="Times New Roman"/>
          <w:shd w:val="clear" w:color="auto" w:fill="FFFFFF"/>
        </w:rPr>
        <w:t xml:space="preserve">a </w:t>
      </w:r>
      <w:r w:rsidRPr="000F350F">
        <w:rPr>
          <w:rFonts w:cs="Times New Roman"/>
          <w:shd w:val="clear" w:color="auto" w:fill="FFFFFF"/>
        </w:rPr>
        <w:t xml:space="preserve">test set. We used </w:t>
      </w:r>
      <w:proofErr w:type="spellStart"/>
      <w:r w:rsidRPr="000F350F">
        <w:rPr>
          <w:rFonts w:cs="Times New Roman"/>
          <w:shd w:val="clear" w:color="auto" w:fill="FFFFFF"/>
        </w:rPr>
        <w:t>s</w:t>
      </w:r>
      <w:r w:rsidR="007F54BB">
        <w:rPr>
          <w:rFonts w:cs="Times New Roman"/>
          <w:shd w:val="clear" w:color="auto" w:fill="FFFFFF"/>
        </w:rPr>
        <w:t>k</w:t>
      </w:r>
      <w:r w:rsidRPr="000F350F">
        <w:rPr>
          <w:rFonts w:cs="Times New Roman"/>
          <w:shd w:val="clear" w:color="auto" w:fill="FFFFFF"/>
        </w:rPr>
        <w:t>learn</w:t>
      </w:r>
      <w:proofErr w:type="spellEnd"/>
      <w:r w:rsidRPr="000F350F">
        <w:rPr>
          <w:rFonts w:cs="Times New Roman"/>
          <w:shd w:val="clear" w:color="auto" w:fill="FFFFFF"/>
        </w:rPr>
        <w:t xml:space="preserve"> to build the model and selected hyperparameters based on Grid Search. Bootstrapping w</w:t>
      </w:r>
      <w:r>
        <w:rPr>
          <w:rFonts w:cs="Times New Roman"/>
          <w:shd w:val="clear" w:color="auto" w:fill="FFFFFF"/>
        </w:rPr>
        <w:t>as</w:t>
      </w:r>
      <w:r w:rsidRPr="000F350F">
        <w:rPr>
          <w:rFonts w:cs="Times New Roman"/>
          <w:shd w:val="clear" w:color="auto" w:fill="FFFFFF"/>
        </w:rPr>
        <w:t xml:space="preserve"> used to avoid </w:t>
      </w:r>
      <w:r w:rsidR="00A248AF">
        <w:rPr>
          <w:rFonts w:cs="Times New Roman"/>
          <w:shd w:val="clear" w:color="auto" w:fill="FFFFFF"/>
        </w:rPr>
        <w:t>overfitting</w:t>
      </w:r>
      <w:r w:rsidRPr="000F350F">
        <w:rPr>
          <w:rFonts w:cs="Times New Roman"/>
          <w:shd w:val="clear" w:color="auto" w:fill="FFFFFF"/>
        </w:rPr>
        <w:t xml:space="preserve"> (</w:t>
      </w:r>
      <w:proofErr w:type="spellStart"/>
      <w:r w:rsidR="004D677C">
        <w:fldChar w:fldCharType="begin"/>
      </w:r>
      <w:r w:rsidR="004D677C">
        <w:instrText xml:space="preserve"> HYPERLINK \l "sumanta2018iterative" </w:instrText>
      </w:r>
      <w:r w:rsidR="004D677C">
        <w:fldChar w:fldCharType="separate"/>
      </w:r>
      <w:r w:rsidRPr="004D7ED4">
        <w:rPr>
          <w:rStyle w:val="af9"/>
          <w:rFonts w:cs="Times New Roman"/>
          <w:u w:val="none"/>
          <w:shd w:val="clear" w:color="auto" w:fill="FFFFFF"/>
        </w:rPr>
        <w:t>Sumanta</w:t>
      </w:r>
      <w:proofErr w:type="spellEnd"/>
      <w:r w:rsidRPr="004D7ED4">
        <w:rPr>
          <w:rStyle w:val="af9"/>
          <w:rFonts w:cs="Times New Roman"/>
          <w:u w:val="none"/>
          <w:shd w:val="clear" w:color="auto" w:fill="FFFFFF"/>
        </w:rPr>
        <w:t xml:space="preserve"> et al., 2018</w:t>
      </w:r>
      <w:r w:rsidR="004D677C">
        <w:rPr>
          <w:rStyle w:val="af9"/>
          <w:rFonts w:cs="Times New Roman"/>
          <w:u w:val="none"/>
          <w:shd w:val="clear" w:color="auto" w:fill="FFFFFF"/>
        </w:rPr>
        <w:fldChar w:fldCharType="end"/>
      </w:r>
      <w:r w:rsidRPr="004D7ED4">
        <w:rPr>
          <w:rFonts w:cs="Times New Roman"/>
          <w:shd w:val="clear" w:color="auto" w:fill="FFFFFF"/>
        </w:rPr>
        <w:t xml:space="preserve">; </w:t>
      </w:r>
      <w:hyperlink w:anchor="l36li2016the" w:history="1">
        <w:r w:rsidRPr="004D7ED4">
          <w:rPr>
            <w:rStyle w:val="af9"/>
            <w:rFonts w:cs="Times New Roman"/>
            <w:u w:val="none"/>
            <w:shd w:val="clear" w:color="auto" w:fill="FFFFFF"/>
          </w:rPr>
          <w:t>Li et al., 2019</w:t>
        </w:r>
      </w:hyperlink>
      <w:r w:rsidRPr="000F350F">
        <w:rPr>
          <w:rFonts w:cs="Times New Roman"/>
          <w:shd w:val="clear" w:color="auto" w:fill="FFFFFF"/>
        </w:rPr>
        <w:t xml:space="preserve">). The accuracy of our model </w:t>
      </w:r>
      <w:r>
        <w:rPr>
          <w:rFonts w:cs="Times New Roman"/>
          <w:shd w:val="clear" w:color="auto" w:fill="FFFFFF"/>
        </w:rPr>
        <w:t>was</w:t>
      </w:r>
      <w:r w:rsidRPr="000F350F">
        <w:rPr>
          <w:rFonts w:cs="Times New Roman"/>
          <w:shd w:val="clear" w:color="auto" w:fill="FFFFFF"/>
        </w:rPr>
        <w:t xml:space="preserve"> 80.2% (MAPE) on our test set. Finally, we calculated the corresponding </w:t>
      </w:r>
      <w:r w:rsidR="008A29FC">
        <w:rPr>
          <w:rFonts w:cs="Times New Roman"/>
          <w:shd w:val="clear" w:color="auto" w:fill="FFFFFF"/>
        </w:rPr>
        <w:t>GHG</w:t>
      </w:r>
      <w:r w:rsidRPr="000F350F">
        <w:rPr>
          <w:rFonts w:cs="Times New Roman"/>
          <w:shd w:val="clear" w:color="auto" w:fill="FFFFFF"/>
        </w:rPr>
        <w:t xml:space="preserve"> </w:t>
      </w:r>
      <w:r w:rsidRPr="000F350F">
        <w:rPr>
          <w:rFonts w:cs="Times New Roman"/>
          <w:shd w:val="clear" w:color="auto" w:fill="FFFFFF"/>
        </w:rPr>
        <w:lastRenderedPageBreak/>
        <w:t>emission of sludge disposal by multiply</w:t>
      </w:r>
      <w:r>
        <w:rPr>
          <w:rFonts w:cs="Times New Roman"/>
          <w:shd w:val="clear" w:color="auto" w:fill="FFFFFF"/>
        </w:rPr>
        <w:t>ing</w:t>
      </w:r>
      <w:r w:rsidRPr="000F350F">
        <w:rPr>
          <w:rFonts w:cs="Times New Roman"/>
          <w:shd w:val="clear" w:color="auto" w:fill="FFFFFF"/>
        </w:rPr>
        <w:t xml:space="preserve"> sludge generation </w:t>
      </w:r>
      <w:r w:rsidR="00D90A15">
        <w:rPr>
          <w:rFonts w:cs="Times New Roman"/>
          <w:shd w:val="clear" w:color="auto" w:fill="FFFFFF"/>
        </w:rPr>
        <w:t>by</w:t>
      </w:r>
      <w:r w:rsidR="00D90A15" w:rsidRPr="000F350F">
        <w:rPr>
          <w:rFonts w:cs="Times New Roman"/>
          <w:shd w:val="clear" w:color="auto" w:fill="FFFFFF"/>
        </w:rPr>
        <w:t xml:space="preserve"> </w:t>
      </w:r>
      <w:r w:rsidRPr="000F350F">
        <w:rPr>
          <w:rFonts w:cs="Times New Roman"/>
          <w:shd w:val="clear" w:color="auto" w:fill="FFFFFF"/>
        </w:rPr>
        <w:t xml:space="preserve">its conversion coefficients under different disposal methods. </w:t>
      </w:r>
      <w:r w:rsidR="00375085" w:rsidRPr="00DE2DD1">
        <w:rPr>
          <w:rFonts w:cs="Times New Roman"/>
          <w:color w:val="333333"/>
          <w:shd w:val="clear" w:color="auto" w:fill="FFFFFF"/>
        </w:rPr>
        <w:t xml:space="preserve"> </w:t>
      </w:r>
    </w:p>
    <w:p w14:paraId="550F7A51" w14:textId="596310CF" w:rsidR="008E4602" w:rsidRDefault="008E4602" w:rsidP="00DE2DD1">
      <w:pPr>
        <w:widowControl/>
        <w:ind w:firstLineChars="0" w:firstLine="420"/>
        <w:rPr>
          <w:rFonts w:cs="Times New Roman"/>
          <w:color w:val="333333"/>
          <w:shd w:val="clear" w:color="auto" w:fill="FFFFFF"/>
        </w:rPr>
      </w:pPr>
      <w:r w:rsidRPr="000F350F">
        <w:rPr>
          <w:rFonts w:cs="Times New Roman" w:hint="eastAsia"/>
          <w:shd w:val="clear" w:color="auto" w:fill="FFFFFF"/>
        </w:rPr>
        <w:t>T</w:t>
      </w:r>
      <w:r w:rsidRPr="000F350F">
        <w:rPr>
          <w:rFonts w:cs="Times New Roman"/>
          <w:shd w:val="clear" w:color="auto" w:fill="FFFFFF"/>
        </w:rPr>
        <w:t>o distinguish different growth pattern</w:t>
      </w:r>
      <w:r>
        <w:rPr>
          <w:rFonts w:cs="Times New Roman"/>
          <w:shd w:val="clear" w:color="auto" w:fill="FFFFFF"/>
        </w:rPr>
        <w:t>s</w:t>
      </w:r>
      <w:r w:rsidRPr="000F350F">
        <w:rPr>
          <w:rFonts w:cs="Times New Roman"/>
          <w:shd w:val="clear" w:color="auto" w:fill="FFFFFF"/>
        </w:rPr>
        <w:t xml:space="preserve"> in different regions, we used K-means to cluster China’s province</w:t>
      </w:r>
      <w:r>
        <w:rPr>
          <w:rFonts w:cs="Times New Roman"/>
          <w:shd w:val="clear" w:color="auto" w:fill="FFFFFF"/>
        </w:rPr>
        <w:t>s</w:t>
      </w:r>
      <w:r w:rsidRPr="000F350F">
        <w:rPr>
          <w:rFonts w:cs="Times New Roman"/>
          <w:shd w:val="clear" w:color="auto" w:fill="FFFFFF"/>
        </w:rPr>
        <w:t xml:space="preserve"> based on sludge generation in 2060 and the ratio of sludge generation in 2060 to 2017 under different scenarios</w:t>
      </w:r>
      <w:r>
        <w:rPr>
          <w:rFonts w:cs="Times New Roman"/>
          <w:shd w:val="clear" w:color="auto" w:fill="FFFFFF"/>
        </w:rPr>
        <w:t xml:space="preserve"> which were calculated by dividing the sludge generation in 2060 to 2017</w:t>
      </w:r>
      <w:r w:rsidRPr="000F350F">
        <w:rPr>
          <w:rFonts w:cs="Times New Roman"/>
          <w:shd w:val="clear" w:color="auto" w:fill="FFFFFF"/>
        </w:rPr>
        <w:t xml:space="preserve">. </w:t>
      </w:r>
      <w:r>
        <w:rPr>
          <w:rFonts w:cs="Times New Roman"/>
          <w:shd w:val="clear" w:color="auto" w:fill="FFFFFF"/>
        </w:rPr>
        <w:t>Four future sludge growth patterns can be distinguished</w:t>
      </w:r>
      <w:r w:rsidRPr="000F350F">
        <w:rPr>
          <w:rFonts w:cs="Times New Roman"/>
          <w:shd w:val="clear" w:color="auto" w:fill="FFFFFF"/>
        </w:rPr>
        <w:t xml:space="preserve"> </w:t>
      </w:r>
      <w:r>
        <w:rPr>
          <w:rFonts w:cs="Times New Roman"/>
          <w:shd w:val="clear" w:color="auto" w:fill="FFFFFF"/>
        </w:rPr>
        <w:t xml:space="preserve">as </w:t>
      </w:r>
      <w:r w:rsidR="007F54BB">
        <w:rPr>
          <w:rFonts w:cs="Times New Roman"/>
          <w:shd w:val="clear" w:color="auto" w:fill="FFFFFF"/>
        </w:rPr>
        <w:t xml:space="preserve">a </w:t>
      </w:r>
      <w:r>
        <w:rPr>
          <w:rFonts w:cs="Times New Roman"/>
          <w:shd w:val="clear" w:color="auto" w:fill="FFFFFF"/>
        </w:rPr>
        <w:t xml:space="preserve">high </w:t>
      </w:r>
      <w:r w:rsidR="00617D0B">
        <w:rPr>
          <w:rFonts w:cs="Times New Roman"/>
          <w:shd w:val="clear" w:color="auto" w:fill="FFFFFF"/>
        </w:rPr>
        <w:t>generation</w:t>
      </w:r>
      <w:r>
        <w:rPr>
          <w:rFonts w:cs="Times New Roman"/>
          <w:shd w:val="clear" w:color="auto" w:fill="FFFFFF"/>
        </w:rPr>
        <w:t xml:space="preserve"> with high </w:t>
      </w:r>
      <w:r w:rsidR="00D90A15">
        <w:rPr>
          <w:rFonts w:cs="Times New Roman"/>
          <w:shd w:val="clear" w:color="auto" w:fill="FFFFFF"/>
        </w:rPr>
        <w:t xml:space="preserve">growth </w:t>
      </w:r>
      <w:r>
        <w:rPr>
          <w:rFonts w:cs="Times New Roman"/>
          <w:shd w:val="clear" w:color="auto" w:fill="FFFFFF"/>
        </w:rPr>
        <w:t xml:space="preserve">(HH), high </w:t>
      </w:r>
      <w:r w:rsidR="00617D0B">
        <w:rPr>
          <w:rFonts w:cs="Times New Roman"/>
          <w:shd w:val="clear" w:color="auto" w:fill="FFFFFF"/>
        </w:rPr>
        <w:t>generation</w:t>
      </w:r>
      <w:r>
        <w:rPr>
          <w:rFonts w:cs="Times New Roman"/>
          <w:shd w:val="clear" w:color="auto" w:fill="FFFFFF"/>
        </w:rPr>
        <w:t xml:space="preserve"> with low growth (HL), low </w:t>
      </w:r>
      <w:r w:rsidR="00617D0B">
        <w:rPr>
          <w:rFonts w:cs="Times New Roman"/>
          <w:shd w:val="clear" w:color="auto" w:fill="FFFFFF"/>
        </w:rPr>
        <w:t>generation</w:t>
      </w:r>
      <w:r>
        <w:rPr>
          <w:rFonts w:cs="Times New Roman"/>
          <w:shd w:val="clear" w:color="auto" w:fill="FFFFFF"/>
        </w:rPr>
        <w:t xml:space="preserve"> with low growth (LL)</w:t>
      </w:r>
      <w:r w:rsidR="007F54BB">
        <w:rPr>
          <w:rFonts w:cs="Times New Roman"/>
          <w:shd w:val="clear" w:color="auto" w:fill="FFFFFF"/>
        </w:rPr>
        <w:t>,</w:t>
      </w:r>
      <w:r>
        <w:rPr>
          <w:rFonts w:cs="Times New Roman"/>
          <w:shd w:val="clear" w:color="auto" w:fill="FFFFFF"/>
        </w:rPr>
        <w:t xml:space="preserve"> and low </w:t>
      </w:r>
      <w:r w:rsidR="00617D0B">
        <w:rPr>
          <w:rFonts w:cs="Times New Roman"/>
          <w:shd w:val="clear" w:color="auto" w:fill="FFFFFF"/>
        </w:rPr>
        <w:t>generation</w:t>
      </w:r>
      <w:r>
        <w:rPr>
          <w:rFonts w:cs="Times New Roman"/>
          <w:shd w:val="clear" w:color="auto" w:fill="FFFFFF"/>
        </w:rPr>
        <w:t xml:space="preserve"> with high growth (LH)</w:t>
      </w:r>
      <w:r w:rsidRPr="000F350F">
        <w:rPr>
          <w:rFonts w:cs="Times New Roman"/>
          <w:shd w:val="clear" w:color="auto" w:fill="FFFFFF"/>
        </w:rPr>
        <w:t>.</w:t>
      </w:r>
    </w:p>
    <w:p w14:paraId="0764C738" w14:textId="29225844" w:rsidR="00375085" w:rsidRPr="001F7F55" w:rsidRDefault="00375085" w:rsidP="001F7F55">
      <w:pPr>
        <w:pStyle w:val="3"/>
      </w:pPr>
      <w:r>
        <w:rPr>
          <w:rFonts w:hint="eastAsia"/>
        </w:rPr>
        <w:t>2</w:t>
      </w:r>
      <w:r>
        <w:t>.2.2</w:t>
      </w:r>
      <w:r w:rsidRPr="001F7F55">
        <w:rPr>
          <w:rFonts w:hint="eastAsia"/>
        </w:rPr>
        <w:t xml:space="preserve"> </w:t>
      </w:r>
      <w:r w:rsidRPr="001F7F55">
        <w:t xml:space="preserve">Scenario </w:t>
      </w:r>
      <w:r w:rsidR="00375E17" w:rsidRPr="001F7F55">
        <w:rPr>
          <w:rFonts w:hint="eastAsia"/>
        </w:rPr>
        <w:t>analysis</w:t>
      </w:r>
    </w:p>
    <w:p w14:paraId="7222022A" w14:textId="39814DD3" w:rsidR="00A17DAE" w:rsidRPr="000F350F" w:rsidRDefault="001E4A40" w:rsidP="00A17DAE">
      <w:pPr>
        <w:widowControl/>
        <w:ind w:firstLineChars="0" w:firstLine="420"/>
        <w:rPr>
          <w:rFonts w:cs="Times New Roman"/>
          <w:shd w:val="clear" w:color="auto" w:fill="FFFFFF"/>
        </w:rPr>
      </w:pPr>
      <w:r w:rsidRPr="00DE2DD1">
        <w:rPr>
          <w:rFonts w:cs="Times New Roman"/>
          <w:color w:val="333333"/>
          <w:shd w:val="clear" w:color="auto" w:fill="FFFFFF"/>
        </w:rPr>
        <w:tab/>
      </w:r>
      <w:r w:rsidR="00A17DAE" w:rsidRPr="000F350F">
        <w:rPr>
          <w:rFonts w:cs="Times New Roman"/>
          <w:shd w:val="clear" w:color="auto" w:fill="FFFFFF"/>
        </w:rPr>
        <w:t>Scenario analysis can help assess the environmental response to human activities and the effectiveness of different pollution management methods (</w:t>
      </w:r>
      <w:hyperlink w:anchor="l29zhang2021modelling" w:history="1">
        <w:r w:rsidR="00A17DAE" w:rsidRPr="004D7ED4">
          <w:rPr>
            <w:rStyle w:val="af9"/>
            <w:rFonts w:cs="Times New Roman"/>
            <w:u w:val="none"/>
            <w:shd w:val="clear" w:color="auto" w:fill="FFFFFF"/>
          </w:rPr>
          <w:t>Zhang et al., 2021</w:t>
        </w:r>
      </w:hyperlink>
      <w:r w:rsidR="00A17DAE" w:rsidRPr="000F350F">
        <w:rPr>
          <w:rFonts w:cs="Times New Roman"/>
          <w:shd w:val="clear" w:color="auto" w:fill="FFFFFF"/>
        </w:rPr>
        <w:t xml:space="preserve">). SSPs </w:t>
      </w:r>
      <w:r w:rsidR="007F54BB">
        <w:rPr>
          <w:rFonts w:cs="Times New Roman"/>
          <w:shd w:val="clear" w:color="auto" w:fill="FFFFFF"/>
        </w:rPr>
        <w:t>are</w:t>
      </w:r>
      <w:r w:rsidR="00A17DAE" w:rsidRPr="000F350F">
        <w:rPr>
          <w:rFonts w:cs="Times New Roman"/>
          <w:shd w:val="clear" w:color="auto" w:fill="FFFFFF"/>
        </w:rPr>
        <w:t xml:space="preserve"> one of the most widely used </w:t>
      </w:r>
      <w:r w:rsidR="00D90A15">
        <w:rPr>
          <w:rFonts w:cs="Times New Roman"/>
          <w:shd w:val="clear" w:color="auto" w:fill="FFFFFF"/>
        </w:rPr>
        <w:t xml:space="preserve">scenario </w:t>
      </w:r>
      <w:r w:rsidR="00A17DAE" w:rsidRPr="000F350F">
        <w:rPr>
          <w:rFonts w:cs="Times New Roman"/>
          <w:shd w:val="clear" w:color="auto" w:fill="FFFFFF"/>
        </w:rPr>
        <w:t>framework</w:t>
      </w:r>
      <w:r w:rsidR="00D90A15">
        <w:rPr>
          <w:rFonts w:cs="Times New Roman"/>
          <w:shd w:val="clear" w:color="auto" w:fill="FFFFFF"/>
        </w:rPr>
        <w:t>s</w:t>
      </w:r>
      <w:r w:rsidR="00A17DAE" w:rsidRPr="000F350F">
        <w:rPr>
          <w:rFonts w:cs="Times New Roman"/>
          <w:shd w:val="clear" w:color="auto" w:fill="FFFFFF"/>
        </w:rPr>
        <w:t xml:space="preserve"> proposed by</w:t>
      </w:r>
      <w:r w:rsidR="00D90A15">
        <w:rPr>
          <w:rFonts w:cs="Times New Roman"/>
          <w:shd w:val="clear" w:color="auto" w:fill="FFFFFF"/>
        </w:rPr>
        <w:t xml:space="preserve"> the</w:t>
      </w:r>
      <w:r w:rsidR="00A17DAE" w:rsidRPr="000F350F">
        <w:rPr>
          <w:rFonts w:cs="Times New Roman"/>
          <w:shd w:val="clear" w:color="auto" w:fill="FFFFFF"/>
        </w:rPr>
        <w:t xml:space="preserve"> IPCC</w:t>
      </w:r>
      <w:r w:rsidR="00A17DAE">
        <w:rPr>
          <w:rFonts w:cs="Times New Roman"/>
          <w:shd w:val="clear" w:color="auto" w:fill="FFFFFF"/>
        </w:rPr>
        <w:t>, and</w:t>
      </w:r>
      <w:r w:rsidR="00A17DAE" w:rsidRPr="000F350F">
        <w:rPr>
          <w:rFonts w:cs="Times New Roman"/>
          <w:shd w:val="clear" w:color="auto" w:fill="FFFFFF"/>
        </w:rPr>
        <w:t xml:space="preserve"> </w:t>
      </w:r>
      <w:r w:rsidR="007F54BB">
        <w:rPr>
          <w:rFonts w:cs="Times New Roman"/>
          <w:shd w:val="clear" w:color="auto" w:fill="FFFFFF"/>
        </w:rPr>
        <w:t>provide</w:t>
      </w:r>
      <w:r w:rsidR="00A17DAE" w:rsidRPr="000F350F">
        <w:rPr>
          <w:rFonts w:cs="Times New Roman"/>
          <w:shd w:val="clear" w:color="auto" w:fill="FFFFFF"/>
        </w:rPr>
        <w:t xml:space="preserve"> an overall framework for future socio-economic development, making it possible to compare the characteristics of sludge changes between different regions. </w:t>
      </w:r>
      <w:r w:rsidR="00A17DAE" w:rsidRPr="000F350F">
        <w:t>SSPs are a multilateral system</w:t>
      </w:r>
      <w:r w:rsidR="00A17DAE">
        <w:t xml:space="preserve"> incorporating</w:t>
      </w:r>
      <w:r w:rsidR="00A17DAE" w:rsidRPr="000F350F">
        <w:t xml:space="preserve"> population, economy, policy, technology, environment</w:t>
      </w:r>
      <w:r w:rsidR="007F54BB">
        <w:t>,</w:t>
      </w:r>
      <w:r w:rsidR="00A17DAE" w:rsidRPr="000F350F">
        <w:t xml:space="preserve"> and resources</w:t>
      </w:r>
      <w:r w:rsidR="00A17DAE">
        <w:t>, and t</w:t>
      </w:r>
      <w:r w:rsidR="00A17DAE" w:rsidRPr="000F350F">
        <w:t>hese frameworks can simulate the complexity of sludge growth and its natur</w:t>
      </w:r>
      <w:r w:rsidR="000E1F27">
        <w:t>al</w:t>
      </w:r>
      <w:r w:rsidR="00A17DAE" w:rsidRPr="000F350F">
        <w:t xml:space="preserve"> and social driving factors.</w:t>
      </w:r>
      <w:r w:rsidR="00A17DAE">
        <w:t xml:space="preserve"> </w:t>
      </w:r>
      <w:r w:rsidR="00A17DAE" w:rsidRPr="000F350F">
        <w:rPr>
          <w:rFonts w:cs="Times New Roman"/>
          <w:shd w:val="clear" w:color="auto" w:fill="FFFFFF"/>
        </w:rPr>
        <w:t>The SSPs contain five types of social and economic development paths</w:t>
      </w:r>
      <w:r w:rsidR="00A17DAE">
        <w:rPr>
          <w:rFonts w:cs="Times New Roman"/>
          <w:shd w:val="clear" w:color="auto" w:fill="FFFFFF"/>
        </w:rPr>
        <w:t>:</w:t>
      </w:r>
      <w:r w:rsidR="00A17DAE" w:rsidRPr="000F350F">
        <w:rPr>
          <w:rFonts w:cs="Times New Roman"/>
          <w:shd w:val="clear" w:color="auto" w:fill="FFFFFF"/>
        </w:rPr>
        <w:t xml:space="preserve"> SSP1</w:t>
      </w:r>
      <w:r w:rsidR="00A17DAE">
        <w:rPr>
          <w:rFonts w:cs="Times New Roman"/>
          <w:shd w:val="clear" w:color="auto" w:fill="FFFFFF"/>
        </w:rPr>
        <w:t xml:space="preserve"> </w:t>
      </w:r>
      <w:r w:rsidR="00A17DAE" w:rsidRPr="000F350F">
        <w:rPr>
          <w:rFonts w:cs="Times New Roman"/>
          <w:shd w:val="clear" w:color="auto" w:fill="FFFFFF"/>
        </w:rPr>
        <w:t>(Sustainability)</w:t>
      </w:r>
      <w:r w:rsidR="00A17DAE">
        <w:rPr>
          <w:rFonts w:cs="Times New Roman"/>
          <w:shd w:val="clear" w:color="auto" w:fill="FFFFFF"/>
        </w:rPr>
        <w:t xml:space="preserve">, </w:t>
      </w:r>
      <w:r w:rsidR="00A17DAE" w:rsidRPr="000F350F">
        <w:rPr>
          <w:rFonts w:cs="Times New Roman"/>
          <w:shd w:val="clear" w:color="auto" w:fill="FFFFFF"/>
        </w:rPr>
        <w:t>SSP2</w:t>
      </w:r>
      <w:r w:rsidR="00A17DAE">
        <w:rPr>
          <w:rFonts w:cs="Times New Roman" w:hint="eastAsia"/>
          <w:shd w:val="clear" w:color="auto" w:fill="FFFFFF"/>
        </w:rPr>
        <w:t xml:space="preserve"> </w:t>
      </w:r>
      <w:r w:rsidR="00A17DAE">
        <w:rPr>
          <w:rFonts w:cs="Times New Roman"/>
          <w:shd w:val="clear" w:color="auto" w:fill="FFFFFF"/>
        </w:rPr>
        <w:t>(</w:t>
      </w:r>
      <w:r w:rsidR="00A17DAE" w:rsidRPr="000F350F">
        <w:rPr>
          <w:rFonts w:cs="Times New Roman"/>
          <w:shd w:val="clear" w:color="auto" w:fill="FFFFFF"/>
        </w:rPr>
        <w:t>Middle of the road</w:t>
      </w:r>
      <w:r w:rsidR="00A17DAE">
        <w:rPr>
          <w:rFonts w:cs="Times New Roman" w:hint="eastAsia"/>
          <w:shd w:val="clear" w:color="auto" w:fill="FFFFFF"/>
        </w:rPr>
        <w:t>)</w:t>
      </w:r>
      <w:r w:rsidR="00A17DAE">
        <w:rPr>
          <w:rFonts w:cs="Times New Roman"/>
          <w:shd w:val="clear" w:color="auto" w:fill="FFFFFF"/>
        </w:rPr>
        <w:t xml:space="preserve">, </w:t>
      </w:r>
      <w:r w:rsidR="00A17DAE" w:rsidRPr="000F350F">
        <w:rPr>
          <w:rFonts w:cs="Times New Roman"/>
          <w:shd w:val="clear" w:color="auto" w:fill="FFFFFF"/>
        </w:rPr>
        <w:t>SSP3</w:t>
      </w:r>
      <w:r w:rsidR="00A17DAE">
        <w:rPr>
          <w:rFonts w:cs="Times New Roman" w:hint="eastAsia"/>
          <w:shd w:val="clear" w:color="auto" w:fill="FFFFFF"/>
        </w:rPr>
        <w:t xml:space="preserve"> </w:t>
      </w:r>
      <w:r w:rsidR="00A17DAE">
        <w:rPr>
          <w:rFonts w:cs="Times New Roman"/>
          <w:shd w:val="clear" w:color="auto" w:fill="FFFFFF"/>
        </w:rPr>
        <w:t>(</w:t>
      </w:r>
      <w:r w:rsidR="00A17DAE" w:rsidRPr="000F350F">
        <w:rPr>
          <w:rFonts w:cs="Times New Roman"/>
          <w:shd w:val="clear" w:color="auto" w:fill="FFFFFF"/>
        </w:rPr>
        <w:t>Regional Rivalry</w:t>
      </w:r>
      <w:r w:rsidR="00A17DAE">
        <w:rPr>
          <w:rFonts w:cs="Times New Roman" w:hint="eastAsia"/>
          <w:shd w:val="clear" w:color="auto" w:fill="FFFFFF"/>
        </w:rPr>
        <w:t>)</w:t>
      </w:r>
      <w:r w:rsidR="00A17DAE">
        <w:rPr>
          <w:rFonts w:cs="Times New Roman"/>
          <w:shd w:val="clear" w:color="auto" w:fill="FFFFFF"/>
        </w:rPr>
        <w:t xml:space="preserve">, </w:t>
      </w:r>
      <w:r w:rsidR="00A17DAE" w:rsidRPr="000F350F">
        <w:rPr>
          <w:rFonts w:cs="Times New Roman"/>
          <w:shd w:val="clear" w:color="auto" w:fill="FFFFFF"/>
        </w:rPr>
        <w:t>SSP4</w:t>
      </w:r>
      <w:r w:rsidR="00A17DAE">
        <w:rPr>
          <w:rFonts w:cs="Times New Roman"/>
          <w:shd w:val="clear" w:color="auto" w:fill="FFFFFF"/>
        </w:rPr>
        <w:t xml:space="preserve"> </w:t>
      </w:r>
      <w:r w:rsidR="00A17DAE" w:rsidRPr="000F350F">
        <w:rPr>
          <w:rFonts w:cs="Times New Roman"/>
          <w:shd w:val="clear" w:color="auto" w:fill="FFFFFF"/>
        </w:rPr>
        <w:t>(Inequality)</w:t>
      </w:r>
      <w:r w:rsidR="00A17DAE">
        <w:rPr>
          <w:rFonts w:cs="Times New Roman" w:hint="eastAsia"/>
          <w:shd w:val="clear" w:color="auto" w:fill="FFFFFF"/>
        </w:rPr>
        <w:t>,</w:t>
      </w:r>
      <w:r w:rsidR="00A17DAE">
        <w:rPr>
          <w:rFonts w:cs="Times New Roman"/>
          <w:shd w:val="clear" w:color="auto" w:fill="FFFFFF"/>
        </w:rPr>
        <w:t xml:space="preserve"> and </w:t>
      </w:r>
      <w:r w:rsidR="00A17DAE" w:rsidRPr="000F350F">
        <w:rPr>
          <w:rFonts w:cs="Times New Roman"/>
          <w:shd w:val="clear" w:color="auto" w:fill="FFFFFF"/>
        </w:rPr>
        <w:t>SSP5</w:t>
      </w:r>
      <w:r w:rsidR="00A17DAE">
        <w:rPr>
          <w:rFonts w:cs="Times New Roman"/>
          <w:shd w:val="clear" w:color="auto" w:fill="FFFFFF"/>
        </w:rPr>
        <w:t xml:space="preserve"> </w:t>
      </w:r>
      <w:r w:rsidR="00A17DAE">
        <w:rPr>
          <w:rFonts w:cs="Times New Roman" w:hint="eastAsia"/>
          <w:shd w:val="clear" w:color="auto" w:fill="FFFFFF"/>
        </w:rPr>
        <w:t>(</w:t>
      </w:r>
      <w:r w:rsidR="00A17DAE" w:rsidRPr="000F350F">
        <w:rPr>
          <w:rFonts w:cs="Times New Roman"/>
          <w:shd w:val="clear" w:color="auto" w:fill="FFFFFF"/>
        </w:rPr>
        <w:t>Fossil-fueled development</w:t>
      </w:r>
      <w:r w:rsidR="00A17DAE">
        <w:rPr>
          <w:rFonts w:cs="Times New Roman"/>
          <w:shd w:val="clear" w:color="auto" w:fill="FFFFFF"/>
        </w:rPr>
        <w:t>)</w:t>
      </w:r>
      <w:r w:rsidR="00723669">
        <w:rPr>
          <w:rFonts w:cs="Times New Roman"/>
          <w:shd w:val="clear" w:color="auto" w:fill="FFFFFF"/>
        </w:rPr>
        <w:t xml:space="preserve"> </w:t>
      </w:r>
      <w:r w:rsidR="00A17DAE" w:rsidRPr="000F350F">
        <w:rPr>
          <w:rFonts w:cs="Times New Roman"/>
          <w:shd w:val="clear" w:color="auto" w:fill="FFFFFF"/>
        </w:rPr>
        <w:t>(</w:t>
      </w:r>
      <w:hyperlink w:anchor="l35o‘neill2015the" w:history="1">
        <w:r w:rsidR="00A17DAE" w:rsidRPr="004D7ED4">
          <w:rPr>
            <w:rStyle w:val="af9"/>
            <w:rFonts w:cs="Times New Roman"/>
            <w:u w:val="none"/>
            <w:shd w:val="clear" w:color="auto" w:fill="FFFFFF"/>
          </w:rPr>
          <w:t>O’Neill et al., 2015</w:t>
        </w:r>
      </w:hyperlink>
      <w:r w:rsidR="00A17DAE" w:rsidRPr="000F350F">
        <w:rPr>
          <w:rFonts w:cs="Times New Roman"/>
          <w:shd w:val="clear" w:color="auto" w:fill="FFFFFF"/>
        </w:rPr>
        <w:t xml:space="preserve">). SSPs </w:t>
      </w:r>
      <w:r w:rsidR="00A17DAE" w:rsidRPr="000F350F">
        <w:rPr>
          <w:rFonts w:cs="Times New Roman" w:hint="eastAsia"/>
          <w:shd w:val="clear" w:color="auto" w:fill="FFFFFF"/>
        </w:rPr>
        <w:t>adopt</w:t>
      </w:r>
      <w:r w:rsidR="00A17DAE" w:rsidRPr="000F350F">
        <w:rPr>
          <w:rFonts w:cs="Times New Roman"/>
          <w:shd w:val="clear" w:color="auto" w:fill="FFFFFF"/>
        </w:rPr>
        <w:t xml:space="preserve"> multiple elements, including population, economy, technology, environment</w:t>
      </w:r>
      <w:r w:rsidR="008C6A67">
        <w:rPr>
          <w:rFonts w:cs="Times New Roman"/>
          <w:shd w:val="clear" w:color="auto" w:fill="FFFFFF"/>
        </w:rPr>
        <w:t>,</w:t>
      </w:r>
      <w:r w:rsidR="00A17DAE" w:rsidRPr="000F350F">
        <w:rPr>
          <w:rFonts w:cs="Times New Roman"/>
          <w:shd w:val="clear" w:color="auto" w:fill="FFFFFF"/>
        </w:rPr>
        <w:t xml:space="preserve"> and resources</w:t>
      </w:r>
      <w:r w:rsidR="00A17DAE">
        <w:rPr>
          <w:rFonts w:cs="Times New Roman"/>
          <w:shd w:val="clear" w:color="auto" w:fill="FFFFFF"/>
        </w:rPr>
        <w:t>,</w:t>
      </w:r>
      <w:r w:rsidR="00A17DAE" w:rsidRPr="000F350F">
        <w:rPr>
          <w:rFonts w:cs="Times New Roman"/>
          <w:shd w:val="clear" w:color="auto" w:fill="FFFFFF"/>
        </w:rPr>
        <w:t xml:space="preserve"> </w:t>
      </w:r>
      <w:r w:rsidR="00A17DAE" w:rsidRPr="000F350F">
        <w:rPr>
          <w:rFonts w:cs="Times New Roman" w:hint="eastAsia"/>
          <w:shd w:val="clear" w:color="auto" w:fill="FFFFFF"/>
        </w:rPr>
        <w:t>to</w:t>
      </w:r>
      <w:r w:rsidR="00A17DAE" w:rsidRPr="000F350F">
        <w:rPr>
          <w:rFonts w:cs="Times New Roman"/>
          <w:shd w:val="clear" w:color="auto" w:fill="FFFFFF"/>
        </w:rPr>
        <w:t xml:space="preserve"> model the complexity of future sludge growth and the various socio-economic factors.</w:t>
      </w:r>
    </w:p>
    <w:p w14:paraId="1DB9E71E" w14:textId="047C2904" w:rsidR="00A17DAE" w:rsidRPr="000F350F" w:rsidRDefault="00A17DAE" w:rsidP="00A17DAE">
      <w:pPr>
        <w:widowControl/>
        <w:ind w:firstLineChars="0" w:firstLine="420"/>
        <w:rPr>
          <w:rFonts w:cs="Times New Roman"/>
          <w:shd w:val="clear" w:color="auto" w:fill="FFFFFF"/>
        </w:rPr>
      </w:pPr>
      <w:r w:rsidRPr="000F350F">
        <w:tab/>
      </w:r>
      <w:r>
        <w:rPr>
          <w:rFonts w:cs="Times New Roman"/>
          <w:shd w:val="clear" w:color="auto" w:fill="FFFFFF"/>
        </w:rPr>
        <w:t>T</w:t>
      </w:r>
      <w:r w:rsidRPr="000F350F">
        <w:rPr>
          <w:rFonts w:cs="Times New Roman"/>
          <w:shd w:val="clear" w:color="auto" w:fill="FFFFFF"/>
        </w:rPr>
        <w:t>he growth trend of the sludge driver</w:t>
      </w:r>
      <w:r>
        <w:rPr>
          <w:rFonts w:cs="Times New Roman"/>
          <w:shd w:val="clear" w:color="auto" w:fill="FFFFFF"/>
        </w:rPr>
        <w:t>s</w:t>
      </w:r>
      <w:r w:rsidRPr="000F350F">
        <w:rPr>
          <w:rFonts w:cs="Times New Roman"/>
          <w:shd w:val="clear" w:color="auto" w:fill="FFFFFF"/>
        </w:rPr>
        <w:t xml:space="preserve"> </w:t>
      </w:r>
      <w:r>
        <w:rPr>
          <w:rFonts w:cs="Times New Roman"/>
          <w:shd w:val="clear" w:color="auto" w:fill="FFFFFF"/>
        </w:rPr>
        <w:t>wa</w:t>
      </w:r>
      <w:r w:rsidRPr="000F350F">
        <w:rPr>
          <w:rFonts w:cs="Times New Roman"/>
          <w:shd w:val="clear" w:color="auto" w:fill="FFFFFF"/>
        </w:rPr>
        <w:t>s predicted by setting different parameters of the Log</w:t>
      </w:r>
      <w:r>
        <w:rPr>
          <w:rFonts w:cs="Times New Roman"/>
          <w:shd w:val="clear" w:color="auto" w:fill="FFFFFF"/>
        </w:rPr>
        <w:t>i</w:t>
      </w:r>
      <w:r w:rsidRPr="000F350F">
        <w:rPr>
          <w:rFonts w:cs="Times New Roman"/>
          <w:shd w:val="clear" w:color="auto" w:fill="FFFFFF"/>
        </w:rPr>
        <w:t xml:space="preserve">stic model </w:t>
      </w:r>
      <w:r>
        <w:rPr>
          <w:rFonts w:cs="Times New Roman"/>
          <w:shd w:val="clear" w:color="auto" w:fill="FFFFFF"/>
        </w:rPr>
        <w:t>(</w:t>
      </w:r>
      <w:r w:rsidRPr="000F350F">
        <w:rPr>
          <w:rFonts w:cs="Times New Roman"/>
          <w:shd w:val="clear" w:color="auto" w:fill="FFFFFF"/>
        </w:rPr>
        <w:t xml:space="preserve">the parameters under the five paths are shown in Table </w:t>
      </w:r>
      <w:r w:rsidR="003B72A8">
        <w:rPr>
          <w:rFonts w:cs="Times New Roman"/>
          <w:shd w:val="clear" w:color="auto" w:fill="FFFFFF"/>
        </w:rPr>
        <w:t>S2</w:t>
      </w:r>
      <w:r w:rsidRPr="000F350F">
        <w:rPr>
          <w:rFonts w:cs="Times New Roman"/>
          <w:shd w:val="clear" w:color="auto" w:fill="FFFFFF"/>
        </w:rPr>
        <w:t>). T</w:t>
      </w:r>
      <w:r w:rsidRPr="000F350F">
        <w:rPr>
          <w:rFonts w:cs="Times New Roman" w:hint="eastAsia"/>
          <w:shd w:val="clear" w:color="auto" w:fill="FFFFFF"/>
        </w:rPr>
        <w:t>he</w:t>
      </w:r>
      <w:r w:rsidRPr="000F350F">
        <w:rPr>
          <w:rFonts w:cs="Times New Roman"/>
          <w:shd w:val="clear" w:color="auto" w:fill="FFFFFF"/>
        </w:rPr>
        <w:t xml:space="preserve"> Logistic growth </w:t>
      </w:r>
      <w:r>
        <w:rPr>
          <w:rFonts w:cs="Times New Roman"/>
          <w:shd w:val="clear" w:color="auto" w:fill="FFFFFF"/>
        </w:rPr>
        <w:t>expression is:</w:t>
      </w:r>
    </w:p>
    <w:p w14:paraId="7FE42610" w14:textId="77777777" w:rsidR="00A17DAE" w:rsidRPr="000F350F" w:rsidRDefault="00A17DAE" w:rsidP="00A17DAE">
      <w:pPr>
        <w:tabs>
          <w:tab w:val="center" w:pos="4200"/>
          <w:tab w:val="right" w:pos="8400"/>
        </w:tabs>
        <w:ind w:firstLine="480"/>
        <w:jc w:val="center"/>
        <w:rPr>
          <w:rFonts w:ascii="宋体" w:hAnsi="宋体" w:cs="宋体"/>
          <w:kern w:val="0"/>
        </w:rPr>
      </w:pPr>
      <w:r w:rsidRPr="000F350F">
        <w:rPr>
          <w:rFonts w:ascii="宋体" w:hAnsi="宋体" w:cs="宋体" w:hint="eastAsia"/>
          <w:kern w:val="0"/>
        </w:rPr>
        <w:tab/>
      </w:r>
      <m:oMath>
        <m:r>
          <w:rPr>
            <w:rFonts w:ascii="Cambria Math" w:hAnsi="Cambria Math" w:cs="宋体"/>
            <w:kern w:val="0"/>
          </w:rPr>
          <m:t>P</m:t>
        </m:r>
        <m:d>
          <m:dPr>
            <m:ctrlPr>
              <w:rPr>
                <w:rFonts w:ascii="Cambria Math" w:hAnsi="Cambria Math" w:cs="宋体"/>
                <w:szCs w:val="24"/>
              </w:rPr>
            </m:ctrlPr>
          </m:dPr>
          <m:e>
            <m:r>
              <w:rPr>
                <w:rFonts w:ascii="Cambria Math" w:hAnsi="Cambria Math" w:cs="宋体"/>
                <w:kern w:val="0"/>
              </w:rPr>
              <m:t>t</m:t>
            </m:r>
            <m:ctrlPr>
              <w:rPr>
                <w:rFonts w:ascii="Cambria Math" w:hAnsi="Cambria Math" w:cs="宋体"/>
                <w:i/>
                <w:szCs w:val="24"/>
              </w:rPr>
            </m:ctrlPr>
          </m:e>
        </m:d>
        <m:r>
          <w:rPr>
            <w:rFonts w:ascii="Cambria Math" w:hAnsi="Cambria Math" w:cs="宋体"/>
            <w:kern w:val="0"/>
          </w:rPr>
          <m:t>=</m:t>
        </m:r>
        <m:f>
          <m:fPr>
            <m:ctrlPr>
              <w:rPr>
                <w:rFonts w:ascii="Cambria Math" w:hAnsi="Cambria Math" w:cs="宋体"/>
                <w:szCs w:val="24"/>
              </w:rPr>
            </m:ctrlPr>
          </m:fPr>
          <m:num>
            <m:r>
              <w:rPr>
                <w:rFonts w:ascii="Cambria Math" w:hAnsi="Cambria Math" w:cs="宋体"/>
                <w:kern w:val="0"/>
              </w:rPr>
              <m:t>K</m:t>
            </m:r>
            <m:sSub>
              <m:sSubPr>
                <m:ctrlPr>
                  <w:rPr>
                    <w:rFonts w:ascii="Cambria Math" w:hAnsi="Cambria Math" w:cs="宋体"/>
                    <w:i/>
                    <w:szCs w:val="24"/>
                  </w:rPr>
                </m:ctrlPr>
              </m:sSubPr>
              <m:e>
                <m:r>
                  <w:rPr>
                    <w:rFonts w:ascii="Cambria Math" w:hAnsi="Cambria Math" w:cs="宋体"/>
                    <w:kern w:val="0"/>
                  </w:rPr>
                  <m:t>P</m:t>
                </m:r>
              </m:e>
              <m:sub>
                <m:r>
                  <w:rPr>
                    <w:rFonts w:ascii="Cambria Math" w:hAnsi="Cambria Math" w:cs="宋体"/>
                    <w:kern w:val="0"/>
                  </w:rPr>
                  <m:t>0</m:t>
                </m:r>
              </m:sub>
            </m:sSub>
            <m:sSup>
              <m:sSupPr>
                <m:ctrlPr>
                  <w:rPr>
                    <w:rFonts w:ascii="Cambria Math" w:hAnsi="Cambria Math" w:cs="宋体"/>
                    <w:i/>
                    <w:szCs w:val="24"/>
                  </w:rPr>
                </m:ctrlPr>
              </m:sSupPr>
              <m:e>
                <m:r>
                  <w:rPr>
                    <w:rFonts w:ascii="Cambria Math" w:hAnsi="Cambria Math" w:cs="宋体"/>
                    <w:kern w:val="0"/>
                  </w:rPr>
                  <m:t>e</m:t>
                </m:r>
              </m:e>
              <m:sup>
                <m:r>
                  <w:rPr>
                    <w:rFonts w:ascii="Cambria Math" w:hAnsi="Cambria Math" w:cs="宋体"/>
                    <w:kern w:val="0"/>
                  </w:rPr>
                  <m:t>rt</m:t>
                </m:r>
              </m:sup>
            </m:sSup>
            <m:ctrlPr>
              <w:rPr>
                <w:rFonts w:ascii="Cambria Math" w:hAnsi="Cambria Math" w:cs="宋体"/>
                <w:i/>
                <w:szCs w:val="24"/>
              </w:rPr>
            </m:ctrlPr>
          </m:num>
          <m:den>
            <m:r>
              <w:rPr>
                <w:rFonts w:ascii="Cambria Math" w:hAnsi="Cambria Math" w:cs="宋体"/>
                <w:kern w:val="0"/>
              </w:rPr>
              <m:t>K+</m:t>
            </m:r>
            <m:sSub>
              <m:sSubPr>
                <m:ctrlPr>
                  <w:rPr>
                    <w:rFonts w:ascii="Cambria Math" w:hAnsi="Cambria Math" w:cs="宋体"/>
                    <w:i/>
                    <w:szCs w:val="24"/>
                  </w:rPr>
                </m:ctrlPr>
              </m:sSubPr>
              <m:e>
                <m:r>
                  <w:rPr>
                    <w:rFonts w:ascii="Cambria Math" w:hAnsi="Cambria Math" w:cs="宋体"/>
                    <w:kern w:val="0"/>
                  </w:rPr>
                  <m:t>P</m:t>
                </m:r>
              </m:e>
              <m:sub>
                <m:r>
                  <w:rPr>
                    <w:rFonts w:ascii="Cambria Math" w:hAnsi="Cambria Math" w:cs="宋体"/>
                    <w:kern w:val="0"/>
                  </w:rPr>
                  <m:t>0</m:t>
                </m:r>
              </m:sub>
            </m:sSub>
            <m:d>
              <m:dPr>
                <m:ctrlPr>
                  <w:rPr>
                    <w:rFonts w:ascii="Cambria Math" w:hAnsi="Cambria Math" w:cs="宋体"/>
                    <w:szCs w:val="24"/>
                  </w:rPr>
                </m:ctrlPr>
              </m:dPr>
              <m:e>
                <m:sSup>
                  <m:sSupPr>
                    <m:ctrlPr>
                      <w:rPr>
                        <w:rFonts w:ascii="Cambria Math" w:hAnsi="Cambria Math" w:cs="宋体"/>
                        <w:i/>
                        <w:szCs w:val="24"/>
                      </w:rPr>
                    </m:ctrlPr>
                  </m:sSupPr>
                  <m:e>
                    <m:r>
                      <w:rPr>
                        <w:rFonts w:ascii="Cambria Math" w:hAnsi="Cambria Math" w:cs="宋体"/>
                        <w:kern w:val="0"/>
                      </w:rPr>
                      <m:t>e</m:t>
                    </m:r>
                  </m:e>
                  <m:sup>
                    <m:r>
                      <w:rPr>
                        <w:rFonts w:ascii="Cambria Math" w:hAnsi="Cambria Math" w:cs="宋体"/>
                        <w:kern w:val="0"/>
                      </w:rPr>
                      <m:t>rt</m:t>
                    </m:r>
                  </m:sup>
                </m:sSup>
                <m:r>
                  <w:rPr>
                    <w:rFonts w:ascii="Cambria Math" w:hAnsi="Cambria Math" w:cs="宋体"/>
                    <w:kern w:val="0"/>
                  </w:rPr>
                  <m:t>-1</m:t>
                </m:r>
                <m:ctrlPr>
                  <w:rPr>
                    <w:rFonts w:ascii="Cambria Math" w:hAnsi="Cambria Math" w:cs="宋体"/>
                    <w:i/>
                    <w:szCs w:val="24"/>
                  </w:rPr>
                </m:ctrlPr>
              </m:e>
            </m:d>
            <m:ctrlPr>
              <w:rPr>
                <w:rFonts w:ascii="Cambria Math" w:hAnsi="Cambria Math" w:cs="宋体"/>
                <w:i/>
                <w:szCs w:val="24"/>
              </w:rPr>
            </m:ctrlPr>
          </m:den>
        </m:f>
      </m:oMath>
      <w:r w:rsidRPr="000F350F">
        <w:rPr>
          <w:rFonts w:ascii="宋体" w:hAnsi="宋体" w:cs="宋体" w:hint="eastAsia"/>
          <w:kern w:val="0"/>
        </w:rPr>
        <w:tab/>
        <w:t>（</w:t>
      </w:r>
      <w:r w:rsidRPr="000F350F">
        <w:rPr>
          <w:rFonts w:ascii="宋体" w:hAnsi="宋体" w:cs="宋体"/>
          <w:kern w:val="0"/>
        </w:rPr>
        <w:t>3</w:t>
      </w:r>
      <w:r w:rsidRPr="000F350F">
        <w:rPr>
          <w:rFonts w:ascii="宋体" w:hAnsi="宋体" w:cs="宋体" w:hint="eastAsia"/>
          <w:kern w:val="0"/>
        </w:rPr>
        <w:t>）</w:t>
      </w:r>
    </w:p>
    <w:p w14:paraId="6E952E8B" w14:textId="11B5FC04" w:rsidR="00A17DAE" w:rsidRPr="000F350F" w:rsidRDefault="00A17DAE" w:rsidP="00A17DAE">
      <w:pPr>
        <w:widowControl/>
        <w:ind w:firstLineChars="0" w:firstLine="0"/>
        <w:rPr>
          <w:rFonts w:cs="Times New Roman"/>
          <w:shd w:val="clear" w:color="auto" w:fill="FFFFFF"/>
        </w:rPr>
      </w:pPr>
      <w:r w:rsidRPr="000F350F">
        <w:rPr>
          <w:rFonts w:cs="Times New Roman"/>
          <w:shd w:val="clear" w:color="auto" w:fill="FFFFFF"/>
        </w:rPr>
        <w:lastRenderedPageBreak/>
        <w:t xml:space="preserve">Where </w:t>
      </w:r>
      <w:r w:rsidRPr="000F350F">
        <w:rPr>
          <w:rFonts w:ascii="Cambria Math" w:hAnsi="Cambria Math" w:cs="宋体"/>
          <w:i/>
          <w:szCs w:val="24"/>
        </w:rPr>
        <w:t>K</w:t>
      </w:r>
      <w:r w:rsidRPr="000F350F">
        <w:rPr>
          <w:rFonts w:cs="Times New Roman"/>
          <w:shd w:val="clear" w:color="auto" w:fill="FFFFFF"/>
        </w:rPr>
        <w:t xml:space="preserve"> is the limit of growth, </w:t>
      </w:r>
      <w:r w:rsidRPr="000F350F">
        <w:rPr>
          <w:rFonts w:ascii="Cambria Math" w:hAnsi="Cambria Math" w:cs="宋体"/>
          <w:i/>
          <w:szCs w:val="24"/>
        </w:rPr>
        <w:t>P</w:t>
      </w:r>
      <w:r w:rsidRPr="000F350F">
        <w:rPr>
          <w:rFonts w:ascii="Cambria Math" w:hAnsi="Cambria Math" w:cs="宋体"/>
          <w:i/>
          <w:szCs w:val="24"/>
          <w:vertAlign w:val="subscript"/>
        </w:rPr>
        <w:t>0</w:t>
      </w:r>
      <w:r w:rsidRPr="000F350F">
        <w:rPr>
          <w:rFonts w:cs="Times New Roman"/>
          <w:shd w:val="clear" w:color="auto" w:fill="FFFFFF"/>
          <w:vertAlign w:val="subscript"/>
        </w:rPr>
        <w:t xml:space="preserve"> </w:t>
      </w:r>
      <w:r w:rsidRPr="000F350F">
        <w:rPr>
          <w:rFonts w:cs="Times New Roman"/>
          <w:shd w:val="clear" w:color="auto" w:fill="FFFFFF"/>
        </w:rPr>
        <w:t xml:space="preserve">is the initial value (2002 </w:t>
      </w:r>
      <w:r>
        <w:rPr>
          <w:rFonts w:cs="Times New Roman"/>
          <w:shd w:val="clear" w:color="auto" w:fill="FFFFFF"/>
        </w:rPr>
        <w:t>w</w:t>
      </w:r>
      <w:r w:rsidRPr="000F350F">
        <w:rPr>
          <w:rFonts w:cs="Times New Roman"/>
          <w:shd w:val="clear" w:color="auto" w:fill="FFFFFF"/>
        </w:rPr>
        <w:t xml:space="preserve">as the first year in this paper), </w:t>
      </w:r>
      <w:r w:rsidRPr="000F350F">
        <w:rPr>
          <w:rFonts w:ascii="Cambria Math" w:hAnsi="Cambria Math" w:cs="宋体"/>
          <w:i/>
          <w:szCs w:val="24"/>
        </w:rPr>
        <w:t>t</w:t>
      </w:r>
      <w:r w:rsidRPr="000F350F">
        <w:rPr>
          <w:rFonts w:cs="Times New Roman"/>
          <w:shd w:val="clear" w:color="auto" w:fill="FFFFFF"/>
        </w:rPr>
        <w:t xml:space="preserve"> is the year</w:t>
      </w:r>
      <w:r>
        <w:rPr>
          <w:rFonts w:cs="Times New Roman"/>
          <w:shd w:val="clear" w:color="auto" w:fill="FFFFFF"/>
        </w:rPr>
        <w:t xml:space="preserve"> and</w:t>
      </w:r>
      <w:r w:rsidRPr="000F350F">
        <w:rPr>
          <w:rFonts w:cs="Times New Roman"/>
          <w:shd w:val="clear" w:color="auto" w:fill="FFFFFF"/>
        </w:rPr>
        <w:t xml:space="preserve"> </w:t>
      </w:r>
      <w:r w:rsidRPr="000F350F">
        <w:rPr>
          <w:rFonts w:ascii="Cambria Math" w:hAnsi="Cambria Math" w:cs="宋体"/>
          <w:i/>
          <w:szCs w:val="24"/>
        </w:rPr>
        <w:t>r</w:t>
      </w:r>
      <w:r w:rsidRPr="000F350F">
        <w:rPr>
          <w:rFonts w:cs="Times New Roman"/>
          <w:shd w:val="clear" w:color="auto" w:fill="FFFFFF"/>
        </w:rPr>
        <w:t xml:space="preserve"> is the growth rate. The </w:t>
      </w:r>
      <w:r w:rsidRPr="000F350F">
        <w:rPr>
          <w:rFonts w:ascii="Cambria Math" w:hAnsi="Cambria Math" w:cs="宋体"/>
          <w:i/>
          <w:szCs w:val="24"/>
        </w:rPr>
        <w:t>K</w:t>
      </w:r>
      <w:r w:rsidRPr="000F350F">
        <w:rPr>
          <w:rFonts w:cs="Times New Roman"/>
          <w:shd w:val="clear" w:color="auto" w:fill="FFFFFF"/>
        </w:rPr>
        <w:t xml:space="preserve"> of BA</w:t>
      </w:r>
      <w:r w:rsidR="007216BB">
        <w:rPr>
          <w:rFonts w:cs="Times New Roman"/>
          <w:shd w:val="clear" w:color="auto" w:fill="FFFFFF"/>
        </w:rPr>
        <w:t xml:space="preserve"> </w:t>
      </w:r>
      <w:r w:rsidR="007216BB" w:rsidRPr="003B72A8">
        <w:rPr>
          <w:rFonts w:cs="Times New Roman"/>
          <w:shd w:val="clear" w:color="auto" w:fill="FFFFFF"/>
        </w:rPr>
        <w:t>(</w:t>
      </w:r>
      <w:hyperlink w:anchor="zheng2013the" w:history="1">
        <w:r w:rsidR="007216BB" w:rsidRPr="003B72A8">
          <w:rPr>
            <w:rStyle w:val="af9"/>
            <w:rFonts w:cs="Times New Roman"/>
            <w:u w:val="none"/>
            <w:shd w:val="clear" w:color="auto" w:fill="FFFFFF"/>
          </w:rPr>
          <w:t>Zheng et al., 2013</w:t>
        </w:r>
      </w:hyperlink>
      <w:r w:rsidR="007216BB" w:rsidRPr="003B72A8">
        <w:rPr>
          <w:rFonts w:cs="Times New Roman"/>
          <w:shd w:val="clear" w:color="auto" w:fill="FFFFFF"/>
        </w:rPr>
        <w:t>)</w:t>
      </w:r>
      <w:r w:rsidRPr="000F350F">
        <w:rPr>
          <w:rFonts w:cs="Times New Roman"/>
          <w:shd w:val="clear" w:color="auto" w:fill="FFFFFF"/>
        </w:rPr>
        <w:t>, LDP, CCF, FCE, UR</w:t>
      </w:r>
      <w:r w:rsidRPr="000F350F">
        <w:rPr>
          <w:rFonts w:cs="Times New Roman" w:hint="eastAsia"/>
          <w:shd w:val="clear" w:color="auto" w:fill="FFFFFF"/>
        </w:rPr>
        <w:t xml:space="preserve"> </w:t>
      </w:r>
      <w:r w:rsidRPr="000F350F">
        <w:rPr>
          <w:rFonts w:cs="Times New Roman"/>
          <w:shd w:val="clear" w:color="auto" w:fill="FFFFFF"/>
        </w:rPr>
        <w:t xml:space="preserve">were all based on </w:t>
      </w:r>
      <w:r w:rsidRPr="000F350F">
        <w:rPr>
          <w:rFonts w:cs="Times New Roman" w:hint="eastAsia"/>
          <w:shd w:val="clear" w:color="auto" w:fill="FFFFFF"/>
        </w:rPr>
        <w:t>Logistic</w:t>
      </w:r>
      <w:r w:rsidRPr="000F350F">
        <w:rPr>
          <w:rFonts w:cs="Times New Roman"/>
          <w:shd w:val="clear" w:color="auto" w:fill="FFFFFF"/>
        </w:rPr>
        <w:t xml:space="preserve"> </w:t>
      </w:r>
      <w:r w:rsidRPr="000F350F">
        <w:rPr>
          <w:rFonts w:cs="Times New Roman" w:hint="eastAsia"/>
          <w:shd w:val="clear" w:color="auto" w:fill="FFFFFF"/>
        </w:rPr>
        <w:t>g</w:t>
      </w:r>
      <w:r w:rsidRPr="000F350F">
        <w:rPr>
          <w:rFonts w:cs="Times New Roman"/>
          <w:shd w:val="clear" w:color="auto" w:fill="FFFFFF"/>
        </w:rPr>
        <w:t xml:space="preserve">rowth and </w:t>
      </w:r>
      <w:r>
        <w:rPr>
          <w:rFonts w:cs="Times New Roman"/>
          <w:shd w:val="clear" w:color="auto" w:fill="FFFFFF"/>
        </w:rPr>
        <w:t xml:space="preserve">predicted using </w:t>
      </w:r>
      <w:r w:rsidRPr="000F350F">
        <w:rPr>
          <w:rFonts w:cs="Times New Roman"/>
          <w:shd w:val="clear" w:color="auto" w:fill="FFFFFF"/>
        </w:rPr>
        <w:t>Ordinary Least Square</w:t>
      </w:r>
      <w:r>
        <w:rPr>
          <w:rFonts w:cs="Times New Roman"/>
          <w:shd w:val="clear" w:color="auto" w:fill="FFFFFF"/>
        </w:rPr>
        <w:t>s</w:t>
      </w:r>
      <w:r w:rsidR="00126120">
        <w:rPr>
          <w:rFonts w:cs="Times New Roman"/>
          <w:shd w:val="clear" w:color="auto" w:fill="FFFFFF"/>
        </w:rPr>
        <w:t xml:space="preserve"> (</w:t>
      </w:r>
      <w:r w:rsidR="00126120" w:rsidRPr="007F54BB">
        <w:rPr>
          <w:rFonts w:cs="Times New Roman"/>
          <w:b/>
          <w:bCs/>
          <w:shd w:val="clear" w:color="auto" w:fill="FFFFFF"/>
        </w:rPr>
        <w:t>Fig. S3. – Fig. S9.</w:t>
      </w:r>
      <w:r w:rsidR="00126120">
        <w:rPr>
          <w:rFonts w:cs="Times New Roman"/>
          <w:shd w:val="clear" w:color="auto" w:fill="FFFFFF"/>
        </w:rPr>
        <w:t>)</w:t>
      </w:r>
      <w:r w:rsidRPr="000F350F">
        <w:rPr>
          <w:rFonts w:cs="Times New Roman"/>
          <w:shd w:val="clear" w:color="auto" w:fill="FFFFFF"/>
        </w:rPr>
        <w:t xml:space="preserve">. According to the development trend of each province, we set the corresponding growth rate </w:t>
      </w:r>
      <w:r w:rsidRPr="000F350F">
        <w:rPr>
          <w:rFonts w:ascii="Cambria Math" w:hAnsi="Cambria Math" w:cs="宋体"/>
          <w:i/>
          <w:szCs w:val="24"/>
        </w:rPr>
        <w:t xml:space="preserve">r </w:t>
      </w:r>
      <w:r w:rsidRPr="000F350F">
        <w:rPr>
          <w:rFonts w:cs="Times New Roman"/>
          <w:shd w:val="clear" w:color="auto" w:fill="FFFFFF"/>
        </w:rPr>
        <w:t>with growth inflection points around 2030, 2040, and 2050 (corresponding to Low, Medium, and High in the parameter settings, respectively</w:t>
      </w:r>
      <w:r>
        <w:rPr>
          <w:rFonts w:cs="Times New Roman"/>
          <w:shd w:val="clear" w:color="auto" w:fill="FFFFFF"/>
        </w:rPr>
        <w:t>; see</w:t>
      </w:r>
      <w:r w:rsidRPr="000F350F">
        <w:rPr>
          <w:rFonts w:cs="Times New Roman"/>
          <w:shd w:val="clear" w:color="auto" w:fill="FFFFFF"/>
        </w:rPr>
        <w:t xml:space="preserve"> </w:t>
      </w:r>
      <w:r w:rsidRPr="007F54BB">
        <w:rPr>
          <w:rFonts w:cs="Times New Roman"/>
          <w:b/>
          <w:bCs/>
          <w:shd w:val="clear" w:color="auto" w:fill="FFFFFF"/>
        </w:rPr>
        <w:t>Table 3</w:t>
      </w:r>
      <w:r w:rsidRPr="000F350F">
        <w:rPr>
          <w:rFonts w:cs="Times New Roman"/>
          <w:shd w:val="clear" w:color="auto" w:fill="FFFFFF"/>
        </w:rPr>
        <w:t>)</w:t>
      </w:r>
      <w:r>
        <w:rPr>
          <w:rFonts w:cs="Times New Roman"/>
          <w:shd w:val="clear" w:color="auto" w:fill="FFFFFF"/>
        </w:rPr>
        <w:t>.</w:t>
      </w:r>
    </w:p>
    <w:p w14:paraId="46ABC961" w14:textId="322D130C" w:rsidR="00375085" w:rsidRPr="00062D4D" w:rsidRDefault="00375085" w:rsidP="00A17DAE">
      <w:pPr>
        <w:widowControl/>
        <w:ind w:firstLineChars="0" w:firstLine="420"/>
        <w:rPr>
          <w:rFonts w:cs="Times New Roman"/>
          <w:sz w:val="18"/>
          <w:szCs w:val="18"/>
        </w:rPr>
      </w:pPr>
      <w:r w:rsidRPr="00062D4D">
        <w:rPr>
          <w:rFonts w:cs="Times New Roman"/>
          <w:b/>
          <w:bCs/>
        </w:rPr>
        <w:t>Tab</w:t>
      </w:r>
      <w:r w:rsidR="001E5113">
        <w:rPr>
          <w:rFonts w:cs="Times New Roman"/>
          <w:b/>
          <w:bCs/>
        </w:rPr>
        <w:t>le</w:t>
      </w:r>
      <w:r w:rsidRPr="00062D4D">
        <w:rPr>
          <w:rFonts w:cs="Times New Roman"/>
          <w:b/>
          <w:bCs/>
        </w:rPr>
        <w:t xml:space="preserve">. </w:t>
      </w:r>
      <w:r w:rsidR="00251C64">
        <w:rPr>
          <w:rFonts w:cs="Times New Roman"/>
          <w:b/>
          <w:bCs/>
        </w:rPr>
        <w:t>3</w:t>
      </w:r>
      <w:r w:rsidRPr="00062D4D">
        <w:rPr>
          <w:rFonts w:cs="Times New Roman"/>
          <w:sz w:val="18"/>
          <w:szCs w:val="18"/>
        </w:rPr>
        <w:t xml:space="preserve"> Overview of SSPs’ China’s characteristics.</w:t>
      </w:r>
    </w:p>
    <w:tbl>
      <w:tblPr>
        <w:tblStyle w:val="a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2"/>
        <w:gridCol w:w="1025"/>
        <w:gridCol w:w="1025"/>
        <w:gridCol w:w="1025"/>
        <w:gridCol w:w="1025"/>
        <w:gridCol w:w="1025"/>
        <w:gridCol w:w="1025"/>
        <w:gridCol w:w="1025"/>
      </w:tblGrid>
      <w:tr w:rsidR="00375085" w:rsidRPr="00AE161E" w14:paraId="34EFE53F" w14:textId="77777777" w:rsidTr="0063152F">
        <w:trPr>
          <w:cantSplit/>
          <w:trHeight w:hRule="exact" w:val="284"/>
        </w:trPr>
        <w:tc>
          <w:tcPr>
            <w:tcW w:w="624" w:type="dxa"/>
            <w:tcBorders>
              <w:top w:val="single" w:sz="12" w:space="0" w:color="auto"/>
              <w:bottom w:val="single" w:sz="8" w:space="0" w:color="auto"/>
            </w:tcBorders>
          </w:tcPr>
          <w:p w14:paraId="47597B42" w14:textId="77777777" w:rsidR="00375085" w:rsidRPr="00E02052" w:rsidRDefault="00375085" w:rsidP="007F40BE">
            <w:pPr>
              <w:pStyle w:val="ac"/>
              <w:widowControl/>
              <w:ind w:firstLine="301"/>
              <w:rPr>
                <w:rFonts w:ascii="Times New Roman" w:hAnsi="Times New Roman"/>
                <w:b/>
                <w:bCs/>
                <w:sz w:val="15"/>
                <w:szCs w:val="15"/>
                <w:lang w:eastAsia="zh-CN"/>
              </w:rPr>
            </w:pPr>
          </w:p>
        </w:tc>
        <w:tc>
          <w:tcPr>
            <w:tcW w:w="624" w:type="dxa"/>
            <w:tcBorders>
              <w:top w:val="single" w:sz="12" w:space="0" w:color="auto"/>
              <w:bottom w:val="single" w:sz="8" w:space="0" w:color="auto"/>
            </w:tcBorders>
          </w:tcPr>
          <w:p w14:paraId="4EDA77D4" w14:textId="77777777" w:rsidR="00375085" w:rsidRPr="00E02052" w:rsidRDefault="00375085" w:rsidP="007F40BE">
            <w:pPr>
              <w:pStyle w:val="ac"/>
              <w:widowControl/>
              <w:ind w:firstLine="301"/>
              <w:rPr>
                <w:rFonts w:ascii="Times New Roman" w:hAnsi="Times New Roman"/>
                <w:b/>
                <w:bCs/>
                <w:sz w:val="15"/>
                <w:szCs w:val="15"/>
                <w:lang w:eastAsia="zh-CN"/>
              </w:rPr>
            </w:pPr>
            <w:r w:rsidRPr="00E02052">
              <w:rPr>
                <w:rFonts w:ascii="Times New Roman" w:hAnsi="Times New Roman" w:hint="eastAsia"/>
                <w:b/>
                <w:bCs/>
                <w:sz w:val="15"/>
                <w:szCs w:val="15"/>
                <w:lang w:eastAsia="zh-CN"/>
              </w:rPr>
              <w:t>G</w:t>
            </w:r>
            <w:r w:rsidRPr="00E02052">
              <w:rPr>
                <w:rFonts w:ascii="Times New Roman" w:hAnsi="Times New Roman"/>
                <w:b/>
                <w:bCs/>
                <w:sz w:val="15"/>
                <w:szCs w:val="15"/>
                <w:lang w:eastAsia="zh-CN"/>
              </w:rPr>
              <w:t>DP</w:t>
            </w:r>
          </w:p>
        </w:tc>
        <w:tc>
          <w:tcPr>
            <w:tcW w:w="624" w:type="dxa"/>
            <w:tcBorders>
              <w:top w:val="single" w:sz="12" w:space="0" w:color="auto"/>
              <w:bottom w:val="single" w:sz="8" w:space="0" w:color="auto"/>
            </w:tcBorders>
          </w:tcPr>
          <w:p w14:paraId="2E33EC97" w14:textId="77777777" w:rsidR="00375085" w:rsidRPr="00E02052" w:rsidRDefault="00375085" w:rsidP="007F40BE">
            <w:pPr>
              <w:pStyle w:val="ac"/>
              <w:widowControl/>
              <w:ind w:firstLine="301"/>
              <w:rPr>
                <w:rFonts w:ascii="Times New Roman" w:hAnsi="Times New Roman"/>
                <w:b/>
                <w:bCs/>
                <w:sz w:val="15"/>
                <w:szCs w:val="15"/>
                <w:lang w:eastAsia="zh-CN"/>
              </w:rPr>
            </w:pPr>
            <w:r w:rsidRPr="00E02052">
              <w:rPr>
                <w:rFonts w:ascii="Times New Roman" w:hAnsi="Times New Roman" w:hint="eastAsia"/>
                <w:b/>
                <w:bCs/>
                <w:sz w:val="15"/>
                <w:szCs w:val="15"/>
                <w:lang w:eastAsia="zh-CN"/>
              </w:rPr>
              <w:t>B</w:t>
            </w:r>
            <w:r w:rsidRPr="00E02052">
              <w:rPr>
                <w:rFonts w:ascii="Times New Roman" w:hAnsi="Times New Roman"/>
                <w:b/>
                <w:bCs/>
                <w:sz w:val="15"/>
                <w:szCs w:val="15"/>
                <w:lang w:eastAsia="zh-CN"/>
              </w:rPr>
              <w:t>A</w:t>
            </w:r>
          </w:p>
        </w:tc>
        <w:tc>
          <w:tcPr>
            <w:tcW w:w="624" w:type="dxa"/>
            <w:tcBorders>
              <w:top w:val="single" w:sz="12" w:space="0" w:color="auto"/>
              <w:bottom w:val="single" w:sz="8" w:space="0" w:color="auto"/>
            </w:tcBorders>
          </w:tcPr>
          <w:p w14:paraId="190817E7" w14:textId="77777777" w:rsidR="00375085" w:rsidRPr="00E02052" w:rsidRDefault="00375085" w:rsidP="007F40BE">
            <w:pPr>
              <w:pStyle w:val="ac"/>
              <w:widowControl/>
              <w:ind w:firstLine="301"/>
              <w:rPr>
                <w:rFonts w:ascii="Times New Roman" w:hAnsi="Times New Roman"/>
                <w:b/>
                <w:bCs/>
                <w:sz w:val="15"/>
                <w:szCs w:val="15"/>
                <w:lang w:eastAsia="zh-CN"/>
              </w:rPr>
            </w:pPr>
            <w:r w:rsidRPr="00E02052">
              <w:rPr>
                <w:rFonts w:ascii="Times New Roman" w:hAnsi="Times New Roman"/>
                <w:b/>
                <w:bCs/>
                <w:sz w:val="15"/>
                <w:szCs w:val="15"/>
                <w:lang w:eastAsia="zh-CN"/>
              </w:rPr>
              <w:t>LDP</w:t>
            </w:r>
          </w:p>
        </w:tc>
        <w:tc>
          <w:tcPr>
            <w:tcW w:w="624" w:type="dxa"/>
            <w:tcBorders>
              <w:top w:val="single" w:sz="12" w:space="0" w:color="auto"/>
              <w:bottom w:val="single" w:sz="8" w:space="0" w:color="auto"/>
            </w:tcBorders>
          </w:tcPr>
          <w:p w14:paraId="6689B17D" w14:textId="77777777" w:rsidR="00375085" w:rsidRPr="00E02052" w:rsidRDefault="00375085" w:rsidP="007F40BE">
            <w:pPr>
              <w:pStyle w:val="ac"/>
              <w:widowControl/>
              <w:ind w:firstLine="301"/>
              <w:rPr>
                <w:rFonts w:ascii="Times New Roman" w:hAnsi="Times New Roman"/>
                <w:b/>
                <w:bCs/>
                <w:sz w:val="15"/>
                <w:szCs w:val="15"/>
                <w:lang w:eastAsia="zh-CN"/>
              </w:rPr>
            </w:pPr>
            <w:r w:rsidRPr="00E02052">
              <w:rPr>
                <w:rFonts w:ascii="Times New Roman" w:hAnsi="Times New Roman"/>
                <w:b/>
                <w:bCs/>
                <w:sz w:val="15"/>
                <w:szCs w:val="15"/>
                <w:lang w:eastAsia="zh-CN"/>
              </w:rPr>
              <w:t>POP</w:t>
            </w:r>
          </w:p>
        </w:tc>
        <w:tc>
          <w:tcPr>
            <w:tcW w:w="624" w:type="dxa"/>
            <w:tcBorders>
              <w:top w:val="single" w:sz="12" w:space="0" w:color="auto"/>
              <w:bottom w:val="single" w:sz="8" w:space="0" w:color="auto"/>
            </w:tcBorders>
          </w:tcPr>
          <w:p w14:paraId="4B6AE792" w14:textId="77777777" w:rsidR="00375085" w:rsidRPr="00E02052" w:rsidRDefault="00375085" w:rsidP="007F40BE">
            <w:pPr>
              <w:pStyle w:val="ac"/>
              <w:widowControl/>
              <w:ind w:firstLine="301"/>
              <w:rPr>
                <w:rFonts w:ascii="Times New Roman" w:hAnsi="Times New Roman"/>
                <w:b/>
                <w:bCs/>
                <w:sz w:val="15"/>
                <w:szCs w:val="15"/>
                <w:lang w:eastAsia="zh-CN"/>
              </w:rPr>
            </w:pPr>
            <w:r w:rsidRPr="00E02052">
              <w:rPr>
                <w:rFonts w:ascii="Times New Roman" w:hAnsi="Times New Roman" w:hint="eastAsia"/>
                <w:b/>
                <w:bCs/>
                <w:sz w:val="15"/>
                <w:szCs w:val="15"/>
                <w:lang w:eastAsia="zh-CN"/>
              </w:rPr>
              <w:t>C</w:t>
            </w:r>
            <w:r w:rsidRPr="00E02052">
              <w:rPr>
                <w:rFonts w:ascii="Times New Roman" w:hAnsi="Times New Roman"/>
                <w:b/>
                <w:bCs/>
                <w:sz w:val="15"/>
                <w:szCs w:val="15"/>
                <w:lang w:eastAsia="zh-CN"/>
              </w:rPr>
              <w:t>CF</w:t>
            </w:r>
          </w:p>
        </w:tc>
        <w:tc>
          <w:tcPr>
            <w:tcW w:w="624" w:type="dxa"/>
            <w:tcBorders>
              <w:top w:val="single" w:sz="12" w:space="0" w:color="auto"/>
              <w:bottom w:val="single" w:sz="8" w:space="0" w:color="auto"/>
            </w:tcBorders>
          </w:tcPr>
          <w:p w14:paraId="5F4299BD" w14:textId="77777777" w:rsidR="00375085" w:rsidRPr="00E02052" w:rsidRDefault="00375085" w:rsidP="007F40BE">
            <w:pPr>
              <w:pStyle w:val="ac"/>
              <w:widowControl/>
              <w:ind w:firstLine="301"/>
              <w:rPr>
                <w:rFonts w:ascii="Times New Roman" w:hAnsi="Times New Roman"/>
                <w:b/>
                <w:bCs/>
                <w:sz w:val="15"/>
                <w:szCs w:val="15"/>
                <w:lang w:eastAsia="zh-CN"/>
              </w:rPr>
            </w:pPr>
            <w:r w:rsidRPr="00E02052">
              <w:rPr>
                <w:rFonts w:ascii="Times New Roman" w:hAnsi="Times New Roman" w:hint="eastAsia"/>
                <w:b/>
                <w:bCs/>
                <w:sz w:val="15"/>
                <w:szCs w:val="15"/>
                <w:lang w:eastAsia="zh-CN"/>
              </w:rPr>
              <w:t>F</w:t>
            </w:r>
            <w:r w:rsidRPr="00E02052">
              <w:rPr>
                <w:rFonts w:ascii="Times New Roman" w:hAnsi="Times New Roman"/>
                <w:b/>
                <w:bCs/>
                <w:sz w:val="15"/>
                <w:szCs w:val="15"/>
                <w:lang w:eastAsia="zh-CN"/>
              </w:rPr>
              <w:t>CE</w:t>
            </w:r>
          </w:p>
        </w:tc>
        <w:tc>
          <w:tcPr>
            <w:tcW w:w="624" w:type="dxa"/>
            <w:tcBorders>
              <w:top w:val="single" w:sz="12" w:space="0" w:color="auto"/>
              <w:bottom w:val="single" w:sz="8" w:space="0" w:color="auto"/>
            </w:tcBorders>
          </w:tcPr>
          <w:p w14:paraId="1910CF5D" w14:textId="77777777" w:rsidR="00375085" w:rsidRPr="00E02052" w:rsidRDefault="00375085" w:rsidP="007F40BE">
            <w:pPr>
              <w:pStyle w:val="ac"/>
              <w:widowControl/>
              <w:ind w:firstLine="301"/>
              <w:rPr>
                <w:rFonts w:ascii="Times New Roman" w:hAnsi="Times New Roman"/>
                <w:b/>
                <w:bCs/>
                <w:sz w:val="15"/>
                <w:szCs w:val="15"/>
                <w:lang w:eastAsia="zh-CN"/>
              </w:rPr>
            </w:pPr>
            <w:r w:rsidRPr="00E02052">
              <w:rPr>
                <w:rFonts w:ascii="Times New Roman" w:hAnsi="Times New Roman" w:hint="eastAsia"/>
                <w:b/>
                <w:bCs/>
                <w:sz w:val="15"/>
                <w:szCs w:val="15"/>
                <w:lang w:eastAsia="zh-CN"/>
              </w:rPr>
              <w:t>U</w:t>
            </w:r>
            <w:r w:rsidRPr="00E02052">
              <w:rPr>
                <w:rFonts w:ascii="Times New Roman" w:hAnsi="Times New Roman"/>
                <w:b/>
                <w:bCs/>
                <w:sz w:val="15"/>
                <w:szCs w:val="15"/>
                <w:lang w:eastAsia="zh-CN"/>
              </w:rPr>
              <w:t>R</w:t>
            </w:r>
          </w:p>
        </w:tc>
      </w:tr>
      <w:tr w:rsidR="00375085" w:rsidRPr="00AE161E" w14:paraId="3F5F3AA1" w14:textId="77777777" w:rsidTr="0063152F">
        <w:trPr>
          <w:cantSplit/>
          <w:trHeight w:hRule="exact" w:val="284"/>
        </w:trPr>
        <w:tc>
          <w:tcPr>
            <w:tcW w:w="624" w:type="dxa"/>
            <w:tcBorders>
              <w:top w:val="single" w:sz="8" w:space="0" w:color="auto"/>
            </w:tcBorders>
          </w:tcPr>
          <w:p w14:paraId="723A8025" w14:textId="77777777" w:rsidR="00375085" w:rsidRPr="00E02052" w:rsidRDefault="00375085" w:rsidP="007F40BE">
            <w:pPr>
              <w:pStyle w:val="ac"/>
              <w:widowControl/>
              <w:ind w:firstLine="300"/>
              <w:rPr>
                <w:rFonts w:ascii="Times New Roman" w:hAnsi="Times New Roman"/>
                <w:sz w:val="15"/>
                <w:szCs w:val="15"/>
                <w:lang w:eastAsia="zh-CN"/>
              </w:rPr>
            </w:pPr>
            <w:r w:rsidRPr="00E02052">
              <w:rPr>
                <w:rFonts w:ascii="Times New Roman" w:hAnsi="Times New Roman" w:hint="eastAsia"/>
                <w:sz w:val="15"/>
                <w:szCs w:val="15"/>
                <w:lang w:eastAsia="zh-CN"/>
              </w:rPr>
              <w:t>S</w:t>
            </w:r>
            <w:r w:rsidRPr="00E02052">
              <w:rPr>
                <w:rFonts w:ascii="Times New Roman" w:hAnsi="Times New Roman"/>
                <w:sz w:val="15"/>
                <w:szCs w:val="15"/>
                <w:lang w:eastAsia="zh-CN"/>
              </w:rPr>
              <w:t>SP1</w:t>
            </w:r>
          </w:p>
        </w:tc>
        <w:tc>
          <w:tcPr>
            <w:tcW w:w="624" w:type="dxa"/>
            <w:tcBorders>
              <w:top w:val="single" w:sz="8" w:space="0" w:color="auto"/>
            </w:tcBorders>
          </w:tcPr>
          <w:p w14:paraId="4952F89D" w14:textId="77777777" w:rsidR="00375085" w:rsidRPr="000738E6" w:rsidRDefault="00375085" w:rsidP="007F40BE">
            <w:pPr>
              <w:pStyle w:val="ac"/>
              <w:widowControl/>
              <w:ind w:firstLine="300"/>
              <w:rPr>
                <w:rFonts w:ascii="Times New Roman" w:hAnsi="Times New Roman"/>
                <w:sz w:val="15"/>
                <w:szCs w:val="15"/>
                <w:lang w:eastAsia="zh-CN"/>
              </w:rPr>
            </w:pPr>
            <w:r w:rsidRPr="000738E6">
              <w:rPr>
                <w:rFonts w:ascii="Times New Roman" w:hAnsi="Times New Roman" w:hint="eastAsia"/>
                <w:sz w:val="15"/>
                <w:szCs w:val="15"/>
                <w:lang w:eastAsia="zh-CN"/>
              </w:rPr>
              <w:t>Medium</w:t>
            </w:r>
          </w:p>
        </w:tc>
        <w:tc>
          <w:tcPr>
            <w:tcW w:w="624" w:type="dxa"/>
            <w:tcBorders>
              <w:top w:val="single" w:sz="8" w:space="0" w:color="auto"/>
            </w:tcBorders>
          </w:tcPr>
          <w:p w14:paraId="0F186B8A" w14:textId="77777777" w:rsidR="00375085" w:rsidRPr="00126120" w:rsidRDefault="00375085" w:rsidP="007F40BE">
            <w:pPr>
              <w:pStyle w:val="ac"/>
              <w:widowControl/>
              <w:ind w:firstLine="300"/>
              <w:rPr>
                <w:rFonts w:ascii="Times New Roman" w:hAnsi="Times New Roman"/>
                <w:sz w:val="15"/>
                <w:szCs w:val="15"/>
                <w:lang w:eastAsia="zh-CN"/>
              </w:rPr>
            </w:pPr>
            <w:r w:rsidRPr="00126120">
              <w:rPr>
                <w:rFonts w:ascii="Times New Roman" w:hAnsi="Times New Roman" w:hint="eastAsia"/>
                <w:sz w:val="15"/>
                <w:szCs w:val="15"/>
                <w:lang w:eastAsia="zh-CN"/>
              </w:rPr>
              <w:t>Low</w:t>
            </w:r>
          </w:p>
        </w:tc>
        <w:tc>
          <w:tcPr>
            <w:tcW w:w="624" w:type="dxa"/>
            <w:tcBorders>
              <w:top w:val="single" w:sz="8" w:space="0" w:color="auto"/>
            </w:tcBorders>
          </w:tcPr>
          <w:p w14:paraId="36E25211" w14:textId="77777777" w:rsidR="00375085" w:rsidRPr="00AE161E" w:rsidRDefault="00375085" w:rsidP="007F40BE">
            <w:pPr>
              <w:pStyle w:val="ac"/>
              <w:widowControl/>
              <w:ind w:firstLine="300"/>
              <w:rPr>
                <w:rFonts w:ascii="Times New Roman" w:hAnsi="Times New Roman"/>
                <w:sz w:val="15"/>
                <w:szCs w:val="15"/>
                <w:lang w:eastAsia="zh-CN"/>
              </w:rPr>
            </w:pPr>
            <w:r w:rsidRPr="00A5100D">
              <w:rPr>
                <w:rFonts w:ascii="Times New Roman" w:hAnsi="Times New Roman" w:hint="eastAsia"/>
                <w:sz w:val="15"/>
                <w:szCs w:val="15"/>
                <w:lang w:eastAsia="zh-CN"/>
              </w:rPr>
              <w:t>Low</w:t>
            </w:r>
          </w:p>
        </w:tc>
        <w:tc>
          <w:tcPr>
            <w:tcW w:w="624" w:type="dxa"/>
            <w:tcBorders>
              <w:top w:val="single" w:sz="8" w:space="0" w:color="auto"/>
            </w:tcBorders>
          </w:tcPr>
          <w:p w14:paraId="23733436" w14:textId="77777777" w:rsidR="00375085" w:rsidRPr="00AE161E" w:rsidRDefault="00375085" w:rsidP="007F40BE">
            <w:pPr>
              <w:pStyle w:val="ac"/>
              <w:widowControl/>
              <w:ind w:firstLine="300"/>
              <w:rPr>
                <w:rFonts w:ascii="Times New Roman" w:hAnsi="Times New Roman"/>
                <w:sz w:val="15"/>
                <w:szCs w:val="15"/>
                <w:lang w:eastAsia="zh-CN"/>
              </w:rPr>
            </w:pPr>
            <w:r w:rsidRPr="00AE161E">
              <w:rPr>
                <w:rFonts w:ascii="Times New Roman" w:hAnsi="Times New Roman"/>
                <w:sz w:val="15"/>
                <w:szCs w:val="15"/>
                <w:lang w:eastAsia="zh-CN"/>
              </w:rPr>
              <w:t>Low</w:t>
            </w:r>
          </w:p>
        </w:tc>
        <w:tc>
          <w:tcPr>
            <w:tcW w:w="624" w:type="dxa"/>
            <w:tcBorders>
              <w:top w:val="single" w:sz="8" w:space="0" w:color="auto"/>
            </w:tcBorders>
          </w:tcPr>
          <w:p w14:paraId="15A6D3E3" w14:textId="77777777" w:rsidR="00375085" w:rsidRPr="00AE161E" w:rsidRDefault="00375085" w:rsidP="007F40BE">
            <w:pPr>
              <w:pStyle w:val="ac"/>
              <w:widowControl/>
              <w:ind w:firstLine="300"/>
              <w:rPr>
                <w:rFonts w:ascii="Times New Roman" w:hAnsi="Times New Roman"/>
                <w:sz w:val="15"/>
                <w:szCs w:val="15"/>
                <w:lang w:eastAsia="zh-CN"/>
              </w:rPr>
            </w:pPr>
            <w:r w:rsidRPr="00AE161E">
              <w:rPr>
                <w:rFonts w:ascii="Times New Roman" w:hAnsi="Times New Roman"/>
                <w:sz w:val="15"/>
                <w:szCs w:val="15"/>
                <w:lang w:eastAsia="zh-CN"/>
              </w:rPr>
              <w:t>Low</w:t>
            </w:r>
          </w:p>
        </w:tc>
        <w:tc>
          <w:tcPr>
            <w:tcW w:w="624" w:type="dxa"/>
            <w:tcBorders>
              <w:top w:val="single" w:sz="8" w:space="0" w:color="auto"/>
            </w:tcBorders>
          </w:tcPr>
          <w:p w14:paraId="3C1B5DE4" w14:textId="77777777" w:rsidR="00375085" w:rsidRPr="00AE161E" w:rsidRDefault="00375085" w:rsidP="007F40BE">
            <w:pPr>
              <w:pStyle w:val="ac"/>
              <w:widowControl/>
              <w:ind w:firstLine="300"/>
              <w:rPr>
                <w:rFonts w:ascii="Times New Roman" w:hAnsi="Times New Roman"/>
                <w:sz w:val="15"/>
                <w:szCs w:val="15"/>
                <w:lang w:eastAsia="zh-CN"/>
              </w:rPr>
            </w:pPr>
            <w:r w:rsidRPr="00AE161E">
              <w:rPr>
                <w:rFonts w:ascii="Times New Roman" w:hAnsi="Times New Roman"/>
                <w:sz w:val="15"/>
                <w:szCs w:val="15"/>
                <w:lang w:eastAsia="zh-CN"/>
              </w:rPr>
              <w:t>Low</w:t>
            </w:r>
          </w:p>
        </w:tc>
        <w:tc>
          <w:tcPr>
            <w:tcW w:w="624" w:type="dxa"/>
            <w:tcBorders>
              <w:top w:val="single" w:sz="8" w:space="0" w:color="auto"/>
            </w:tcBorders>
          </w:tcPr>
          <w:p w14:paraId="00EDD70A" w14:textId="77777777" w:rsidR="00375085" w:rsidRPr="00AE161E" w:rsidRDefault="00375085" w:rsidP="007F40BE">
            <w:pPr>
              <w:pStyle w:val="ac"/>
              <w:widowControl/>
              <w:ind w:firstLine="300"/>
              <w:rPr>
                <w:rFonts w:ascii="Times New Roman" w:hAnsi="Times New Roman"/>
                <w:sz w:val="15"/>
                <w:szCs w:val="15"/>
                <w:lang w:eastAsia="zh-CN"/>
              </w:rPr>
            </w:pPr>
            <w:r w:rsidRPr="00AE161E">
              <w:rPr>
                <w:rFonts w:ascii="Times New Roman" w:hAnsi="Times New Roman"/>
                <w:sz w:val="15"/>
                <w:szCs w:val="15"/>
                <w:lang w:eastAsia="zh-CN"/>
              </w:rPr>
              <w:t>Low</w:t>
            </w:r>
          </w:p>
        </w:tc>
      </w:tr>
      <w:tr w:rsidR="00375085" w:rsidRPr="00AE161E" w14:paraId="535EC5FA" w14:textId="77777777" w:rsidTr="0063152F">
        <w:trPr>
          <w:cantSplit/>
          <w:trHeight w:hRule="exact" w:val="284"/>
        </w:trPr>
        <w:tc>
          <w:tcPr>
            <w:tcW w:w="624" w:type="dxa"/>
          </w:tcPr>
          <w:p w14:paraId="4358FB78" w14:textId="77777777" w:rsidR="00375085" w:rsidRPr="00E02052" w:rsidRDefault="00375085" w:rsidP="007F40BE">
            <w:pPr>
              <w:pStyle w:val="ac"/>
              <w:widowControl/>
              <w:ind w:firstLine="300"/>
              <w:rPr>
                <w:rFonts w:ascii="Times New Roman" w:hAnsi="Times New Roman"/>
                <w:sz w:val="15"/>
                <w:szCs w:val="15"/>
                <w:lang w:eastAsia="zh-CN"/>
              </w:rPr>
            </w:pPr>
            <w:r w:rsidRPr="00E02052">
              <w:rPr>
                <w:rFonts w:ascii="Times New Roman" w:hAnsi="Times New Roman" w:hint="eastAsia"/>
                <w:sz w:val="15"/>
                <w:szCs w:val="15"/>
                <w:lang w:eastAsia="zh-CN"/>
              </w:rPr>
              <w:t>S</w:t>
            </w:r>
            <w:r w:rsidRPr="00E02052">
              <w:rPr>
                <w:rFonts w:ascii="Times New Roman" w:hAnsi="Times New Roman"/>
                <w:sz w:val="15"/>
                <w:szCs w:val="15"/>
                <w:lang w:eastAsia="zh-CN"/>
              </w:rPr>
              <w:t>SP2</w:t>
            </w:r>
          </w:p>
        </w:tc>
        <w:tc>
          <w:tcPr>
            <w:tcW w:w="624" w:type="dxa"/>
          </w:tcPr>
          <w:p w14:paraId="47B40CC0" w14:textId="77777777" w:rsidR="00375085" w:rsidRPr="000738E6" w:rsidRDefault="00375085" w:rsidP="007F40BE">
            <w:pPr>
              <w:pStyle w:val="ac"/>
              <w:widowControl/>
              <w:ind w:firstLine="300"/>
              <w:rPr>
                <w:rFonts w:ascii="Times New Roman" w:hAnsi="Times New Roman"/>
                <w:sz w:val="15"/>
                <w:szCs w:val="15"/>
                <w:lang w:eastAsia="zh-CN"/>
              </w:rPr>
            </w:pPr>
            <w:r w:rsidRPr="000738E6">
              <w:rPr>
                <w:rFonts w:ascii="Times New Roman" w:hAnsi="Times New Roman" w:hint="eastAsia"/>
                <w:sz w:val="15"/>
                <w:szCs w:val="15"/>
                <w:lang w:eastAsia="zh-CN"/>
              </w:rPr>
              <w:t>Medium</w:t>
            </w:r>
          </w:p>
        </w:tc>
        <w:tc>
          <w:tcPr>
            <w:tcW w:w="624" w:type="dxa"/>
          </w:tcPr>
          <w:p w14:paraId="6159F9A4" w14:textId="77777777" w:rsidR="00375085" w:rsidRPr="00126120" w:rsidRDefault="00375085" w:rsidP="007F40BE">
            <w:pPr>
              <w:pStyle w:val="ac"/>
              <w:widowControl/>
              <w:ind w:firstLine="300"/>
              <w:rPr>
                <w:rFonts w:ascii="Times New Roman" w:hAnsi="Times New Roman"/>
                <w:sz w:val="15"/>
                <w:szCs w:val="15"/>
                <w:lang w:eastAsia="zh-CN"/>
              </w:rPr>
            </w:pPr>
            <w:r w:rsidRPr="00126120">
              <w:rPr>
                <w:rFonts w:ascii="Times New Roman" w:hAnsi="Times New Roman" w:hint="eastAsia"/>
                <w:sz w:val="15"/>
                <w:szCs w:val="15"/>
                <w:lang w:eastAsia="zh-CN"/>
              </w:rPr>
              <w:t>Medium</w:t>
            </w:r>
          </w:p>
        </w:tc>
        <w:tc>
          <w:tcPr>
            <w:tcW w:w="624" w:type="dxa"/>
          </w:tcPr>
          <w:p w14:paraId="53CAE4E4" w14:textId="77777777" w:rsidR="00375085" w:rsidRPr="00AE161E" w:rsidRDefault="00375085" w:rsidP="007F40BE">
            <w:pPr>
              <w:pStyle w:val="ac"/>
              <w:widowControl/>
              <w:ind w:firstLine="300"/>
              <w:rPr>
                <w:rFonts w:ascii="Times New Roman" w:hAnsi="Times New Roman"/>
                <w:sz w:val="15"/>
                <w:szCs w:val="15"/>
                <w:lang w:eastAsia="zh-CN"/>
              </w:rPr>
            </w:pPr>
            <w:r w:rsidRPr="00A5100D">
              <w:rPr>
                <w:rFonts w:ascii="Times New Roman" w:hAnsi="Times New Roman" w:hint="eastAsia"/>
                <w:sz w:val="15"/>
                <w:szCs w:val="15"/>
                <w:lang w:eastAsia="zh-CN"/>
              </w:rPr>
              <w:t>Medium</w:t>
            </w:r>
          </w:p>
        </w:tc>
        <w:tc>
          <w:tcPr>
            <w:tcW w:w="624" w:type="dxa"/>
          </w:tcPr>
          <w:p w14:paraId="29BBD047" w14:textId="77777777" w:rsidR="00375085" w:rsidRPr="00AE161E" w:rsidRDefault="00375085" w:rsidP="007F40BE">
            <w:pPr>
              <w:pStyle w:val="ac"/>
              <w:widowControl/>
              <w:ind w:firstLine="300"/>
              <w:rPr>
                <w:rFonts w:ascii="Times New Roman" w:hAnsi="Times New Roman"/>
                <w:sz w:val="15"/>
                <w:szCs w:val="15"/>
                <w:lang w:eastAsia="zh-CN"/>
              </w:rPr>
            </w:pPr>
            <w:r w:rsidRPr="00AE161E">
              <w:rPr>
                <w:rFonts w:ascii="Times New Roman" w:hAnsi="Times New Roman"/>
                <w:sz w:val="15"/>
                <w:szCs w:val="15"/>
                <w:lang w:eastAsia="zh-CN"/>
              </w:rPr>
              <w:t>Medium</w:t>
            </w:r>
          </w:p>
        </w:tc>
        <w:tc>
          <w:tcPr>
            <w:tcW w:w="624" w:type="dxa"/>
          </w:tcPr>
          <w:p w14:paraId="2531F848" w14:textId="77777777" w:rsidR="00375085" w:rsidRPr="00AE161E" w:rsidRDefault="00375085" w:rsidP="007F40BE">
            <w:pPr>
              <w:pStyle w:val="ac"/>
              <w:widowControl/>
              <w:ind w:firstLine="300"/>
              <w:rPr>
                <w:rFonts w:ascii="Times New Roman" w:hAnsi="Times New Roman"/>
                <w:sz w:val="15"/>
                <w:szCs w:val="15"/>
                <w:lang w:eastAsia="zh-CN"/>
              </w:rPr>
            </w:pPr>
            <w:r w:rsidRPr="00AE161E">
              <w:rPr>
                <w:rFonts w:ascii="Times New Roman" w:hAnsi="Times New Roman"/>
                <w:sz w:val="15"/>
                <w:szCs w:val="15"/>
                <w:lang w:eastAsia="zh-CN"/>
              </w:rPr>
              <w:t>Medium</w:t>
            </w:r>
          </w:p>
        </w:tc>
        <w:tc>
          <w:tcPr>
            <w:tcW w:w="624" w:type="dxa"/>
          </w:tcPr>
          <w:p w14:paraId="090E9663" w14:textId="77777777" w:rsidR="00375085" w:rsidRPr="00AE161E" w:rsidRDefault="00375085" w:rsidP="007F40BE">
            <w:pPr>
              <w:pStyle w:val="ac"/>
              <w:widowControl/>
              <w:ind w:firstLine="300"/>
              <w:rPr>
                <w:rFonts w:ascii="Times New Roman" w:hAnsi="Times New Roman"/>
                <w:sz w:val="15"/>
                <w:szCs w:val="15"/>
                <w:lang w:eastAsia="zh-CN"/>
              </w:rPr>
            </w:pPr>
            <w:r w:rsidRPr="00AE161E">
              <w:rPr>
                <w:rFonts w:ascii="Times New Roman" w:hAnsi="Times New Roman"/>
                <w:sz w:val="15"/>
                <w:szCs w:val="15"/>
                <w:lang w:eastAsia="zh-CN"/>
              </w:rPr>
              <w:t>Medium</w:t>
            </w:r>
          </w:p>
        </w:tc>
        <w:tc>
          <w:tcPr>
            <w:tcW w:w="624" w:type="dxa"/>
          </w:tcPr>
          <w:p w14:paraId="0FABF83C" w14:textId="77777777" w:rsidR="00375085" w:rsidRPr="00AE161E" w:rsidRDefault="00375085" w:rsidP="007F40BE">
            <w:pPr>
              <w:pStyle w:val="ac"/>
              <w:widowControl/>
              <w:ind w:firstLine="300"/>
              <w:rPr>
                <w:rFonts w:ascii="Times New Roman" w:hAnsi="Times New Roman"/>
                <w:sz w:val="15"/>
                <w:szCs w:val="15"/>
                <w:lang w:eastAsia="zh-CN"/>
              </w:rPr>
            </w:pPr>
            <w:r w:rsidRPr="00AE161E">
              <w:rPr>
                <w:rFonts w:ascii="Times New Roman" w:hAnsi="Times New Roman"/>
                <w:sz w:val="15"/>
                <w:szCs w:val="15"/>
                <w:lang w:eastAsia="zh-CN"/>
              </w:rPr>
              <w:t>Medium</w:t>
            </w:r>
          </w:p>
        </w:tc>
      </w:tr>
      <w:tr w:rsidR="00375085" w:rsidRPr="00AE161E" w14:paraId="2CB7C718" w14:textId="77777777" w:rsidTr="0063152F">
        <w:trPr>
          <w:cantSplit/>
          <w:trHeight w:hRule="exact" w:val="284"/>
        </w:trPr>
        <w:tc>
          <w:tcPr>
            <w:tcW w:w="624" w:type="dxa"/>
          </w:tcPr>
          <w:p w14:paraId="75DDD9CA" w14:textId="77777777" w:rsidR="00375085" w:rsidRPr="00E02052" w:rsidRDefault="00375085" w:rsidP="007F40BE">
            <w:pPr>
              <w:pStyle w:val="ac"/>
              <w:widowControl/>
              <w:ind w:firstLine="300"/>
              <w:rPr>
                <w:rFonts w:ascii="Times New Roman" w:hAnsi="Times New Roman"/>
                <w:sz w:val="15"/>
                <w:szCs w:val="15"/>
                <w:lang w:eastAsia="zh-CN"/>
              </w:rPr>
            </w:pPr>
            <w:r w:rsidRPr="00E02052">
              <w:rPr>
                <w:rFonts w:ascii="Times New Roman" w:hAnsi="Times New Roman" w:hint="eastAsia"/>
                <w:sz w:val="15"/>
                <w:szCs w:val="15"/>
                <w:lang w:eastAsia="zh-CN"/>
              </w:rPr>
              <w:t>S</w:t>
            </w:r>
            <w:r w:rsidRPr="00E02052">
              <w:rPr>
                <w:rFonts w:ascii="Times New Roman" w:hAnsi="Times New Roman"/>
                <w:sz w:val="15"/>
                <w:szCs w:val="15"/>
                <w:lang w:eastAsia="zh-CN"/>
              </w:rPr>
              <w:t>SP3</w:t>
            </w:r>
          </w:p>
        </w:tc>
        <w:tc>
          <w:tcPr>
            <w:tcW w:w="624" w:type="dxa"/>
          </w:tcPr>
          <w:p w14:paraId="5AF90FA5" w14:textId="77777777" w:rsidR="00375085" w:rsidRPr="000738E6" w:rsidRDefault="00375085" w:rsidP="007F40BE">
            <w:pPr>
              <w:pStyle w:val="ac"/>
              <w:widowControl/>
              <w:ind w:firstLine="300"/>
              <w:rPr>
                <w:rFonts w:ascii="Times New Roman" w:hAnsi="Times New Roman"/>
                <w:sz w:val="15"/>
                <w:szCs w:val="15"/>
                <w:lang w:eastAsia="zh-CN"/>
              </w:rPr>
            </w:pPr>
            <w:r w:rsidRPr="000738E6">
              <w:rPr>
                <w:rFonts w:ascii="Times New Roman" w:hAnsi="Times New Roman" w:hint="eastAsia"/>
                <w:sz w:val="15"/>
                <w:szCs w:val="15"/>
                <w:lang w:eastAsia="zh-CN"/>
              </w:rPr>
              <w:t>Low</w:t>
            </w:r>
          </w:p>
        </w:tc>
        <w:tc>
          <w:tcPr>
            <w:tcW w:w="624" w:type="dxa"/>
          </w:tcPr>
          <w:p w14:paraId="1FDA111F" w14:textId="77777777" w:rsidR="00375085" w:rsidRPr="00126120" w:rsidRDefault="00375085" w:rsidP="007F40BE">
            <w:pPr>
              <w:pStyle w:val="ac"/>
              <w:widowControl/>
              <w:ind w:firstLine="300"/>
              <w:rPr>
                <w:rFonts w:ascii="Times New Roman" w:hAnsi="Times New Roman"/>
                <w:sz w:val="15"/>
                <w:szCs w:val="15"/>
                <w:lang w:eastAsia="zh-CN"/>
              </w:rPr>
            </w:pPr>
            <w:r w:rsidRPr="00126120">
              <w:rPr>
                <w:rFonts w:ascii="Times New Roman" w:hAnsi="Times New Roman" w:hint="eastAsia"/>
                <w:sz w:val="15"/>
                <w:szCs w:val="15"/>
                <w:lang w:eastAsia="zh-CN"/>
              </w:rPr>
              <w:t>High</w:t>
            </w:r>
          </w:p>
        </w:tc>
        <w:tc>
          <w:tcPr>
            <w:tcW w:w="624" w:type="dxa"/>
          </w:tcPr>
          <w:p w14:paraId="0BCFA67C" w14:textId="77777777" w:rsidR="00375085" w:rsidRPr="00AE161E" w:rsidRDefault="00375085" w:rsidP="007F40BE">
            <w:pPr>
              <w:pStyle w:val="ac"/>
              <w:widowControl/>
              <w:ind w:firstLine="300"/>
              <w:rPr>
                <w:rFonts w:ascii="Times New Roman" w:hAnsi="Times New Roman"/>
                <w:sz w:val="15"/>
                <w:szCs w:val="15"/>
                <w:lang w:eastAsia="zh-CN"/>
              </w:rPr>
            </w:pPr>
            <w:r w:rsidRPr="00A5100D">
              <w:rPr>
                <w:rFonts w:ascii="Times New Roman" w:hAnsi="Times New Roman" w:hint="eastAsia"/>
                <w:sz w:val="15"/>
                <w:szCs w:val="15"/>
                <w:lang w:eastAsia="zh-CN"/>
              </w:rPr>
              <w:t>High</w:t>
            </w:r>
          </w:p>
        </w:tc>
        <w:tc>
          <w:tcPr>
            <w:tcW w:w="624" w:type="dxa"/>
          </w:tcPr>
          <w:p w14:paraId="38329CD1" w14:textId="77777777" w:rsidR="00375085" w:rsidRPr="00AE161E" w:rsidRDefault="00375085" w:rsidP="007F40BE">
            <w:pPr>
              <w:pStyle w:val="ac"/>
              <w:widowControl/>
              <w:ind w:firstLine="300"/>
              <w:rPr>
                <w:rFonts w:ascii="Times New Roman" w:hAnsi="Times New Roman"/>
                <w:sz w:val="15"/>
                <w:szCs w:val="15"/>
                <w:lang w:eastAsia="zh-CN"/>
              </w:rPr>
            </w:pPr>
            <w:r w:rsidRPr="00AE161E">
              <w:rPr>
                <w:rFonts w:ascii="Times New Roman" w:hAnsi="Times New Roman"/>
                <w:sz w:val="15"/>
                <w:szCs w:val="15"/>
                <w:lang w:eastAsia="zh-CN"/>
              </w:rPr>
              <w:t>High</w:t>
            </w:r>
          </w:p>
        </w:tc>
        <w:tc>
          <w:tcPr>
            <w:tcW w:w="624" w:type="dxa"/>
          </w:tcPr>
          <w:p w14:paraId="08B6D97E" w14:textId="77777777" w:rsidR="00375085" w:rsidRPr="00AE161E" w:rsidRDefault="00375085" w:rsidP="007F40BE">
            <w:pPr>
              <w:pStyle w:val="ac"/>
              <w:widowControl/>
              <w:ind w:firstLine="300"/>
              <w:rPr>
                <w:rFonts w:ascii="Times New Roman" w:hAnsi="Times New Roman"/>
                <w:sz w:val="15"/>
                <w:szCs w:val="15"/>
                <w:lang w:eastAsia="zh-CN"/>
              </w:rPr>
            </w:pPr>
            <w:r w:rsidRPr="00AE161E">
              <w:rPr>
                <w:rFonts w:ascii="Times New Roman" w:hAnsi="Times New Roman"/>
                <w:sz w:val="15"/>
                <w:szCs w:val="15"/>
                <w:lang w:eastAsia="zh-CN"/>
              </w:rPr>
              <w:t>High</w:t>
            </w:r>
          </w:p>
        </w:tc>
        <w:tc>
          <w:tcPr>
            <w:tcW w:w="624" w:type="dxa"/>
          </w:tcPr>
          <w:p w14:paraId="69C268E6" w14:textId="77777777" w:rsidR="00375085" w:rsidRPr="00AE161E" w:rsidRDefault="00375085" w:rsidP="007F40BE">
            <w:pPr>
              <w:pStyle w:val="ac"/>
              <w:widowControl/>
              <w:ind w:firstLine="300"/>
              <w:rPr>
                <w:rFonts w:ascii="Times New Roman" w:hAnsi="Times New Roman"/>
                <w:sz w:val="15"/>
                <w:szCs w:val="15"/>
                <w:lang w:eastAsia="zh-CN"/>
              </w:rPr>
            </w:pPr>
            <w:r w:rsidRPr="00AE161E">
              <w:rPr>
                <w:rFonts w:ascii="Times New Roman" w:hAnsi="Times New Roman"/>
                <w:sz w:val="15"/>
                <w:szCs w:val="15"/>
                <w:lang w:eastAsia="zh-CN"/>
              </w:rPr>
              <w:t>High</w:t>
            </w:r>
          </w:p>
        </w:tc>
        <w:tc>
          <w:tcPr>
            <w:tcW w:w="624" w:type="dxa"/>
          </w:tcPr>
          <w:p w14:paraId="623F2D3F" w14:textId="77777777" w:rsidR="00375085" w:rsidRPr="00AE161E" w:rsidRDefault="00375085" w:rsidP="007F40BE">
            <w:pPr>
              <w:pStyle w:val="ac"/>
              <w:widowControl/>
              <w:ind w:firstLine="300"/>
              <w:rPr>
                <w:rFonts w:ascii="Times New Roman" w:hAnsi="Times New Roman"/>
                <w:sz w:val="15"/>
                <w:szCs w:val="15"/>
                <w:lang w:eastAsia="zh-CN"/>
              </w:rPr>
            </w:pPr>
            <w:r w:rsidRPr="00A5100D">
              <w:rPr>
                <w:rFonts w:ascii="Times New Roman" w:hAnsi="Times New Roman" w:hint="eastAsia"/>
                <w:sz w:val="15"/>
                <w:szCs w:val="15"/>
                <w:lang w:eastAsia="zh-CN"/>
              </w:rPr>
              <w:t>High</w:t>
            </w:r>
          </w:p>
        </w:tc>
      </w:tr>
      <w:tr w:rsidR="00375085" w:rsidRPr="00AE161E" w14:paraId="2DD08AB2" w14:textId="77777777" w:rsidTr="0063152F">
        <w:trPr>
          <w:cantSplit/>
          <w:trHeight w:hRule="exact" w:val="284"/>
        </w:trPr>
        <w:tc>
          <w:tcPr>
            <w:tcW w:w="624" w:type="dxa"/>
            <w:tcBorders>
              <w:bottom w:val="nil"/>
            </w:tcBorders>
          </w:tcPr>
          <w:p w14:paraId="215DAB34" w14:textId="77777777" w:rsidR="00375085" w:rsidRPr="00E02052" w:rsidRDefault="00375085" w:rsidP="007F40BE">
            <w:pPr>
              <w:pStyle w:val="ac"/>
              <w:widowControl/>
              <w:ind w:firstLine="300"/>
              <w:rPr>
                <w:rFonts w:ascii="Times New Roman" w:hAnsi="Times New Roman"/>
                <w:sz w:val="15"/>
                <w:szCs w:val="15"/>
                <w:lang w:eastAsia="zh-CN"/>
              </w:rPr>
            </w:pPr>
            <w:r w:rsidRPr="00E02052">
              <w:rPr>
                <w:rFonts w:ascii="Times New Roman" w:hAnsi="Times New Roman" w:hint="eastAsia"/>
                <w:sz w:val="15"/>
                <w:szCs w:val="15"/>
                <w:lang w:eastAsia="zh-CN"/>
              </w:rPr>
              <w:t>S</w:t>
            </w:r>
            <w:r w:rsidRPr="00E02052">
              <w:rPr>
                <w:rFonts w:ascii="Times New Roman" w:hAnsi="Times New Roman"/>
                <w:sz w:val="15"/>
                <w:szCs w:val="15"/>
                <w:lang w:eastAsia="zh-CN"/>
              </w:rPr>
              <w:t>SP4</w:t>
            </w:r>
          </w:p>
        </w:tc>
        <w:tc>
          <w:tcPr>
            <w:tcW w:w="624" w:type="dxa"/>
            <w:tcBorders>
              <w:bottom w:val="nil"/>
            </w:tcBorders>
          </w:tcPr>
          <w:p w14:paraId="217DA84F" w14:textId="77777777" w:rsidR="00375085" w:rsidRPr="000738E6" w:rsidRDefault="00375085" w:rsidP="007F40BE">
            <w:pPr>
              <w:pStyle w:val="ac"/>
              <w:widowControl/>
              <w:ind w:firstLine="300"/>
              <w:rPr>
                <w:rFonts w:ascii="Times New Roman" w:hAnsi="Times New Roman"/>
                <w:sz w:val="15"/>
                <w:szCs w:val="15"/>
                <w:lang w:eastAsia="zh-CN"/>
              </w:rPr>
            </w:pPr>
            <w:r w:rsidRPr="000738E6">
              <w:rPr>
                <w:rFonts w:ascii="Times New Roman" w:hAnsi="Times New Roman" w:hint="eastAsia"/>
                <w:sz w:val="15"/>
                <w:szCs w:val="15"/>
                <w:lang w:eastAsia="zh-CN"/>
              </w:rPr>
              <w:t>Medium</w:t>
            </w:r>
          </w:p>
        </w:tc>
        <w:tc>
          <w:tcPr>
            <w:tcW w:w="624" w:type="dxa"/>
            <w:tcBorders>
              <w:bottom w:val="nil"/>
            </w:tcBorders>
          </w:tcPr>
          <w:p w14:paraId="6CAE9DF0" w14:textId="77777777" w:rsidR="00375085" w:rsidRPr="00126120" w:rsidRDefault="00375085" w:rsidP="007F40BE">
            <w:pPr>
              <w:pStyle w:val="ac"/>
              <w:widowControl/>
              <w:ind w:firstLine="300"/>
              <w:rPr>
                <w:rFonts w:ascii="Times New Roman" w:hAnsi="Times New Roman"/>
                <w:sz w:val="15"/>
                <w:szCs w:val="15"/>
                <w:lang w:eastAsia="zh-CN"/>
              </w:rPr>
            </w:pPr>
            <w:r w:rsidRPr="00126120">
              <w:rPr>
                <w:rFonts w:ascii="Times New Roman" w:hAnsi="Times New Roman" w:hint="eastAsia"/>
                <w:sz w:val="15"/>
                <w:szCs w:val="15"/>
                <w:lang w:eastAsia="zh-CN"/>
              </w:rPr>
              <w:t>Medium</w:t>
            </w:r>
          </w:p>
        </w:tc>
        <w:tc>
          <w:tcPr>
            <w:tcW w:w="624" w:type="dxa"/>
            <w:tcBorders>
              <w:bottom w:val="nil"/>
            </w:tcBorders>
          </w:tcPr>
          <w:p w14:paraId="01EDE5B8" w14:textId="77777777" w:rsidR="00375085" w:rsidRPr="00AE161E" w:rsidRDefault="00375085" w:rsidP="007F40BE">
            <w:pPr>
              <w:pStyle w:val="ac"/>
              <w:widowControl/>
              <w:ind w:firstLine="300"/>
              <w:rPr>
                <w:rFonts w:ascii="Times New Roman" w:hAnsi="Times New Roman"/>
                <w:sz w:val="15"/>
                <w:szCs w:val="15"/>
                <w:lang w:eastAsia="zh-CN"/>
              </w:rPr>
            </w:pPr>
            <w:r w:rsidRPr="00A5100D">
              <w:rPr>
                <w:rFonts w:ascii="Times New Roman" w:hAnsi="Times New Roman" w:hint="eastAsia"/>
                <w:sz w:val="15"/>
                <w:szCs w:val="15"/>
                <w:lang w:eastAsia="zh-CN"/>
              </w:rPr>
              <w:t>Medium</w:t>
            </w:r>
          </w:p>
        </w:tc>
        <w:tc>
          <w:tcPr>
            <w:tcW w:w="624" w:type="dxa"/>
            <w:tcBorders>
              <w:bottom w:val="nil"/>
            </w:tcBorders>
          </w:tcPr>
          <w:p w14:paraId="1E927C1E" w14:textId="77777777" w:rsidR="00375085" w:rsidRPr="00AE161E" w:rsidRDefault="00375085" w:rsidP="007F40BE">
            <w:pPr>
              <w:pStyle w:val="ac"/>
              <w:widowControl/>
              <w:ind w:firstLine="300"/>
              <w:rPr>
                <w:rFonts w:ascii="Times New Roman" w:hAnsi="Times New Roman"/>
                <w:sz w:val="15"/>
                <w:szCs w:val="15"/>
                <w:lang w:eastAsia="zh-CN"/>
              </w:rPr>
            </w:pPr>
            <w:r w:rsidRPr="00AE161E">
              <w:rPr>
                <w:rFonts w:ascii="Times New Roman" w:hAnsi="Times New Roman"/>
                <w:sz w:val="15"/>
                <w:szCs w:val="15"/>
                <w:lang w:eastAsia="zh-CN"/>
              </w:rPr>
              <w:t>Low</w:t>
            </w:r>
          </w:p>
        </w:tc>
        <w:tc>
          <w:tcPr>
            <w:tcW w:w="624" w:type="dxa"/>
            <w:tcBorders>
              <w:bottom w:val="nil"/>
            </w:tcBorders>
          </w:tcPr>
          <w:p w14:paraId="74B04E2F" w14:textId="77777777" w:rsidR="00375085" w:rsidRPr="00AE161E" w:rsidRDefault="00375085" w:rsidP="007F40BE">
            <w:pPr>
              <w:pStyle w:val="ac"/>
              <w:widowControl/>
              <w:ind w:firstLine="300"/>
              <w:rPr>
                <w:rFonts w:ascii="Times New Roman" w:hAnsi="Times New Roman"/>
                <w:sz w:val="15"/>
                <w:szCs w:val="15"/>
                <w:lang w:eastAsia="zh-CN"/>
              </w:rPr>
            </w:pPr>
            <w:r w:rsidRPr="00AE161E">
              <w:rPr>
                <w:rFonts w:ascii="Times New Roman" w:hAnsi="Times New Roman"/>
                <w:sz w:val="15"/>
                <w:szCs w:val="15"/>
                <w:lang w:eastAsia="zh-CN"/>
              </w:rPr>
              <w:t>Medium</w:t>
            </w:r>
          </w:p>
        </w:tc>
        <w:tc>
          <w:tcPr>
            <w:tcW w:w="624" w:type="dxa"/>
            <w:tcBorders>
              <w:bottom w:val="nil"/>
            </w:tcBorders>
          </w:tcPr>
          <w:p w14:paraId="2AB45644" w14:textId="77777777" w:rsidR="00375085" w:rsidRPr="00AE161E" w:rsidRDefault="00375085" w:rsidP="007F40BE">
            <w:pPr>
              <w:pStyle w:val="ac"/>
              <w:widowControl/>
              <w:ind w:firstLine="300"/>
              <w:rPr>
                <w:rFonts w:ascii="Times New Roman" w:hAnsi="Times New Roman"/>
                <w:sz w:val="15"/>
                <w:szCs w:val="15"/>
                <w:lang w:eastAsia="zh-CN"/>
              </w:rPr>
            </w:pPr>
            <w:r w:rsidRPr="00AE161E">
              <w:rPr>
                <w:rFonts w:ascii="Times New Roman" w:hAnsi="Times New Roman"/>
                <w:sz w:val="15"/>
                <w:szCs w:val="15"/>
                <w:lang w:eastAsia="zh-CN"/>
              </w:rPr>
              <w:t>Medium</w:t>
            </w:r>
          </w:p>
        </w:tc>
        <w:tc>
          <w:tcPr>
            <w:tcW w:w="624" w:type="dxa"/>
            <w:tcBorders>
              <w:bottom w:val="nil"/>
            </w:tcBorders>
          </w:tcPr>
          <w:p w14:paraId="635E2579" w14:textId="77777777" w:rsidR="00375085" w:rsidRPr="00AE161E" w:rsidRDefault="00375085" w:rsidP="007F40BE">
            <w:pPr>
              <w:pStyle w:val="ac"/>
              <w:widowControl/>
              <w:ind w:firstLine="300"/>
              <w:rPr>
                <w:rFonts w:ascii="Times New Roman" w:hAnsi="Times New Roman"/>
                <w:sz w:val="15"/>
                <w:szCs w:val="15"/>
                <w:lang w:eastAsia="zh-CN"/>
              </w:rPr>
            </w:pPr>
            <w:r w:rsidRPr="00AE161E">
              <w:rPr>
                <w:rFonts w:ascii="Times New Roman" w:hAnsi="Times New Roman"/>
                <w:sz w:val="15"/>
                <w:szCs w:val="15"/>
                <w:lang w:eastAsia="zh-CN"/>
              </w:rPr>
              <w:t>Medium</w:t>
            </w:r>
          </w:p>
        </w:tc>
      </w:tr>
      <w:tr w:rsidR="00375085" w:rsidRPr="00AE161E" w14:paraId="4CA2C87E" w14:textId="77777777" w:rsidTr="0063152F">
        <w:trPr>
          <w:cantSplit/>
          <w:trHeight w:hRule="exact" w:val="284"/>
        </w:trPr>
        <w:tc>
          <w:tcPr>
            <w:tcW w:w="624" w:type="dxa"/>
            <w:tcBorders>
              <w:top w:val="nil"/>
              <w:bottom w:val="single" w:sz="12" w:space="0" w:color="auto"/>
            </w:tcBorders>
          </w:tcPr>
          <w:p w14:paraId="34658C2E" w14:textId="77777777" w:rsidR="00375085" w:rsidRPr="00E02052" w:rsidRDefault="00375085" w:rsidP="007F40BE">
            <w:pPr>
              <w:pStyle w:val="ac"/>
              <w:widowControl/>
              <w:ind w:firstLine="300"/>
              <w:rPr>
                <w:rFonts w:ascii="Times New Roman" w:hAnsi="Times New Roman"/>
                <w:sz w:val="15"/>
                <w:szCs w:val="15"/>
                <w:lang w:eastAsia="zh-CN"/>
              </w:rPr>
            </w:pPr>
            <w:r w:rsidRPr="00E02052">
              <w:rPr>
                <w:rFonts w:ascii="Times New Roman" w:hAnsi="Times New Roman" w:hint="eastAsia"/>
                <w:sz w:val="15"/>
                <w:szCs w:val="15"/>
                <w:lang w:eastAsia="zh-CN"/>
              </w:rPr>
              <w:t>S</w:t>
            </w:r>
            <w:r w:rsidRPr="00E02052">
              <w:rPr>
                <w:rFonts w:ascii="Times New Roman" w:hAnsi="Times New Roman"/>
                <w:sz w:val="15"/>
                <w:szCs w:val="15"/>
                <w:lang w:eastAsia="zh-CN"/>
              </w:rPr>
              <w:t>SP5</w:t>
            </w:r>
          </w:p>
        </w:tc>
        <w:tc>
          <w:tcPr>
            <w:tcW w:w="624" w:type="dxa"/>
            <w:tcBorders>
              <w:top w:val="nil"/>
              <w:bottom w:val="single" w:sz="12" w:space="0" w:color="auto"/>
            </w:tcBorders>
          </w:tcPr>
          <w:p w14:paraId="36BF9F6C" w14:textId="77777777" w:rsidR="00375085" w:rsidRPr="000738E6" w:rsidRDefault="00375085" w:rsidP="007F40BE">
            <w:pPr>
              <w:pStyle w:val="ac"/>
              <w:widowControl/>
              <w:ind w:firstLine="300"/>
              <w:rPr>
                <w:rFonts w:ascii="Times New Roman" w:hAnsi="Times New Roman"/>
                <w:sz w:val="15"/>
                <w:szCs w:val="15"/>
                <w:lang w:eastAsia="zh-CN"/>
              </w:rPr>
            </w:pPr>
            <w:r w:rsidRPr="000738E6">
              <w:rPr>
                <w:rFonts w:ascii="Times New Roman" w:hAnsi="Times New Roman" w:hint="eastAsia"/>
                <w:sz w:val="15"/>
                <w:szCs w:val="15"/>
                <w:lang w:eastAsia="zh-CN"/>
              </w:rPr>
              <w:t>High</w:t>
            </w:r>
          </w:p>
        </w:tc>
        <w:tc>
          <w:tcPr>
            <w:tcW w:w="624" w:type="dxa"/>
            <w:tcBorders>
              <w:top w:val="nil"/>
              <w:bottom w:val="single" w:sz="12" w:space="0" w:color="auto"/>
            </w:tcBorders>
          </w:tcPr>
          <w:p w14:paraId="7053BC7C" w14:textId="77777777" w:rsidR="00375085" w:rsidRPr="00126120" w:rsidRDefault="00375085" w:rsidP="007F40BE">
            <w:pPr>
              <w:pStyle w:val="ac"/>
              <w:widowControl/>
              <w:ind w:firstLine="300"/>
              <w:rPr>
                <w:rFonts w:ascii="Times New Roman" w:hAnsi="Times New Roman"/>
                <w:sz w:val="15"/>
                <w:szCs w:val="15"/>
                <w:lang w:eastAsia="zh-CN"/>
              </w:rPr>
            </w:pPr>
            <w:r w:rsidRPr="00126120">
              <w:rPr>
                <w:rFonts w:ascii="Times New Roman" w:hAnsi="Times New Roman" w:hint="eastAsia"/>
                <w:sz w:val="15"/>
                <w:szCs w:val="15"/>
                <w:lang w:eastAsia="zh-CN"/>
              </w:rPr>
              <w:t>High</w:t>
            </w:r>
          </w:p>
        </w:tc>
        <w:tc>
          <w:tcPr>
            <w:tcW w:w="624" w:type="dxa"/>
            <w:tcBorders>
              <w:top w:val="nil"/>
              <w:bottom w:val="single" w:sz="12" w:space="0" w:color="auto"/>
            </w:tcBorders>
          </w:tcPr>
          <w:p w14:paraId="5772E179" w14:textId="77777777" w:rsidR="00375085" w:rsidRPr="00AE161E" w:rsidRDefault="00375085" w:rsidP="007F40BE">
            <w:pPr>
              <w:pStyle w:val="ac"/>
              <w:widowControl/>
              <w:ind w:firstLine="300"/>
              <w:rPr>
                <w:rFonts w:ascii="Times New Roman" w:hAnsi="Times New Roman"/>
                <w:sz w:val="15"/>
                <w:szCs w:val="15"/>
                <w:lang w:eastAsia="zh-CN"/>
              </w:rPr>
            </w:pPr>
            <w:r w:rsidRPr="00A5100D">
              <w:rPr>
                <w:rFonts w:ascii="Times New Roman" w:hAnsi="Times New Roman" w:hint="eastAsia"/>
                <w:sz w:val="15"/>
                <w:szCs w:val="15"/>
                <w:lang w:eastAsia="zh-CN"/>
              </w:rPr>
              <w:t>High</w:t>
            </w:r>
          </w:p>
        </w:tc>
        <w:tc>
          <w:tcPr>
            <w:tcW w:w="624" w:type="dxa"/>
            <w:tcBorders>
              <w:top w:val="nil"/>
              <w:bottom w:val="single" w:sz="12" w:space="0" w:color="auto"/>
            </w:tcBorders>
          </w:tcPr>
          <w:p w14:paraId="6D40C5AE" w14:textId="77777777" w:rsidR="00375085" w:rsidRPr="00AE161E" w:rsidRDefault="00375085" w:rsidP="007F40BE">
            <w:pPr>
              <w:pStyle w:val="ac"/>
              <w:widowControl/>
              <w:ind w:firstLine="300"/>
              <w:rPr>
                <w:rFonts w:ascii="Times New Roman" w:hAnsi="Times New Roman"/>
                <w:sz w:val="15"/>
                <w:szCs w:val="15"/>
                <w:lang w:eastAsia="zh-CN"/>
              </w:rPr>
            </w:pPr>
            <w:r w:rsidRPr="00AE161E">
              <w:rPr>
                <w:rFonts w:ascii="Times New Roman" w:hAnsi="Times New Roman"/>
                <w:sz w:val="15"/>
                <w:szCs w:val="15"/>
                <w:lang w:eastAsia="zh-CN"/>
              </w:rPr>
              <w:t>Low</w:t>
            </w:r>
          </w:p>
        </w:tc>
        <w:tc>
          <w:tcPr>
            <w:tcW w:w="624" w:type="dxa"/>
            <w:tcBorders>
              <w:top w:val="nil"/>
              <w:bottom w:val="single" w:sz="12" w:space="0" w:color="auto"/>
            </w:tcBorders>
          </w:tcPr>
          <w:p w14:paraId="68ECA589" w14:textId="77777777" w:rsidR="00375085" w:rsidRPr="00AE161E" w:rsidRDefault="00375085" w:rsidP="007F40BE">
            <w:pPr>
              <w:pStyle w:val="ac"/>
              <w:widowControl/>
              <w:ind w:firstLine="300"/>
              <w:rPr>
                <w:rFonts w:ascii="Times New Roman" w:hAnsi="Times New Roman"/>
                <w:sz w:val="15"/>
                <w:szCs w:val="15"/>
                <w:lang w:eastAsia="zh-CN"/>
              </w:rPr>
            </w:pPr>
            <w:r w:rsidRPr="00AE161E">
              <w:rPr>
                <w:rFonts w:ascii="Times New Roman" w:hAnsi="Times New Roman"/>
                <w:sz w:val="15"/>
                <w:szCs w:val="15"/>
                <w:lang w:eastAsia="zh-CN"/>
              </w:rPr>
              <w:t>High</w:t>
            </w:r>
          </w:p>
        </w:tc>
        <w:tc>
          <w:tcPr>
            <w:tcW w:w="624" w:type="dxa"/>
            <w:tcBorders>
              <w:top w:val="nil"/>
              <w:bottom w:val="single" w:sz="12" w:space="0" w:color="auto"/>
            </w:tcBorders>
          </w:tcPr>
          <w:p w14:paraId="59976663" w14:textId="77777777" w:rsidR="00375085" w:rsidRPr="00AE161E" w:rsidRDefault="00375085" w:rsidP="007F40BE">
            <w:pPr>
              <w:pStyle w:val="ac"/>
              <w:widowControl/>
              <w:ind w:firstLine="300"/>
              <w:rPr>
                <w:rFonts w:ascii="Times New Roman" w:hAnsi="Times New Roman"/>
                <w:sz w:val="15"/>
                <w:szCs w:val="15"/>
                <w:lang w:eastAsia="zh-CN"/>
              </w:rPr>
            </w:pPr>
            <w:r w:rsidRPr="00AE161E">
              <w:rPr>
                <w:rFonts w:ascii="Times New Roman" w:hAnsi="Times New Roman"/>
                <w:sz w:val="15"/>
                <w:szCs w:val="15"/>
                <w:lang w:eastAsia="zh-CN"/>
              </w:rPr>
              <w:t>High</w:t>
            </w:r>
          </w:p>
        </w:tc>
        <w:tc>
          <w:tcPr>
            <w:tcW w:w="624" w:type="dxa"/>
            <w:tcBorders>
              <w:top w:val="nil"/>
              <w:bottom w:val="single" w:sz="12" w:space="0" w:color="auto"/>
            </w:tcBorders>
          </w:tcPr>
          <w:p w14:paraId="203FDA34" w14:textId="77777777" w:rsidR="00375085" w:rsidRPr="00AE161E" w:rsidRDefault="00375085" w:rsidP="0063152F">
            <w:pPr>
              <w:pStyle w:val="ac"/>
              <w:keepNext/>
              <w:widowControl/>
              <w:ind w:firstLine="300"/>
              <w:rPr>
                <w:rFonts w:ascii="Times New Roman" w:hAnsi="Times New Roman"/>
                <w:sz w:val="15"/>
                <w:szCs w:val="15"/>
                <w:lang w:eastAsia="zh-CN"/>
              </w:rPr>
            </w:pPr>
            <w:r w:rsidRPr="00AE161E">
              <w:rPr>
                <w:rFonts w:ascii="Times New Roman" w:hAnsi="Times New Roman"/>
                <w:sz w:val="15"/>
                <w:szCs w:val="15"/>
                <w:lang w:eastAsia="zh-CN"/>
              </w:rPr>
              <w:t>High</w:t>
            </w:r>
          </w:p>
        </w:tc>
      </w:tr>
    </w:tbl>
    <w:p w14:paraId="0B980009" w14:textId="2CB05021" w:rsidR="00126120" w:rsidRPr="0063152F" w:rsidRDefault="00126120">
      <w:pPr>
        <w:pStyle w:val="aa"/>
        <w:ind w:firstLine="400"/>
        <w:rPr>
          <w:rFonts w:ascii="Times New Roman" w:eastAsia="宋体" w:hAnsi="Times New Roman" w:cs="Times New Roman"/>
          <w:sz w:val="18"/>
          <w:szCs w:val="18"/>
        </w:rPr>
      </w:pPr>
      <w:r>
        <w:rPr>
          <w:rFonts w:hint="eastAsia"/>
        </w:rPr>
        <w:t>*</w:t>
      </w:r>
      <w:r w:rsidRPr="0063152F">
        <w:rPr>
          <w:rFonts w:ascii="Times New Roman" w:eastAsia="宋体" w:hAnsi="Times New Roman" w:cs="Times New Roman"/>
          <w:sz w:val="18"/>
          <w:szCs w:val="18"/>
        </w:rPr>
        <w:t>Detailed coefficients for each province were shown in Table S2</w:t>
      </w:r>
    </w:p>
    <w:p w14:paraId="4349CB70" w14:textId="2FE93705" w:rsidR="00A17DAE" w:rsidRPr="000F350F" w:rsidRDefault="00A17DAE" w:rsidP="00A17DAE">
      <w:pPr>
        <w:widowControl/>
        <w:ind w:firstLine="480"/>
        <w:rPr>
          <w:rFonts w:eastAsia="Times New Roman"/>
          <w:b/>
          <w:bCs/>
          <w:kern w:val="44"/>
          <w:sz w:val="32"/>
          <w:szCs w:val="44"/>
        </w:rPr>
      </w:pPr>
      <w:r w:rsidRPr="000F350F">
        <w:rPr>
          <w:rFonts w:cs="Times New Roman" w:hint="eastAsia"/>
          <w:shd w:val="clear" w:color="auto" w:fill="FFFFFF"/>
        </w:rPr>
        <w:t>T</w:t>
      </w:r>
      <w:r w:rsidRPr="000F350F">
        <w:rPr>
          <w:rFonts w:cs="Times New Roman"/>
          <w:shd w:val="clear" w:color="auto" w:fill="FFFFFF"/>
        </w:rPr>
        <w:t xml:space="preserve">o evaluate the potential </w:t>
      </w:r>
      <w:r>
        <w:rPr>
          <w:rFonts w:cs="Times New Roman"/>
          <w:shd w:val="clear" w:color="auto" w:fill="FFFFFF"/>
        </w:rPr>
        <w:t>for</w:t>
      </w:r>
      <w:r w:rsidRPr="000F350F">
        <w:rPr>
          <w:rFonts w:cs="Times New Roman"/>
          <w:shd w:val="clear" w:color="auto" w:fill="FFFFFF"/>
        </w:rPr>
        <w:t xml:space="preserve"> Greenhouse Gas Emission Reduction (PGER) when implementing </w:t>
      </w:r>
      <w:r>
        <w:rPr>
          <w:rFonts w:cs="Times New Roman"/>
          <w:shd w:val="clear" w:color="auto" w:fill="FFFFFF"/>
        </w:rPr>
        <w:t>a</w:t>
      </w:r>
      <w:r w:rsidRPr="000F350F">
        <w:rPr>
          <w:rFonts w:cs="Times New Roman"/>
          <w:shd w:val="clear" w:color="auto" w:fill="FFFFFF"/>
        </w:rPr>
        <w:t>naerobic digestion and improving sludge disposal methods</w:t>
      </w:r>
      <w:r>
        <w:rPr>
          <w:rFonts w:cs="Times New Roman"/>
          <w:shd w:val="clear" w:color="auto" w:fill="FFFFFF"/>
        </w:rPr>
        <w:t>,</w:t>
      </w:r>
      <w:r w:rsidRPr="000F350F">
        <w:rPr>
          <w:rFonts w:cs="Times New Roman"/>
          <w:shd w:val="clear" w:color="auto" w:fill="FFFFFF"/>
        </w:rPr>
        <w:t xml:space="preserve"> </w:t>
      </w:r>
      <w:r>
        <w:rPr>
          <w:rFonts w:cs="Times New Roman"/>
          <w:shd w:val="clear" w:color="auto" w:fill="FFFFFF"/>
        </w:rPr>
        <w:t>w</w:t>
      </w:r>
      <w:r w:rsidRPr="000F350F">
        <w:rPr>
          <w:rFonts w:cs="Times New Roman"/>
          <w:shd w:val="clear" w:color="auto" w:fill="FFFFFF"/>
        </w:rPr>
        <w:t>e defined another Low Carbon Disposal (LCD) scenario which assume</w:t>
      </w:r>
      <w:r>
        <w:rPr>
          <w:rFonts w:cs="Times New Roman"/>
          <w:shd w:val="clear" w:color="auto" w:fill="FFFFFF"/>
        </w:rPr>
        <w:t>d</w:t>
      </w:r>
      <w:r w:rsidRPr="000F350F">
        <w:rPr>
          <w:rFonts w:cs="Times New Roman"/>
          <w:shd w:val="clear" w:color="auto" w:fill="FFFFFF"/>
        </w:rPr>
        <w:t xml:space="preserve"> all sludge w</w:t>
      </w:r>
      <w:r>
        <w:rPr>
          <w:rFonts w:cs="Times New Roman"/>
          <w:shd w:val="clear" w:color="auto" w:fill="FFFFFF"/>
        </w:rPr>
        <w:t>as</w:t>
      </w:r>
      <w:r w:rsidRPr="000F350F">
        <w:rPr>
          <w:rFonts w:cs="Times New Roman"/>
          <w:shd w:val="clear" w:color="auto" w:fill="FFFFFF"/>
        </w:rPr>
        <w:t xml:space="preserve"> treated with anaerobic digestion and improved disposal methods (5%, 5%, 70%, 10% for Landfill, Incineration, Land </w:t>
      </w:r>
      <w:r w:rsidR="00816C28">
        <w:rPr>
          <w:rFonts w:cs="Times New Roman"/>
          <w:shd w:val="clear" w:color="auto" w:fill="FFFFFF"/>
        </w:rPr>
        <w:t>application</w:t>
      </w:r>
      <w:r w:rsidRPr="000F350F">
        <w:rPr>
          <w:rFonts w:cs="Times New Roman"/>
          <w:shd w:val="clear" w:color="auto" w:fill="FFFFFF"/>
        </w:rPr>
        <w:t>, and Building material respectively).</w:t>
      </w:r>
      <w:r w:rsidR="00025D14">
        <w:rPr>
          <w:rFonts w:cs="Times New Roman"/>
          <w:shd w:val="clear" w:color="auto" w:fill="FFFFFF"/>
        </w:rPr>
        <w:t xml:space="preserve"> </w:t>
      </w:r>
      <w:r w:rsidR="00981422">
        <w:rPr>
          <w:rFonts w:cs="Times New Roman"/>
          <w:shd w:val="clear" w:color="auto" w:fill="FFFFFF"/>
        </w:rPr>
        <w:t xml:space="preserve">Compared with </w:t>
      </w:r>
      <w:r w:rsidR="000663CA">
        <w:rPr>
          <w:rFonts w:cs="Times New Roman"/>
          <w:shd w:val="clear" w:color="auto" w:fill="FFFFFF"/>
        </w:rPr>
        <w:t xml:space="preserve">sludge disposal methods at present, increasing the proportion of Land application is an effective way to reduce the </w:t>
      </w:r>
      <w:r w:rsidR="008A29FC">
        <w:rPr>
          <w:rFonts w:cs="Times New Roman"/>
          <w:shd w:val="clear" w:color="auto" w:fill="FFFFFF"/>
        </w:rPr>
        <w:t>GHG</w:t>
      </w:r>
      <w:r w:rsidR="000663CA">
        <w:rPr>
          <w:rFonts w:cs="Times New Roman"/>
          <w:shd w:val="clear" w:color="auto" w:fill="FFFFFF"/>
        </w:rPr>
        <w:t xml:space="preserve"> emission of sludge treatments </w:t>
      </w:r>
      <w:r w:rsidR="000663CA" w:rsidRPr="000F350F">
        <w:t>(</w:t>
      </w:r>
      <w:hyperlink w:anchor="l15" w:history="1">
        <w:r w:rsidR="000663CA" w:rsidRPr="004D7ED4">
          <w:rPr>
            <w:rStyle w:val="af9"/>
            <w:u w:val="none"/>
          </w:rPr>
          <w:t>Wei et al</w:t>
        </w:r>
        <w:r w:rsidR="004D7ED4" w:rsidRPr="004D7ED4">
          <w:rPr>
            <w:rStyle w:val="af9"/>
            <w:u w:val="none"/>
          </w:rPr>
          <w:t>.</w:t>
        </w:r>
        <w:r w:rsidR="000663CA" w:rsidRPr="004D7ED4">
          <w:rPr>
            <w:rStyle w:val="af9"/>
            <w:u w:val="none"/>
          </w:rPr>
          <w:t>, 2020</w:t>
        </w:r>
      </w:hyperlink>
      <w:r w:rsidR="000663CA" w:rsidRPr="000F350F">
        <w:t>)</w:t>
      </w:r>
      <w:r w:rsidR="00723669">
        <w:t>.</w:t>
      </w:r>
    </w:p>
    <w:p w14:paraId="1A3FCAC6" w14:textId="34E686B8" w:rsidR="00B45FC6" w:rsidRPr="00A17DAE" w:rsidRDefault="00F76E00">
      <w:pPr>
        <w:widowControl/>
        <w:spacing w:line="240" w:lineRule="auto"/>
        <w:ind w:firstLineChars="0" w:firstLine="0"/>
        <w:jc w:val="left"/>
        <w:rPr>
          <w:rFonts w:eastAsia="Times New Roman"/>
          <w:b/>
          <w:bCs/>
          <w:kern w:val="44"/>
          <w:sz w:val="32"/>
          <w:szCs w:val="44"/>
        </w:rPr>
      </w:pPr>
      <w:r>
        <w:rPr>
          <w:rFonts w:eastAsia="Times New Roman"/>
          <w:b/>
          <w:bCs/>
          <w:kern w:val="44"/>
          <w:sz w:val="32"/>
          <w:szCs w:val="44"/>
        </w:rPr>
        <w:br w:type="page"/>
      </w:r>
    </w:p>
    <w:p w14:paraId="3A9C7FAA" w14:textId="0625E227" w:rsidR="00B45FC6" w:rsidRDefault="00B45FC6" w:rsidP="00E77F57">
      <w:pPr>
        <w:pStyle w:val="1"/>
        <w:numPr>
          <w:ilvl w:val="0"/>
          <w:numId w:val="3"/>
        </w:numPr>
      </w:pPr>
      <w:r w:rsidRPr="00271610">
        <w:lastRenderedPageBreak/>
        <w:t>R</w:t>
      </w:r>
      <w:r w:rsidRPr="00271610">
        <w:rPr>
          <w:rFonts w:hint="eastAsia"/>
        </w:rPr>
        <w:t>esults</w:t>
      </w:r>
      <w:r w:rsidR="00D11DDD">
        <w:t xml:space="preserve"> and Discussion</w:t>
      </w:r>
    </w:p>
    <w:p w14:paraId="146282DB" w14:textId="3D1FAD48" w:rsidR="00E77F57" w:rsidRDefault="00333915" w:rsidP="00333915">
      <w:pPr>
        <w:pStyle w:val="2"/>
        <w:numPr>
          <w:ilvl w:val="1"/>
          <w:numId w:val="3"/>
        </w:numPr>
        <w:rPr>
          <w:rFonts w:eastAsia="宋体"/>
        </w:rPr>
      </w:pPr>
      <w:r>
        <w:rPr>
          <w:rFonts w:eastAsia="宋体"/>
        </w:rPr>
        <w:t>Spatial distribution of sludge generation in China</w:t>
      </w:r>
    </w:p>
    <w:p w14:paraId="671FE666" w14:textId="69F24154" w:rsidR="00333915" w:rsidRPr="00333915" w:rsidRDefault="00333915" w:rsidP="00333915">
      <w:pPr>
        <w:ind w:firstLine="480"/>
        <w:rPr>
          <w:rFonts w:cs="Times New Roman"/>
          <w:shd w:val="clear" w:color="auto" w:fill="FFFFFF"/>
        </w:rPr>
      </w:pPr>
      <w:r>
        <w:rPr>
          <w:rFonts w:cs="Times New Roman"/>
          <w:shd w:val="clear" w:color="auto" w:fill="FFFFFF"/>
        </w:rPr>
        <w:t xml:space="preserve">The </w:t>
      </w:r>
      <w:r w:rsidRPr="00333915">
        <w:rPr>
          <w:rFonts w:cs="Times New Roman" w:hint="eastAsia"/>
          <w:shd w:val="clear" w:color="auto" w:fill="FFFFFF"/>
        </w:rPr>
        <w:t>E</w:t>
      </w:r>
      <w:r w:rsidRPr="00333915">
        <w:rPr>
          <w:rFonts w:cs="Times New Roman"/>
          <w:shd w:val="clear" w:color="auto" w:fill="FFFFFF"/>
        </w:rPr>
        <w:t xml:space="preserve">astern region in China </w:t>
      </w:r>
      <w:r>
        <w:rPr>
          <w:rFonts w:cs="Times New Roman"/>
          <w:shd w:val="clear" w:color="auto" w:fill="FFFFFF"/>
        </w:rPr>
        <w:t>contributes</w:t>
      </w:r>
      <w:r w:rsidRPr="00333915">
        <w:rPr>
          <w:rFonts w:cs="Times New Roman"/>
          <w:shd w:val="clear" w:color="auto" w:fill="FFFFFF"/>
        </w:rPr>
        <w:t xml:space="preserve"> to about 70 % sludge generation of China, which is significantly higher than </w:t>
      </w:r>
      <w:r>
        <w:rPr>
          <w:rFonts w:cs="Times New Roman"/>
          <w:shd w:val="clear" w:color="auto" w:fill="FFFFFF"/>
        </w:rPr>
        <w:t xml:space="preserve">the </w:t>
      </w:r>
      <w:r w:rsidRPr="00333915">
        <w:rPr>
          <w:rFonts w:cs="Times New Roman"/>
          <w:shd w:val="clear" w:color="auto" w:fill="FFFFFF"/>
        </w:rPr>
        <w:t>central and western regio</w:t>
      </w:r>
      <w:r w:rsidR="00701135">
        <w:rPr>
          <w:rFonts w:cs="Times New Roman"/>
          <w:shd w:val="clear" w:color="auto" w:fill="FFFFFF"/>
        </w:rPr>
        <w:t>ns. (</w:t>
      </w:r>
      <w:r w:rsidR="00701135" w:rsidRPr="007F54BB">
        <w:rPr>
          <w:rFonts w:cs="Times New Roman"/>
          <w:b/>
          <w:bCs/>
          <w:shd w:val="clear" w:color="auto" w:fill="FFFFFF"/>
        </w:rPr>
        <w:t>Fig. 1. (b)</w:t>
      </w:r>
      <w:r w:rsidR="00701135">
        <w:rPr>
          <w:rFonts w:cs="Times New Roman"/>
          <w:shd w:val="clear" w:color="auto" w:fill="FFFFFF"/>
        </w:rPr>
        <w:t>). Most WWTPs generate 2000 to 5000 tons of sludge a year (</w:t>
      </w:r>
      <w:r w:rsidR="00701135" w:rsidRPr="007F54BB">
        <w:rPr>
          <w:rFonts w:cs="Times New Roman"/>
          <w:b/>
          <w:bCs/>
          <w:shd w:val="clear" w:color="auto" w:fill="FFFFFF"/>
        </w:rPr>
        <w:t>Fig. 1. (a)</w:t>
      </w:r>
      <w:r w:rsidR="00701135">
        <w:rPr>
          <w:rFonts w:cs="Times New Roman"/>
          <w:shd w:val="clear" w:color="auto" w:fill="FFFFFF"/>
        </w:rPr>
        <w:t xml:space="preserve">). WWTPs with huge sludge generation (&gt; 5000 tons a year) are concentrated in </w:t>
      </w:r>
      <w:r w:rsidR="007F54BB">
        <w:rPr>
          <w:rFonts w:cs="Times New Roman"/>
          <w:shd w:val="clear" w:color="auto" w:fill="FFFFFF"/>
        </w:rPr>
        <w:t>Jiangsu</w:t>
      </w:r>
      <w:r w:rsidR="00701135">
        <w:rPr>
          <w:rFonts w:cs="Times New Roman"/>
          <w:shd w:val="clear" w:color="auto" w:fill="FFFFFF"/>
        </w:rPr>
        <w:t>, Shanghai, Shandong, Henan, and Liaoning. Compared with China’s GDP distribution, sludge generation has a higher GINI coefficient (0.512) (</w:t>
      </w:r>
      <w:r w:rsidR="00701135" w:rsidRPr="007F54BB">
        <w:rPr>
          <w:rFonts w:cs="Times New Roman"/>
          <w:b/>
          <w:bCs/>
          <w:shd w:val="clear" w:color="auto" w:fill="FFFFFF"/>
        </w:rPr>
        <w:t>Fig. 1. (c)</w:t>
      </w:r>
      <w:r w:rsidR="00701135">
        <w:rPr>
          <w:rFonts w:cs="Times New Roman"/>
          <w:shd w:val="clear" w:color="auto" w:fill="FFFFFF"/>
        </w:rPr>
        <w:t>) than GDP (0.402). Sludge tends to have greater unbalance distribution than the economy in China.</w:t>
      </w:r>
    </w:p>
    <w:p w14:paraId="20DA63F1" w14:textId="7811FD6B" w:rsidR="00B45FC6" w:rsidRDefault="00B45FC6" w:rsidP="00B45FC6">
      <w:pPr>
        <w:pStyle w:val="2"/>
        <w:rPr>
          <w:rFonts w:eastAsia="宋体"/>
        </w:rPr>
      </w:pPr>
      <w:r>
        <w:rPr>
          <w:rFonts w:hint="eastAsia"/>
        </w:rPr>
        <w:t>3</w:t>
      </w:r>
      <w:r>
        <w:t>.</w:t>
      </w:r>
      <w:r w:rsidR="00E77F57">
        <w:t>2</w:t>
      </w:r>
      <w:r>
        <w:t xml:space="preserve">. </w:t>
      </w:r>
      <w:r w:rsidRPr="00686107">
        <w:rPr>
          <w:rFonts w:eastAsia="宋体"/>
        </w:rPr>
        <w:t>Regional driving factors of sludge generation</w:t>
      </w:r>
    </w:p>
    <w:p w14:paraId="22826A62" w14:textId="50623128" w:rsidR="00A17DAE" w:rsidRPr="000F350F" w:rsidRDefault="00A17DAE" w:rsidP="00A17DAE">
      <w:pPr>
        <w:ind w:firstLine="480"/>
        <w:rPr>
          <w:rFonts w:cs="Times New Roman"/>
          <w:shd w:val="clear" w:color="auto" w:fill="FFFFFF"/>
        </w:rPr>
      </w:pPr>
      <w:r w:rsidRPr="000F350F">
        <w:rPr>
          <w:rFonts w:cs="Times New Roman" w:hint="eastAsia"/>
          <w:shd w:val="clear" w:color="auto" w:fill="FFFFFF"/>
        </w:rPr>
        <w:t>T</w:t>
      </w:r>
      <w:r w:rsidRPr="000F350F">
        <w:rPr>
          <w:rFonts w:cs="Times New Roman"/>
          <w:shd w:val="clear" w:color="auto" w:fill="FFFFFF"/>
        </w:rPr>
        <w:t xml:space="preserve">he results of factor detection showed that all nine indicators passed the significance test at the 95% confidence level in </w:t>
      </w:r>
      <w:proofErr w:type="spellStart"/>
      <w:r w:rsidRPr="000F350F">
        <w:rPr>
          <w:rFonts w:cs="Times New Roman"/>
          <w:shd w:val="clear" w:color="auto" w:fill="FFFFFF"/>
        </w:rPr>
        <w:t>Geo</w:t>
      </w:r>
      <w:r w:rsidR="00025D14">
        <w:rPr>
          <w:rFonts w:cs="Times New Roman"/>
          <w:shd w:val="clear" w:color="auto" w:fill="FFFFFF"/>
        </w:rPr>
        <w:t>D</w:t>
      </w:r>
      <w:r w:rsidRPr="000F350F">
        <w:rPr>
          <w:rFonts w:cs="Times New Roman"/>
          <w:shd w:val="clear" w:color="auto" w:fill="FFFFFF"/>
        </w:rPr>
        <w:t>etector</w:t>
      </w:r>
      <w:proofErr w:type="spellEnd"/>
      <w:r w:rsidR="00DD527D">
        <w:rPr>
          <w:rFonts w:cs="Times New Roman"/>
          <w:shd w:val="clear" w:color="auto" w:fill="FFFFFF"/>
        </w:rPr>
        <w:t xml:space="preserve"> (</w:t>
      </w:r>
      <w:r w:rsidR="00DD527D" w:rsidRPr="007F54BB">
        <w:rPr>
          <w:rFonts w:cs="Times New Roman"/>
          <w:b/>
          <w:bCs/>
          <w:shd w:val="clear" w:color="auto" w:fill="FFFFFF"/>
        </w:rPr>
        <w:t xml:space="preserve">Fig. </w:t>
      </w:r>
      <w:r w:rsidR="00701135" w:rsidRPr="007F54BB">
        <w:rPr>
          <w:rFonts w:cs="Times New Roman"/>
          <w:b/>
          <w:bCs/>
          <w:shd w:val="clear" w:color="auto" w:fill="FFFFFF"/>
        </w:rPr>
        <w:t>2</w:t>
      </w:r>
      <w:r w:rsidR="00DD527D" w:rsidRPr="007F54BB">
        <w:rPr>
          <w:rFonts w:cs="Times New Roman"/>
          <w:b/>
          <w:bCs/>
          <w:shd w:val="clear" w:color="auto" w:fill="FFFFFF"/>
        </w:rPr>
        <w:t>.</w:t>
      </w:r>
      <w:r w:rsidR="00DD527D">
        <w:rPr>
          <w:rFonts w:cs="Times New Roman"/>
          <w:shd w:val="clear" w:color="auto" w:fill="FFFFFF"/>
        </w:rPr>
        <w:t>)</w:t>
      </w:r>
      <w:r w:rsidRPr="000F350F">
        <w:rPr>
          <w:rFonts w:cs="Times New Roman"/>
          <w:shd w:val="clear" w:color="auto" w:fill="FFFFFF"/>
        </w:rPr>
        <w:t>. BA and GDP ha</w:t>
      </w:r>
      <w:r>
        <w:rPr>
          <w:rFonts w:cs="Times New Roman"/>
          <w:shd w:val="clear" w:color="auto" w:fill="FFFFFF"/>
        </w:rPr>
        <w:t>d</w:t>
      </w:r>
      <w:r w:rsidRPr="000F350F">
        <w:rPr>
          <w:rFonts w:cs="Times New Roman"/>
          <w:shd w:val="clear" w:color="auto" w:fill="FFFFFF"/>
        </w:rPr>
        <w:t xml:space="preserve"> q-values of 0.654 and 0.638, respectively, and </w:t>
      </w:r>
      <w:r>
        <w:rPr>
          <w:rFonts w:cs="Times New Roman"/>
          <w:shd w:val="clear" w:color="auto" w:fill="FFFFFF"/>
        </w:rPr>
        <w:t>we</w:t>
      </w:r>
      <w:r w:rsidRPr="000F350F">
        <w:rPr>
          <w:rFonts w:cs="Times New Roman"/>
          <w:shd w:val="clear" w:color="auto" w:fill="FFFFFF"/>
        </w:rPr>
        <w:t>re the two most influential factors. The q-values of LDP (0.573), CCF (0.515), FCE (0.512)</w:t>
      </w:r>
      <w:r>
        <w:rPr>
          <w:rFonts w:cs="Times New Roman"/>
          <w:shd w:val="clear" w:color="auto" w:fill="FFFFFF"/>
        </w:rPr>
        <w:t xml:space="preserve"> and </w:t>
      </w:r>
      <w:r w:rsidRPr="000F350F">
        <w:rPr>
          <w:rFonts w:cs="Times New Roman"/>
          <w:shd w:val="clear" w:color="auto" w:fill="FFFFFF"/>
        </w:rPr>
        <w:t xml:space="preserve">POP (0.501) </w:t>
      </w:r>
      <w:r>
        <w:rPr>
          <w:rFonts w:cs="Times New Roman"/>
          <w:shd w:val="clear" w:color="auto" w:fill="FFFFFF"/>
        </w:rPr>
        <w:t>we</w:t>
      </w:r>
      <w:r w:rsidRPr="000F350F">
        <w:rPr>
          <w:rFonts w:cs="Times New Roman"/>
          <w:shd w:val="clear" w:color="auto" w:fill="FFFFFF"/>
        </w:rPr>
        <w:t>re all above 0.500 and ha</w:t>
      </w:r>
      <w:r>
        <w:rPr>
          <w:rFonts w:cs="Times New Roman"/>
          <w:shd w:val="clear" w:color="auto" w:fill="FFFFFF"/>
        </w:rPr>
        <w:t>d</w:t>
      </w:r>
      <w:r w:rsidRPr="000F350F">
        <w:rPr>
          <w:rFonts w:cs="Times New Roman"/>
          <w:shd w:val="clear" w:color="auto" w:fill="FFFFFF"/>
        </w:rPr>
        <w:t xml:space="preserve"> a strong driving effect on sludge generation. Urban expansion leads to an increase in </w:t>
      </w:r>
      <w:r w:rsidR="00025D14">
        <w:rPr>
          <w:rFonts w:cs="Times New Roman"/>
          <w:shd w:val="clear" w:color="auto" w:fill="FFFFFF"/>
        </w:rPr>
        <w:t xml:space="preserve">the </w:t>
      </w:r>
      <w:r w:rsidRPr="000F350F">
        <w:rPr>
          <w:rFonts w:cs="Times New Roman"/>
          <w:shd w:val="clear" w:color="auto" w:fill="FFFFFF"/>
        </w:rPr>
        <w:t xml:space="preserve">wastewater collection area, and economic and population growth leads to higher residential water consumption and more wastewater </w:t>
      </w:r>
      <w:r w:rsidR="00617D0B">
        <w:rPr>
          <w:rFonts w:cs="Times New Roman"/>
          <w:shd w:val="clear" w:color="auto" w:fill="FFFFFF"/>
        </w:rPr>
        <w:t>generation</w:t>
      </w:r>
      <w:r w:rsidRPr="000F350F">
        <w:rPr>
          <w:rFonts w:cs="Times New Roman"/>
          <w:shd w:val="clear" w:color="auto" w:fill="FFFFFF"/>
        </w:rPr>
        <w:t>, which in turn leads to higher sludge generation, which is the primary cause of sludge increment.</w:t>
      </w:r>
    </w:p>
    <w:p w14:paraId="0037EAED" w14:textId="006C478E" w:rsidR="00A17DAE" w:rsidRPr="000F350F" w:rsidRDefault="00A17DAE" w:rsidP="00A17DAE">
      <w:pPr>
        <w:ind w:firstLine="480"/>
        <w:rPr>
          <w:rFonts w:cs="Times New Roman"/>
          <w:shd w:val="clear" w:color="auto" w:fill="FFFFFF"/>
        </w:rPr>
      </w:pPr>
      <w:r w:rsidRPr="000F350F">
        <w:rPr>
          <w:rFonts w:cs="Times New Roman"/>
          <w:shd w:val="clear" w:color="auto" w:fill="FFFFFF"/>
        </w:rPr>
        <w:t xml:space="preserve">The q-values of both CCF and FCE were greater than 0.500, indicating a very close association between the </w:t>
      </w:r>
      <w:r w:rsidRPr="000F350F">
        <w:rPr>
          <w:rFonts w:cs="Times New Roman" w:hint="eastAsia"/>
          <w:shd w:val="clear" w:color="auto" w:fill="FFFFFF"/>
        </w:rPr>
        <w:t>resident</w:t>
      </w:r>
      <w:r w:rsidRPr="000F350F">
        <w:rPr>
          <w:rFonts w:cs="Times New Roman"/>
          <w:shd w:val="clear" w:color="auto" w:fill="FFFFFF"/>
        </w:rPr>
        <w:t>’</w:t>
      </w:r>
      <w:r w:rsidRPr="000F350F">
        <w:rPr>
          <w:rFonts w:cs="Times New Roman" w:hint="eastAsia"/>
          <w:shd w:val="clear" w:color="auto" w:fill="FFFFFF"/>
        </w:rPr>
        <w:t>s</w:t>
      </w:r>
      <w:r w:rsidRPr="000F350F">
        <w:rPr>
          <w:rFonts w:cs="Times New Roman"/>
          <w:shd w:val="clear" w:color="auto" w:fill="FFFFFF"/>
        </w:rPr>
        <w:t xml:space="preserve"> dietary habits and sludge generation. At present, China is transitioning from a diet dominated by coarse grains and carbohydrates with minimal animal-source foods to one in which reﬁned rice and wheat and animal-source foods have increased signiﬁcantly</w:t>
      </w:r>
      <w:r w:rsidR="00971CE6">
        <w:rPr>
          <w:rFonts w:cs="Times New Roman"/>
          <w:shd w:val="clear" w:color="auto" w:fill="FFFFFF"/>
        </w:rPr>
        <w:t>.</w:t>
      </w:r>
      <w:r w:rsidRPr="000F350F">
        <w:rPr>
          <w:rFonts w:cs="Times New Roman"/>
          <w:shd w:val="clear" w:color="auto" w:fill="FFFFFF"/>
        </w:rPr>
        <w:t xml:space="preserve"> (</w:t>
      </w:r>
      <w:hyperlink w:anchor="l36li2016the" w:history="1">
        <w:r w:rsidRPr="002D79D7">
          <w:rPr>
            <w:rStyle w:val="af9"/>
            <w:rFonts w:cs="Times New Roman"/>
            <w:u w:val="none"/>
            <w:shd w:val="clear" w:color="auto" w:fill="FFFFFF"/>
          </w:rPr>
          <w:t>Li et al., 2016</w:t>
        </w:r>
      </w:hyperlink>
      <w:r w:rsidRPr="000F350F">
        <w:rPr>
          <w:rFonts w:cs="Times New Roman"/>
          <w:shd w:val="clear" w:color="auto" w:fill="FFFFFF"/>
        </w:rPr>
        <w:t xml:space="preserve">). The decrease in the proportion of carbonated grains can reduce the carbon content of food consumption and thus reduce </w:t>
      </w:r>
      <w:r w:rsidRPr="000F350F">
        <w:rPr>
          <w:rFonts w:cs="Times New Roman"/>
          <w:shd w:val="clear" w:color="auto" w:fill="FFFFFF"/>
        </w:rPr>
        <w:lastRenderedPageBreak/>
        <w:t xml:space="preserve">sludge generation. </w:t>
      </w:r>
      <w:r>
        <w:rPr>
          <w:rFonts w:cs="Times New Roman"/>
          <w:shd w:val="clear" w:color="auto" w:fill="FFFFFF"/>
        </w:rPr>
        <w:t xml:space="preserve">However, </w:t>
      </w:r>
      <w:r w:rsidRPr="000F350F">
        <w:rPr>
          <w:rFonts w:cs="Times New Roman"/>
          <w:shd w:val="clear" w:color="auto" w:fill="FFFFFF"/>
        </w:rPr>
        <w:t>China's food culture is diverse</w:t>
      </w:r>
      <w:r>
        <w:rPr>
          <w:rFonts w:cs="Times New Roman"/>
          <w:shd w:val="clear" w:color="auto" w:fill="FFFFFF"/>
        </w:rPr>
        <w:t xml:space="preserve"> and</w:t>
      </w:r>
      <w:r w:rsidRPr="000F350F">
        <w:rPr>
          <w:rFonts w:cs="Times New Roman"/>
          <w:shd w:val="clear" w:color="auto" w:fill="FFFFFF"/>
        </w:rPr>
        <w:t xml:space="preserve"> regional food consumption habits vary greatly, </w:t>
      </w:r>
      <w:r>
        <w:rPr>
          <w:rFonts w:cs="Times New Roman"/>
          <w:shd w:val="clear" w:color="auto" w:fill="FFFFFF"/>
        </w:rPr>
        <w:t>with</w:t>
      </w:r>
      <w:r w:rsidRPr="000F350F">
        <w:rPr>
          <w:rFonts w:cs="Times New Roman"/>
          <w:shd w:val="clear" w:color="auto" w:fill="FFFFFF"/>
        </w:rPr>
        <w:t xml:space="preserve"> food carbon consumption </w:t>
      </w:r>
      <w:r>
        <w:rPr>
          <w:rFonts w:cs="Times New Roman"/>
          <w:shd w:val="clear" w:color="auto" w:fill="FFFFFF"/>
        </w:rPr>
        <w:t>being</w:t>
      </w:r>
      <w:r w:rsidRPr="000F350F">
        <w:rPr>
          <w:rFonts w:cs="Times New Roman"/>
          <w:shd w:val="clear" w:color="auto" w:fill="FFFFFF"/>
        </w:rPr>
        <w:t xml:space="preserve"> higher in the </w:t>
      </w:r>
      <w:r>
        <w:rPr>
          <w:rFonts w:cs="Times New Roman"/>
          <w:shd w:val="clear" w:color="auto" w:fill="FFFFFF"/>
        </w:rPr>
        <w:t>W</w:t>
      </w:r>
      <w:r w:rsidRPr="000F350F">
        <w:rPr>
          <w:rFonts w:cs="Times New Roman"/>
          <w:shd w:val="clear" w:color="auto" w:fill="FFFFFF"/>
        </w:rPr>
        <w:t xml:space="preserve">estern region </w:t>
      </w:r>
      <w:r>
        <w:rPr>
          <w:rFonts w:cs="Times New Roman"/>
          <w:shd w:val="clear" w:color="auto" w:fill="FFFFFF"/>
        </w:rPr>
        <w:t xml:space="preserve">(for example, consumption in </w:t>
      </w:r>
      <w:r w:rsidRPr="000F350F">
        <w:rPr>
          <w:rFonts w:cs="Times New Roman"/>
          <w:shd w:val="clear" w:color="auto" w:fill="FFFFFF"/>
        </w:rPr>
        <w:t>the Tibetan region is higher than the 60-100</w:t>
      </w:r>
      <w:r>
        <w:rPr>
          <w:rFonts w:cs="Times New Roman"/>
          <w:shd w:val="clear" w:color="auto" w:fill="FFFFFF"/>
        </w:rPr>
        <w:t xml:space="preserve"> </w:t>
      </w:r>
      <w:r w:rsidRPr="000F350F">
        <w:rPr>
          <w:rFonts w:cs="Times New Roman"/>
          <w:shd w:val="clear" w:color="auto" w:fill="FFFFFF"/>
        </w:rPr>
        <w:t>g daily carbon intake standard recommended by</w:t>
      </w:r>
      <w:r w:rsidRPr="00F96C4D">
        <w:rPr>
          <w:rFonts w:cs="Times New Roman"/>
          <w:shd w:val="clear" w:color="auto" w:fill="FFFFFF"/>
        </w:rPr>
        <w:t xml:space="preserve"> </w:t>
      </w:r>
      <w:hyperlink w:anchor="dietreport" w:history="1">
        <w:r w:rsidRPr="00F96C4D">
          <w:rPr>
            <w:rStyle w:val="af9"/>
            <w:rFonts w:cs="Times New Roman"/>
            <w:u w:val="none"/>
            <w:shd w:val="clear" w:color="auto" w:fill="FFFFFF"/>
          </w:rPr>
          <w:t>China's Residents</w:t>
        </w:r>
        <w:r w:rsidR="00723669" w:rsidRPr="00F96C4D">
          <w:rPr>
            <w:rStyle w:val="af9"/>
            <w:rFonts w:cs="Times New Roman"/>
            <w:u w:val="none"/>
            <w:shd w:val="clear" w:color="auto" w:fill="FFFFFF"/>
          </w:rPr>
          <w:t>’</w:t>
        </w:r>
        <w:r w:rsidRPr="00F96C4D">
          <w:rPr>
            <w:rStyle w:val="af9"/>
            <w:rFonts w:cs="Times New Roman"/>
            <w:u w:val="none"/>
            <w:shd w:val="clear" w:color="auto" w:fill="FFFFFF"/>
          </w:rPr>
          <w:t xml:space="preserve"> Diet Report</w:t>
        </w:r>
      </w:hyperlink>
      <w:r w:rsidRPr="000F350F">
        <w:rPr>
          <w:rFonts w:cs="Times New Roman"/>
          <w:shd w:val="clear" w:color="auto" w:fill="FFFFFF"/>
        </w:rPr>
        <w:t>. A shift from a high-carbon to a low-carbon diet can slow sludge growth.</w:t>
      </w:r>
      <w:r w:rsidR="00A1789D" w:rsidRPr="00A1789D">
        <w:rPr>
          <w:noProof/>
        </w:rPr>
        <w:t xml:space="preserve"> </w:t>
      </w:r>
      <w:r w:rsidR="00A1789D">
        <w:rPr>
          <w:noProof/>
        </w:rPr>
        <mc:AlternateContent>
          <mc:Choice Requires="wpg">
            <w:drawing>
              <wp:inline distT="0" distB="0" distL="0" distR="0" wp14:anchorId="0D6DF06B" wp14:editId="725B4853">
                <wp:extent cx="5398618" cy="7066484"/>
                <wp:effectExtent l="0" t="0" r="0" b="0"/>
                <wp:docPr id="81" name="组合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98618" cy="7066484"/>
                          <a:chOff x="0" y="0"/>
                          <a:chExt cx="52597" cy="66884"/>
                        </a:xfrm>
                      </wpg:grpSpPr>
                      <pic:pic xmlns:pic="http://schemas.openxmlformats.org/drawingml/2006/picture">
                        <pic:nvPicPr>
                          <pic:cNvPr id="82" name="图片 1"/>
                          <pic:cNvPicPr>
                            <a:picLocks/>
                          </pic:cNvPicPr>
                        </pic:nvPicPr>
                        <pic:blipFill>
                          <a:blip r:embed="rId12" cstate="screen">
                            <a:extLst>
                              <a:ext uri="{28A0092B-C50C-407E-A947-70E740481C1C}">
                                <a14:useLocalDpi xmlns:a14="http://schemas.microsoft.com/office/drawing/2010/main"/>
                              </a:ext>
                            </a:extLst>
                          </a:blip>
                          <a:srcRect/>
                          <a:stretch>
                            <a:fillRect/>
                          </a:stretch>
                        </pic:blipFill>
                        <pic:spPr bwMode="auto">
                          <a:xfrm>
                            <a:off x="0" y="0"/>
                            <a:ext cx="52597" cy="60121"/>
                          </a:xfrm>
                          <a:prstGeom prst="rect">
                            <a:avLst/>
                          </a:prstGeom>
                          <a:noFill/>
                        </pic:spPr>
                      </pic:pic>
                      <wps:wsp>
                        <wps:cNvPr id="83" name="文本框 2"/>
                        <wps:cNvSpPr txBox="1">
                          <a:spLocks/>
                        </wps:cNvSpPr>
                        <wps:spPr bwMode="auto">
                          <a:xfrm>
                            <a:off x="0" y="60674"/>
                            <a:ext cx="52597" cy="6210"/>
                          </a:xfrm>
                          <a:prstGeom prst="rect">
                            <a:avLst/>
                          </a:prstGeom>
                          <a:solidFill>
                            <a:srgbClr val="FFFFFF"/>
                          </a:solidFill>
                          <a:ln>
                            <a:noFill/>
                          </a:ln>
                        </wps:spPr>
                        <wps:txbx>
                          <w:txbxContent>
                            <w:p w14:paraId="4B1B7C6C" w14:textId="77777777" w:rsidR="00A1789D" w:rsidRPr="004A06D6" w:rsidRDefault="00A1789D" w:rsidP="00A1789D">
                              <w:pPr>
                                <w:pStyle w:val="aa"/>
                                <w:ind w:firstLineChars="0" w:firstLine="0"/>
                                <w:rPr>
                                  <w:rFonts w:ascii="Times New Roman" w:eastAsia="宋体" w:hAnsi="Times New Roman"/>
                                  <w:sz w:val="24"/>
                                </w:rPr>
                              </w:pPr>
                              <w:bookmarkStart w:id="62" w:name="_Ref99823476"/>
                              <w:r w:rsidRPr="001F648A">
                                <w:rPr>
                                  <w:rFonts w:ascii="Times New Roman" w:hAnsi="Times New Roman" w:cs="Times New Roman"/>
                                  <w:b/>
                                  <w:bCs/>
                                </w:rPr>
                                <w:t>Fig</w:t>
                              </w:r>
                              <w:r>
                                <w:rPr>
                                  <w:rFonts w:ascii="Times New Roman" w:hAnsi="Times New Roman" w:cs="Times New Roman"/>
                                  <w:b/>
                                  <w:bCs/>
                                </w:rPr>
                                <w:t>.</w:t>
                              </w:r>
                              <w:r w:rsidRPr="001F648A">
                                <w:rPr>
                                  <w:rFonts w:ascii="Times New Roman" w:hAnsi="Times New Roman" w:cs="Times New Roman"/>
                                  <w:b/>
                                  <w:bCs/>
                                </w:rPr>
                                <w:t xml:space="preserve"> </w:t>
                              </w:r>
                              <w:r w:rsidRPr="001F648A">
                                <w:rPr>
                                  <w:rFonts w:ascii="Times New Roman" w:hAnsi="Times New Roman" w:cs="Times New Roman"/>
                                  <w:b/>
                                  <w:bCs/>
                                </w:rPr>
                                <w:fldChar w:fldCharType="begin"/>
                              </w:r>
                              <w:r w:rsidRPr="001F648A">
                                <w:rPr>
                                  <w:rFonts w:ascii="Times New Roman" w:hAnsi="Times New Roman" w:cs="Times New Roman"/>
                                  <w:b/>
                                  <w:bCs/>
                                </w:rPr>
                                <w:instrText xml:space="preserve"> SEQ Figure \* ARABIC </w:instrText>
                              </w:r>
                              <w:r w:rsidRPr="001F648A">
                                <w:rPr>
                                  <w:rFonts w:ascii="Times New Roman" w:hAnsi="Times New Roman" w:cs="Times New Roman"/>
                                  <w:b/>
                                  <w:bCs/>
                                </w:rPr>
                                <w:fldChar w:fldCharType="separate"/>
                              </w:r>
                              <w:r>
                                <w:rPr>
                                  <w:rFonts w:ascii="Times New Roman" w:hAnsi="Times New Roman" w:cs="Times New Roman"/>
                                  <w:b/>
                                  <w:bCs/>
                                  <w:noProof/>
                                </w:rPr>
                                <w:t>1</w:t>
                              </w:r>
                              <w:r w:rsidRPr="001F648A">
                                <w:rPr>
                                  <w:rFonts w:ascii="Times New Roman" w:hAnsi="Times New Roman" w:cs="Times New Roman"/>
                                  <w:b/>
                                  <w:bCs/>
                                </w:rPr>
                                <w:fldChar w:fldCharType="end"/>
                              </w:r>
                              <w:r w:rsidRPr="001F648A">
                                <w:rPr>
                                  <w:rFonts w:hint="eastAsia"/>
                                  <w:b/>
                                  <w:bCs/>
                                  <w:sz w:val="21"/>
                                  <w:szCs w:val="21"/>
                                </w:rPr>
                                <w:t>．</w:t>
                              </w:r>
                              <w:r>
                                <w:rPr>
                                  <w:rFonts w:hint="eastAsia"/>
                                </w:rPr>
                                <w:t xml:space="preserve"> </w:t>
                              </w:r>
                              <w:r w:rsidRPr="001F648A">
                                <w:rPr>
                                  <w:rFonts w:ascii="Times New Roman" w:hAnsi="Times New Roman" w:cs="Times New Roman"/>
                                  <w:sz w:val="18"/>
                                  <w:szCs w:val="18"/>
                                </w:rPr>
                                <w:t>(a) Locations of China's wastewater treatment plants and its sludge generation in 2017; (</w:t>
                              </w:r>
                              <w:proofErr w:type="gramStart"/>
                              <w:r w:rsidRPr="001F648A">
                                <w:rPr>
                                  <w:rFonts w:ascii="Times New Roman" w:hAnsi="Times New Roman" w:cs="Times New Roman"/>
                                  <w:sz w:val="18"/>
                                  <w:szCs w:val="18"/>
                                </w:rPr>
                                <w:t>b)  Sludge</w:t>
                              </w:r>
                              <w:proofErr w:type="gramEnd"/>
                              <w:r w:rsidRPr="001F648A">
                                <w:rPr>
                                  <w:rFonts w:ascii="Times New Roman" w:hAnsi="Times New Roman" w:cs="Times New Roman"/>
                                  <w:sz w:val="18"/>
                                  <w:szCs w:val="18"/>
                                </w:rPr>
                                <w:t xml:space="preserve"> generation in different province</w:t>
                              </w:r>
                              <w:r>
                                <w:rPr>
                                  <w:rFonts w:ascii="Times New Roman" w:hAnsi="Times New Roman" w:cs="Times New Roman"/>
                                  <w:sz w:val="18"/>
                                  <w:szCs w:val="18"/>
                                </w:rPr>
                                <w:t>s</w:t>
                              </w:r>
                              <w:r w:rsidRPr="001F648A">
                                <w:rPr>
                                  <w:rFonts w:ascii="Times New Roman" w:hAnsi="Times New Roman" w:cs="Times New Roman"/>
                                  <w:sz w:val="18"/>
                                  <w:szCs w:val="18"/>
                                </w:rPr>
                                <w:t xml:space="preserve"> in 2017; (c) Gini coefficient of sludge per capita in 2017 at </w:t>
                              </w:r>
                              <w:r>
                                <w:rPr>
                                  <w:rFonts w:ascii="Times New Roman" w:hAnsi="Times New Roman" w:cs="Times New Roman"/>
                                  <w:sz w:val="18"/>
                                  <w:szCs w:val="18"/>
                                </w:rPr>
                                <w:t xml:space="preserve">the </w:t>
                              </w:r>
                              <w:r w:rsidRPr="001F648A">
                                <w:rPr>
                                  <w:rFonts w:ascii="Times New Roman" w:hAnsi="Times New Roman" w:cs="Times New Roman"/>
                                  <w:sz w:val="18"/>
                                  <w:szCs w:val="18"/>
                                </w:rPr>
                                <w:t>city level</w:t>
                              </w:r>
                              <w:bookmarkEnd w:id="62"/>
                            </w:p>
                          </w:txbxContent>
                        </wps:txbx>
                        <wps:bodyPr rot="0" vert="horz" wrap="square" lIns="0" tIns="0" rIns="0" bIns="0" anchor="t" anchorCtr="0" upright="1">
                          <a:noAutofit/>
                        </wps:bodyPr>
                      </wps:wsp>
                    </wpg:wgp>
                  </a:graphicData>
                </a:graphic>
              </wp:inline>
            </w:drawing>
          </mc:Choice>
          <mc:Fallback>
            <w:pict>
              <v:group w14:anchorId="0D6DF06B" id="组合 7" o:spid="_x0000_s1026" style="width:425.1pt;height:556.4pt;mso-position-horizontal-relative:char;mso-position-vertical-relative:line" coordsize="52597,66884" o:gfxdata="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1" o:spid="_x0000_s1027" type="#_x0000_t75" style="position:absolute;width:52597;height:6012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">
                  <v:imagedata r:id="rId13" o:title=""/>
                  <o:lock v:ext="edit" aspectratio="f"/>
                </v:shape>
                <v:shapetype id="_x0000_t202" coordsize="21600,21600" o:spt="202" path="m,l,21600r21600,l21600,xe">
                  <v:stroke joinstyle="miter"/>
                  <v:path gradientshapeok="t" o:connecttype="rect"/>
                </v:shapetype>
                <v:shape id="文本框 2" o:spid="_x0000_s1028" type="#_x0000_t202" style="position:absolute;top:60674;width:52597;height:621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" stroked="f">
                  <v:textbox inset="0,0,0,0">
                    <w:txbxContent>
                      <w:p w14:paraId="4B1B7C6C" w14:textId="77777777" w:rsidR="00A1789D" w:rsidRPr="004A06D6" w:rsidRDefault="00A1789D" w:rsidP="00A1789D">
                        <w:pPr>
                          <w:pStyle w:val="aa"/>
                          <w:ind w:firstLineChars="0" w:firstLine="0"/>
                          <w:rPr>
                            <w:rFonts w:ascii="Times New Roman" w:eastAsia="宋体" w:hAnsi="Times New Roman"/>
                            <w:sz w:val="24"/>
                          </w:rPr>
                        </w:pPr>
                        <w:bookmarkStart w:id="63" w:name="_Ref99823476"/>
                        <w:r w:rsidRPr="001F648A">
                          <w:rPr>
                            <w:rFonts w:ascii="Times New Roman" w:hAnsi="Times New Roman" w:cs="Times New Roman"/>
                            <w:b/>
                            <w:bCs/>
                          </w:rPr>
                          <w:t>Fig</w:t>
                        </w:r>
                        <w:r>
                          <w:rPr>
                            <w:rFonts w:ascii="Times New Roman" w:hAnsi="Times New Roman" w:cs="Times New Roman"/>
                            <w:b/>
                            <w:bCs/>
                          </w:rPr>
                          <w:t>.</w:t>
                        </w:r>
                        <w:r w:rsidRPr="001F648A">
                          <w:rPr>
                            <w:rFonts w:ascii="Times New Roman" w:hAnsi="Times New Roman" w:cs="Times New Roman"/>
                            <w:b/>
                            <w:bCs/>
                          </w:rPr>
                          <w:t xml:space="preserve"> </w:t>
                        </w:r>
                        <w:r w:rsidRPr="001F648A">
                          <w:rPr>
                            <w:rFonts w:ascii="Times New Roman" w:hAnsi="Times New Roman" w:cs="Times New Roman"/>
                            <w:b/>
                            <w:bCs/>
                          </w:rPr>
                          <w:fldChar w:fldCharType="begin"/>
                        </w:r>
                        <w:r w:rsidRPr="001F648A">
                          <w:rPr>
                            <w:rFonts w:ascii="Times New Roman" w:hAnsi="Times New Roman" w:cs="Times New Roman"/>
                            <w:b/>
                            <w:bCs/>
                          </w:rPr>
                          <w:instrText xml:space="preserve"> SEQ Figure \* ARABIC </w:instrText>
                        </w:r>
                        <w:r w:rsidRPr="001F648A">
                          <w:rPr>
                            <w:rFonts w:ascii="Times New Roman" w:hAnsi="Times New Roman" w:cs="Times New Roman"/>
                            <w:b/>
                            <w:bCs/>
                          </w:rPr>
                          <w:fldChar w:fldCharType="separate"/>
                        </w:r>
                        <w:r>
                          <w:rPr>
                            <w:rFonts w:ascii="Times New Roman" w:hAnsi="Times New Roman" w:cs="Times New Roman"/>
                            <w:b/>
                            <w:bCs/>
                            <w:noProof/>
                          </w:rPr>
                          <w:t>1</w:t>
                        </w:r>
                        <w:r w:rsidRPr="001F648A">
                          <w:rPr>
                            <w:rFonts w:ascii="Times New Roman" w:hAnsi="Times New Roman" w:cs="Times New Roman"/>
                            <w:b/>
                            <w:bCs/>
                          </w:rPr>
                          <w:fldChar w:fldCharType="end"/>
                        </w:r>
                        <w:r w:rsidRPr="001F648A">
                          <w:rPr>
                            <w:rFonts w:hint="eastAsia"/>
                            <w:b/>
                            <w:bCs/>
                            <w:sz w:val="21"/>
                            <w:szCs w:val="21"/>
                          </w:rPr>
                          <w:t>．</w:t>
                        </w:r>
                        <w:r>
                          <w:rPr>
                            <w:rFonts w:hint="eastAsia"/>
                          </w:rPr>
                          <w:t xml:space="preserve"> </w:t>
                        </w:r>
                        <w:r w:rsidRPr="001F648A">
                          <w:rPr>
                            <w:rFonts w:ascii="Times New Roman" w:hAnsi="Times New Roman" w:cs="Times New Roman"/>
                            <w:sz w:val="18"/>
                            <w:szCs w:val="18"/>
                          </w:rPr>
                          <w:t>(a) Locations of China's wastewater treatment plants and its sludge generation in 2017; (</w:t>
                        </w:r>
                        <w:proofErr w:type="gramStart"/>
                        <w:r w:rsidRPr="001F648A">
                          <w:rPr>
                            <w:rFonts w:ascii="Times New Roman" w:hAnsi="Times New Roman" w:cs="Times New Roman"/>
                            <w:sz w:val="18"/>
                            <w:szCs w:val="18"/>
                          </w:rPr>
                          <w:t>b)  Sludge</w:t>
                        </w:r>
                        <w:proofErr w:type="gramEnd"/>
                        <w:r w:rsidRPr="001F648A">
                          <w:rPr>
                            <w:rFonts w:ascii="Times New Roman" w:hAnsi="Times New Roman" w:cs="Times New Roman"/>
                            <w:sz w:val="18"/>
                            <w:szCs w:val="18"/>
                          </w:rPr>
                          <w:t xml:space="preserve"> generation in different province</w:t>
                        </w:r>
                        <w:r>
                          <w:rPr>
                            <w:rFonts w:ascii="Times New Roman" w:hAnsi="Times New Roman" w:cs="Times New Roman"/>
                            <w:sz w:val="18"/>
                            <w:szCs w:val="18"/>
                          </w:rPr>
                          <w:t>s</w:t>
                        </w:r>
                        <w:r w:rsidRPr="001F648A">
                          <w:rPr>
                            <w:rFonts w:ascii="Times New Roman" w:hAnsi="Times New Roman" w:cs="Times New Roman"/>
                            <w:sz w:val="18"/>
                            <w:szCs w:val="18"/>
                          </w:rPr>
                          <w:t xml:space="preserve"> in 2017; (c) Gini coefficient of sludge per capita in 2017 at </w:t>
                        </w:r>
                        <w:r>
                          <w:rPr>
                            <w:rFonts w:ascii="Times New Roman" w:hAnsi="Times New Roman" w:cs="Times New Roman"/>
                            <w:sz w:val="18"/>
                            <w:szCs w:val="18"/>
                          </w:rPr>
                          <w:t xml:space="preserve">the </w:t>
                        </w:r>
                        <w:r w:rsidRPr="001F648A">
                          <w:rPr>
                            <w:rFonts w:ascii="Times New Roman" w:hAnsi="Times New Roman" w:cs="Times New Roman"/>
                            <w:sz w:val="18"/>
                            <w:szCs w:val="18"/>
                          </w:rPr>
                          <w:t>city level</w:t>
                        </w:r>
                        <w:bookmarkEnd w:id="63"/>
                      </w:p>
                    </w:txbxContent>
                  </v:textbox>
                </v:shape>
                <w10:anchorlock/>
              </v:group>
            </w:pict>
          </mc:Fallback>
        </mc:AlternateContent>
      </w:r>
    </w:p>
    <w:p w14:paraId="7C3C37D9" w14:textId="368B1105" w:rsidR="00A17DAE" w:rsidRPr="000F350F" w:rsidRDefault="00A17DAE" w:rsidP="00A17DAE">
      <w:pPr>
        <w:ind w:firstLine="480"/>
        <w:rPr>
          <w:rFonts w:cs="Times New Roman"/>
          <w:shd w:val="clear" w:color="auto" w:fill="FFFFFF"/>
        </w:rPr>
      </w:pPr>
      <w:r w:rsidRPr="000F350F">
        <w:rPr>
          <w:rFonts w:cs="Times New Roman"/>
          <w:shd w:val="clear" w:color="auto" w:fill="FFFFFF"/>
        </w:rPr>
        <w:lastRenderedPageBreak/>
        <w:t>UR (0.263) and PPI (0.162) ha</w:t>
      </w:r>
      <w:r>
        <w:rPr>
          <w:rFonts w:cs="Times New Roman"/>
          <w:shd w:val="clear" w:color="auto" w:fill="FFFFFF"/>
        </w:rPr>
        <w:t>d</w:t>
      </w:r>
      <w:r w:rsidRPr="000F350F">
        <w:rPr>
          <w:rFonts w:cs="Times New Roman"/>
          <w:shd w:val="clear" w:color="auto" w:fill="FFFFFF"/>
        </w:rPr>
        <w:t xml:space="preserve"> </w:t>
      </w:r>
      <w:r>
        <w:rPr>
          <w:rFonts w:cs="Times New Roman"/>
          <w:shd w:val="clear" w:color="auto" w:fill="FFFFFF"/>
        </w:rPr>
        <w:t xml:space="preserve">a </w:t>
      </w:r>
      <w:r w:rsidRPr="000F350F">
        <w:rPr>
          <w:rFonts w:cs="Times New Roman"/>
          <w:shd w:val="clear" w:color="auto" w:fill="FFFFFF"/>
        </w:rPr>
        <w:t xml:space="preserve">relatively lower q-value. The result is consistent with </w:t>
      </w:r>
      <w:r w:rsidR="003454DB" w:rsidRPr="004D7ED4">
        <w:t>(</w:t>
      </w:r>
      <w:hyperlink w:anchor="l15" w:history="1">
        <w:r w:rsidR="003454DB" w:rsidRPr="004D7ED4">
          <w:rPr>
            <w:rStyle w:val="af9"/>
            <w:u w:val="none"/>
          </w:rPr>
          <w:t>Wei et al</w:t>
        </w:r>
        <w:r w:rsidR="00333915" w:rsidRPr="004D7ED4">
          <w:rPr>
            <w:rStyle w:val="af9"/>
            <w:u w:val="none"/>
          </w:rPr>
          <w:t>.</w:t>
        </w:r>
        <w:r w:rsidR="003454DB" w:rsidRPr="004D7ED4">
          <w:rPr>
            <w:rStyle w:val="af9"/>
            <w:u w:val="none"/>
          </w:rPr>
          <w:t>, 2020)</w:t>
        </w:r>
      </w:hyperlink>
      <w:r w:rsidR="003454DB">
        <w:t xml:space="preserve"> which indicates economic development exhibited a more si</w:t>
      </w:r>
      <w:r w:rsidR="00D4091C">
        <w:t xml:space="preserve">gnificant effect on sludge </w:t>
      </w:r>
      <w:r w:rsidR="00617D0B">
        <w:t>generation</w:t>
      </w:r>
      <w:r w:rsidR="00D4091C">
        <w:t xml:space="preserve"> in China</w:t>
      </w:r>
      <w:r w:rsidRPr="000F350F">
        <w:rPr>
          <w:rFonts w:cs="Times New Roman"/>
          <w:shd w:val="clear" w:color="auto" w:fill="FFFFFF"/>
        </w:rPr>
        <w:t xml:space="preserve">. </w:t>
      </w:r>
      <w:r>
        <w:rPr>
          <w:rFonts w:cs="Times New Roman"/>
          <w:shd w:val="clear" w:color="auto" w:fill="FFFFFF"/>
        </w:rPr>
        <w:t>However, the</w:t>
      </w:r>
      <w:r w:rsidRPr="000F350F">
        <w:rPr>
          <w:rFonts w:cs="Times New Roman"/>
          <w:shd w:val="clear" w:color="auto" w:fill="FFFFFF"/>
        </w:rPr>
        <w:t xml:space="preserve"> effect of RCOD </w:t>
      </w:r>
      <w:r>
        <w:rPr>
          <w:rFonts w:cs="Times New Roman"/>
          <w:shd w:val="clear" w:color="auto" w:fill="FFFFFF"/>
        </w:rPr>
        <w:t>(which reflects the treatment technology level) wa</w:t>
      </w:r>
      <w:r w:rsidRPr="000F350F">
        <w:rPr>
          <w:rFonts w:cs="Times New Roman"/>
          <w:shd w:val="clear" w:color="auto" w:fill="FFFFFF"/>
        </w:rPr>
        <w:t xml:space="preserve">s </w:t>
      </w:r>
      <w:r w:rsidR="00D4091C">
        <w:rPr>
          <w:rFonts w:cs="Times New Roman"/>
          <w:shd w:val="clear" w:color="auto" w:fill="FFFFFF"/>
        </w:rPr>
        <w:t>minuscule</w:t>
      </w:r>
      <w:r w:rsidRPr="000F350F">
        <w:rPr>
          <w:rFonts w:cs="Times New Roman"/>
          <w:shd w:val="clear" w:color="auto" w:fill="FFFFFF"/>
        </w:rPr>
        <w:t xml:space="preserve"> (0.065). China has a certain number of WWTP which operate with </w:t>
      </w:r>
      <w:r>
        <w:rPr>
          <w:rFonts w:cs="Times New Roman"/>
          <w:shd w:val="clear" w:color="auto" w:fill="FFFFFF"/>
        </w:rPr>
        <w:t xml:space="preserve">a </w:t>
      </w:r>
      <w:r w:rsidRPr="000F350F">
        <w:rPr>
          <w:rFonts w:cs="Times New Roman"/>
          <w:shd w:val="clear" w:color="auto" w:fill="FFFFFF"/>
        </w:rPr>
        <w:t xml:space="preserve">relatively advanced treatment technology, </w:t>
      </w:r>
      <w:r w:rsidR="00D4091C">
        <w:rPr>
          <w:rFonts w:cs="Times New Roman"/>
          <w:shd w:val="clear" w:color="auto" w:fill="FFFFFF"/>
        </w:rPr>
        <w:t>so technological</w:t>
      </w:r>
      <w:r>
        <w:rPr>
          <w:rFonts w:cs="Times New Roman"/>
          <w:shd w:val="clear" w:color="auto" w:fill="FFFFFF"/>
        </w:rPr>
        <w:t xml:space="preserve"> </w:t>
      </w:r>
      <w:r w:rsidRPr="000F350F">
        <w:rPr>
          <w:rFonts w:cs="Times New Roman"/>
          <w:shd w:val="clear" w:color="auto" w:fill="FFFFFF"/>
        </w:rPr>
        <w:t>improvement</w:t>
      </w:r>
      <w:r>
        <w:rPr>
          <w:rFonts w:cs="Times New Roman"/>
          <w:shd w:val="clear" w:color="auto" w:fill="FFFFFF"/>
        </w:rPr>
        <w:t>s can only have a</w:t>
      </w:r>
      <w:r w:rsidRPr="000F350F">
        <w:rPr>
          <w:rFonts w:cs="Times New Roman"/>
          <w:shd w:val="clear" w:color="auto" w:fill="FFFFFF"/>
        </w:rPr>
        <w:t xml:space="preserve"> limited effect on sludge generation in </w:t>
      </w:r>
      <w:r w:rsidR="00D4091C">
        <w:rPr>
          <w:rFonts w:cs="Times New Roman"/>
          <w:shd w:val="clear" w:color="auto" w:fill="FFFFFF"/>
        </w:rPr>
        <w:t xml:space="preserve">the </w:t>
      </w:r>
      <w:r w:rsidRPr="000F350F">
        <w:rPr>
          <w:rFonts w:cs="Times New Roman"/>
          <w:shd w:val="clear" w:color="auto" w:fill="FFFFFF"/>
        </w:rPr>
        <w:t xml:space="preserve">future. </w:t>
      </w:r>
      <w:r>
        <w:rPr>
          <w:rFonts w:cs="Times New Roman"/>
          <w:shd w:val="clear" w:color="auto" w:fill="FFFFFF"/>
        </w:rPr>
        <w:t>W</w:t>
      </w:r>
      <w:r w:rsidRPr="000F350F">
        <w:rPr>
          <w:rFonts w:cs="Times New Roman"/>
          <w:shd w:val="clear" w:color="auto" w:fill="FFFFFF"/>
        </w:rPr>
        <w:t>e</w:t>
      </w:r>
      <w:r w:rsidR="00D4091C">
        <w:rPr>
          <w:rFonts w:cs="Times New Roman"/>
          <w:shd w:val="clear" w:color="auto" w:fill="FFFFFF"/>
        </w:rPr>
        <w:t>, therefore,</w:t>
      </w:r>
      <w:r w:rsidRPr="000F350F">
        <w:rPr>
          <w:rFonts w:cs="Times New Roman"/>
          <w:shd w:val="clear" w:color="auto" w:fill="FFFFFF"/>
        </w:rPr>
        <w:t xml:space="preserve"> selected </w:t>
      </w:r>
      <w:r>
        <w:rPr>
          <w:rFonts w:cs="Times New Roman"/>
          <w:shd w:val="clear" w:color="auto" w:fill="FFFFFF"/>
        </w:rPr>
        <w:t>seven</w:t>
      </w:r>
      <w:r w:rsidRPr="000F350F">
        <w:rPr>
          <w:rFonts w:cs="Times New Roman"/>
          <w:shd w:val="clear" w:color="auto" w:fill="FFFFFF"/>
        </w:rPr>
        <w:t xml:space="preserve"> factors w</w:t>
      </w:r>
      <w:r>
        <w:rPr>
          <w:rFonts w:cs="Times New Roman"/>
          <w:shd w:val="clear" w:color="auto" w:fill="FFFFFF"/>
        </w:rPr>
        <w:t>ith a</w:t>
      </w:r>
      <w:r w:rsidRPr="000F350F">
        <w:rPr>
          <w:rFonts w:cs="Times New Roman"/>
          <w:shd w:val="clear" w:color="auto" w:fill="FFFFFF"/>
        </w:rPr>
        <w:t xml:space="preserve"> q-value greater than 0.2 as the features of sludge prediction.</w:t>
      </w:r>
    </w:p>
    <w:p w14:paraId="403B08F2" w14:textId="63AA0061" w:rsidR="00B45FC6" w:rsidRDefault="00A1789D" w:rsidP="00A1789D">
      <w:pPr>
        <w:widowControl/>
        <w:spacing w:line="240" w:lineRule="auto"/>
        <w:ind w:firstLineChars="0" w:firstLine="0"/>
        <w:jc w:val="left"/>
      </w:pPr>
      <w:r>
        <w:rPr>
          <w:noProof/>
        </w:rPr>
        <mc:AlternateContent>
          <mc:Choice Requires="wpg">
            <w:drawing>
              <wp:anchor distT="0" distB="0" distL="114300" distR="114300" simplePos="0" relativeHeight="251661312" behindDoc="0" locked="0" layoutInCell="1" allowOverlap="1" wp14:anchorId="4FEE7ECC" wp14:editId="5DF48751">
                <wp:simplePos x="0" y="0"/>
                <wp:positionH relativeFrom="column">
                  <wp:posOffset>-252578</wp:posOffset>
                </wp:positionH>
                <wp:positionV relativeFrom="paragraph">
                  <wp:posOffset>245491</wp:posOffset>
                </wp:positionV>
                <wp:extent cx="5930900" cy="5673055"/>
                <wp:effectExtent l="0" t="0" r="0" b="4445"/>
                <wp:wrapSquare wrapText="bothSides"/>
                <wp:docPr id="74" name="组合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30900" cy="5673055"/>
                          <a:chOff x="0" y="0"/>
                          <a:chExt cx="59309" cy="56730"/>
                        </a:xfrm>
                      </wpg:grpSpPr>
                      <pic:pic xmlns:pic="http://schemas.openxmlformats.org/drawingml/2006/picture">
                        <pic:nvPicPr>
                          <pic:cNvPr id="75" name="图片 18"/>
                          <pic:cNvPicPr>
                            <a:picLocks/>
                          </pic:cNvPicPr>
                        </pic:nvPicPr>
                        <pic:blipFill>
                          <a:blip r:embed="rId14" cstate="screen">
                            <a:extLst>
                              <a:ext uri="{28A0092B-C50C-407E-A947-70E740481C1C}">
                                <a14:useLocalDpi xmlns:a14="http://schemas.microsoft.com/office/drawing/2010/main"/>
                              </a:ext>
                            </a:extLst>
                          </a:blip>
                          <a:srcRect/>
                          <a:stretch>
                            <a:fillRect/>
                          </a:stretch>
                        </pic:blipFill>
                        <pic:spPr bwMode="auto">
                          <a:xfrm>
                            <a:off x="0" y="0"/>
                            <a:ext cx="52863" cy="52863"/>
                          </a:xfrm>
                          <a:prstGeom prst="rect">
                            <a:avLst/>
                          </a:prstGeom>
                          <a:noFill/>
                        </pic:spPr>
                      </pic:pic>
                      <wps:wsp>
                        <wps:cNvPr id="77" name="文本框 24"/>
                        <wps:cNvSpPr txBox="1">
                          <a:spLocks/>
                        </wps:cNvSpPr>
                        <wps:spPr bwMode="auto">
                          <a:xfrm>
                            <a:off x="571" y="53625"/>
                            <a:ext cx="58738" cy="3105"/>
                          </a:xfrm>
                          <a:prstGeom prst="rect">
                            <a:avLst/>
                          </a:prstGeom>
                          <a:solidFill>
                            <a:srgbClr val="FFFFFF"/>
                          </a:solidFill>
                          <a:ln>
                            <a:noFill/>
                          </a:ln>
                        </wps:spPr>
                        <wps:txbx>
                          <w:txbxContent>
                            <w:p w14:paraId="3CB999DC" w14:textId="4F5AB005" w:rsidR="00B45FC6" w:rsidRPr="00921A6F" w:rsidRDefault="00B45FC6" w:rsidP="00B45FC6">
                              <w:pPr>
                                <w:pStyle w:val="aa"/>
                                <w:ind w:firstLineChars="0" w:firstLine="0"/>
                                <w:jc w:val="left"/>
                                <w:rPr>
                                  <w:noProof/>
                                </w:rPr>
                              </w:pPr>
                              <w:r w:rsidRPr="00B13067">
                                <w:rPr>
                                  <w:rFonts w:ascii="Times New Roman" w:hAnsi="Times New Roman" w:cs="Times New Roman"/>
                                  <w:b/>
                                  <w:bCs/>
                                </w:rPr>
                                <w:t>Fig.</w:t>
                              </w:r>
                              <w:r w:rsidR="007F54BB">
                                <w:rPr>
                                  <w:rFonts w:ascii="Times New Roman" w:hAnsi="Times New Roman" w:cs="Times New Roman"/>
                                  <w:b/>
                                  <w:bCs/>
                                </w:rPr>
                                <w:t>2</w:t>
                              </w:r>
                              <w:r w:rsidRPr="00B13067">
                                <w:rPr>
                                  <w:rFonts w:ascii="Times New Roman" w:hAnsi="Times New Roman" w:cs="Times New Roman"/>
                                  <w:b/>
                                  <w:bCs/>
                                </w:rPr>
                                <w:t>.</w:t>
                              </w:r>
                              <w:r>
                                <w:t xml:space="preserve"> </w:t>
                              </w:r>
                              <w:r>
                                <w:rPr>
                                  <w:rFonts w:ascii="Times New Roman" w:hAnsi="Times New Roman" w:cs="Times New Roman"/>
                                  <w:sz w:val="18"/>
                                  <w:szCs w:val="18"/>
                                </w:rPr>
                                <w:t>Discretization methods and q-values of sludge driving factors</w:t>
                              </w:r>
                              <w:r>
                                <w:rPr>
                                  <w:rFonts w:ascii="Times New Roman" w:hAnsi="Times New Roman" w:cs="Times New Roman" w:hint="eastAsia"/>
                                  <w:sz w:val="18"/>
                                  <w:szCs w:val="18"/>
                                </w:rPr>
                                <w:t>.</w:t>
                              </w:r>
                            </w:p>
                          </w:txbxContent>
                        </wps:txbx>
                        <wps:bodyPr rot="0" vert="horz" wrap="square" lIns="0" tIns="0" rIns="0" bIns="0" anchor="t" anchorCtr="0" upright="1">
                          <a:spAutoFit/>
                        </wps:bodyPr>
                      </wps:wsp>
                    </wpg:wgp>
                  </a:graphicData>
                </a:graphic>
                <wp14:sizeRelH relativeFrom="page">
                  <wp14:pctWidth>0</wp14:pctWidth>
                </wp14:sizeRelH>
                <wp14:sizeRelV relativeFrom="page">
                  <wp14:pctHeight>0</wp14:pctHeight>
                </wp14:sizeRelV>
              </wp:anchor>
            </w:drawing>
          </mc:Choice>
          <mc:Fallback>
            <w:pict>
              <v:group w14:anchorId="4FEE7ECC" id="组合 9" o:spid="_x0000_s1029" style="position:absolute;margin-left:-19.9pt;margin-top:19.35pt;width:467pt;height:446.7pt;z-index:251661312;mso-position-horizontal-relative:text;mso-position-vertical-relative:text" coordsize="59309,56730" o:gfxdata="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">
                <v:shape id="图片 18" o:spid="_x0000_s1030" type="#_x0000_t75" style="position:absolute;width:52863;height:5286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">
                  <v:imagedata r:id="rId15" o:title=""/>
                  <o:lock v:ext="edit" aspectratio="f"/>
                </v:shape>
                <v:shape id="文本框 24" o:spid="_x0000_s1031" type="#_x0000_t202" style="position:absolute;left:571;top:53625;width:58738;height:310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" stroked="f">
                  <v:textbox style="mso-fit-shape-to-text:t" inset="0,0,0,0">
                    <w:txbxContent>
                      <w:p w14:paraId="3CB999DC" w14:textId="4F5AB005" w:rsidR="00B45FC6" w:rsidRPr="00921A6F" w:rsidRDefault="00B45FC6" w:rsidP="00B45FC6">
                        <w:pPr>
                          <w:pStyle w:val="aa"/>
                          <w:ind w:firstLineChars="0" w:firstLine="0"/>
                          <w:jc w:val="left"/>
                          <w:rPr>
                            <w:noProof/>
                          </w:rPr>
                        </w:pPr>
                        <w:r w:rsidRPr="00B13067">
                          <w:rPr>
                            <w:rFonts w:ascii="Times New Roman" w:hAnsi="Times New Roman" w:cs="Times New Roman"/>
                            <w:b/>
                            <w:bCs/>
                          </w:rPr>
                          <w:t>Fig.</w:t>
                        </w:r>
                        <w:r w:rsidR="007F54BB">
                          <w:rPr>
                            <w:rFonts w:ascii="Times New Roman" w:hAnsi="Times New Roman" w:cs="Times New Roman"/>
                            <w:b/>
                            <w:bCs/>
                          </w:rPr>
                          <w:t>2</w:t>
                        </w:r>
                        <w:r w:rsidRPr="00B13067">
                          <w:rPr>
                            <w:rFonts w:ascii="Times New Roman" w:hAnsi="Times New Roman" w:cs="Times New Roman"/>
                            <w:b/>
                            <w:bCs/>
                          </w:rPr>
                          <w:t>.</w:t>
                        </w:r>
                        <w:r>
                          <w:t xml:space="preserve"> </w:t>
                        </w:r>
                        <w:r>
                          <w:rPr>
                            <w:rFonts w:ascii="Times New Roman" w:hAnsi="Times New Roman" w:cs="Times New Roman"/>
                            <w:sz w:val="18"/>
                            <w:szCs w:val="18"/>
                          </w:rPr>
                          <w:t>Discretization methods and q-values of sludge driving factors</w:t>
                        </w:r>
                        <w:r>
                          <w:rPr>
                            <w:rFonts w:ascii="Times New Roman" w:hAnsi="Times New Roman" w:cs="Times New Roman" w:hint="eastAsia"/>
                            <w:sz w:val="18"/>
                            <w:szCs w:val="18"/>
                          </w:rPr>
                          <w:t>.</w:t>
                        </w:r>
                      </w:p>
                    </w:txbxContent>
                  </v:textbox>
                </v:shape>
                <w10:wrap type="square"/>
              </v:group>
            </w:pict>
          </mc:Fallback>
        </mc:AlternateContent>
      </w:r>
      <w:r w:rsidR="004C1D47">
        <w:rPr>
          <w:kern w:val="0"/>
        </w:rPr>
        <w:br w:type="page"/>
      </w:r>
      <w:r w:rsidR="00B45FC6">
        <w:rPr>
          <w:kern w:val="0"/>
        </w:rPr>
        <w:lastRenderedPageBreak/>
        <w:t>3.</w:t>
      </w:r>
      <w:r w:rsidR="00E77F57">
        <w:rPr>
          <w:kern w:val="0"/>
        </w:rPr>
        <w:t>3</w:t>
      </w:r>
      <w:r w:rsidR="00B45FC6">
        <w:rPr>
          <w:kern w:val="0"/>
        </w:rPr>
        <w:t xml:space="preserve">. </w:t>
      </w:r>
      <w:r w:rsidR="00B45FC6">
        <w:t>S</w:t>
      </w:r>
      <w:r w:rsidR="00B45FC6">
        <w:rPr>
          <w:rFonts w:hint="eastAsia"/>
        </w:rPr>
        <w:t>ludge</w:t>
      </w:r>
      <w:r w:rsidR="00B45FC6">
        <w:t xml:space="preserve"> </w:t>
      </w:r>
      <w:r w:rsidR="00B45FC6">
        <w:rPr>
          <w:rFonts w:hint="eastAsia"/>
        </w:rPr>
        <w:t>generation</w:t>
      </w:r>
      <w:r w:rsidR="00B45FC6">
        <w:t xml:space="preserve"> </w:t>
      </w:r>
      <w:r w:rsidR="00B45FC6">
        <w:rPr>
          <w:rFonts w:hint="eastAsia"/>
        </w:rPr>
        <w:t>in</w:t>
      </w:r>
      <w:r w:rsidR="00B45FC6">
        <w:t xml:space="preserve"> SSP1-SSP5 </w:t>
      </w:r>
      <w:r w:rsidR="00B45FC6">
        <w:rPr>
          <w:rFonts w:hint="eastAsia"/>
        </w:rPr>
        <w:t>scenario</w:t>
      </w:r>
      <w:r w:rsidR="00B45FC6">
        <w:t>s</w:t>
      </w:r>
    </w:p>
    <w:p w14:paraId="661F1E30" w14:textId="5B45B3EE" w:rsidR="00D4091C" w:rsidRDefault="00D4091C" w:rsidP="00110886">
      <w:pPr>
        <w:ind w:firstLine="480"/>
        <w:rPr>
          <w:rFonts w:cs="Times New Roman"/>
          <w:shd w:val="clear" w:color="auto" w:fill="FFFFFF"/>
        </w:rPr>
      </w:pPr>
      <w:r>
        <w:rPr>
          <w:noProof/>
        </w:rPr>
        <mc:AlternateContent>
          <mc:Choice Requires="wpg">
            <w:drawing>
              <wp:anchor distT="0" distB="0" distL="114300" distR="114300" simplePos="0" relativeHeight="251703296" behindDoc="0" locked="0" layoutInCell="1" allowOverlap="1" wp14:anchorId="76F7670B" wp14:editId="6584DFF7">
                <wp:simplePos x="0" y="0"/>
                <wp:positionH relativeFrom="column">
                  <wp:posOffset>-102176</wp:posOffset>
                </wp:positionH>
                <wp:positionV relativeFrom="paragraph">
                  <wp:posOffset>2323956</wp:posOffset>
                </wp:positionV>
                <wp:extent cx="5795010" cy="3849370"/>
                <wp:effectExtent l="0" t="0" r="0" b="0"/>
                <wp:wrapSquare wrapText="bothSides"/>
                <wp:docPr id="27" name="组合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79602" cy="3849370"/>
                          <a:chOff x="97" y="0"/>
                          <a:chExt cx="72767" cy="48501"/>
                        </a:xfrm>
                      </wpg:grpSpPr>
                      <pic:pic xmlns:pic="http://schemas.openxmlformats.org/drawingml/2006/picture">
                        <pic:nvPicPr>
                          <pic:cNvPr id="28" name="图片 16"/>
                          <pic:cNvPicPr>
                            <a:picLocks noChangeAspect="1" noChangeArrowheads="1"/>
                          </pic:cNvPicPr>
                        </pic:nvPicPr>
                        <pic:blipFill>
                          <a:blip r:embed="rId16" cstate="screen">
                            <a:extLst>
                              <a:ext uri="{28A0092B-C50C-407E-A947-70E740481C1C}">
                                <a14:useLocalDpi xmlns:a14="http://schemas.microsoft.com/office/drawing/2010/main"/>
                              </a:ext>
                            </a:extLst>
                          </a:blip>
                          <a:srcRect/>
                          <a:stretch/>
                        </pic:blipFill>
                        <pic:spPr bwMode="auto">
                          <a:xfrm>
                            <a:off x="97" y="0"/>
                            <a:ext cx="72767" cy="45504"/>
                          </a:xfrm>
                          <a:prstGeom prst="rect">
                            <a:avLst/>
                          </a:prstGeom>
                          <a:noFill/>
                          <a:extLst>
                            <a:ext uri="{909E8E84-426E-40DD-AFC4-6F175D3DCCD1}">
                              <a14:hiddenFill xmlns:a14="http://schemas.microsoft.com/office/drawing/2010/main">
                                <a:solidFill>
                                  <a:srgbClr val="FFFFFF"/>
                                </a:solidFill>
                              </a14:hiddenFill>
                            </a:ext>
                          </a:extLst>
                        </pic:spPr>
                      </pic:pic>
                      <wps:wsp>
                        <wps:cNvPr id="30" name="文本框 17"/>
                        <wps:cNvSpPr txBox="1">
                          <a:spLocks noChangeArrowheads="1"/>
                        </wps:cNvSpPr>
                        <wps:spPr bwMode="auto">
                          <a:xfrm>
                            <a:off x="2571" y="45529"/>
                            <a:ext cx="66771" cy="297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1A8ADDA" w14:textId="72828BFC" w:rsidR="00D4091C" w:rsidRPr="00921A6F" w:rsidRDefault="00D4091C" w:rsidP="00D4091C">
                              <w:pPr>
                                <w:pStyle w:val="aa"/>
                                <w:ind w:firstLineChars="0" w:firstLine="0"/>
                                <w:jc w:val="left"/>
                                <w:rPr>
                                  <w:noProof/>
                                </w:rPr>
                              </w:pPr>
                              <w:r w:rsidRPr="00B13067">
                                <w:rPr>
                                  <w:rFonts w:ascii="Times New Roman" w:hAnsi="Times New Roman" w:cs="Times New Roman"/>
                                  <w:b/>
                                  <w:bCs/>
                                </w:rPr>
                                <w:t>Fig.</w:t>
                              </w:r>
                              <w:r w:rsidR="007F54BB">
                                <w:rPr>
                                  <w:rFonts w:ascii="Times New Roman" w:hAnsi="Times New Roman" w:cs="Times New Roman"/>
                                  <w:b/>
                                  <w:bCs/>
                                </w:rPr>
                                <w:t>3</w:t>
                              </w:r>
                              <w:r w:rsidRPr="00B13067">
                                <w:rPr>
                                  <w:rFonts w:ascii="Times New Roman" w:hAnsi="Times New Roman" w:cs="Times New Roman"/>
                                  <w:b/>
                                  <w:bCs/>
                                </w:rPr>
                                <w:t>.</w:t>
                              </w:r>
                              <w:r>
                                <w:t xml:space="preserve"> </w:t>
                              </w:r>
                              <w:r>
                                <w:rPr>
                                  <w:rFonts w:ascii="Times New Roman" w:hAnsi="Times New Roman" w:cs="Times New Roman"/>
                                  <w:sz w:val="18"/>
                                  <w:szCs w:val="18"/>
                                </w:rPr>
                                <w:t>The trend of sludge generation under different scenarios.</w:t>
                              </w:r>
                            </w:p>
                          </w:txbxContent>
                        </wps:txbx>
                        <wps:bodyPr rot="0" vert="horz" wrap="square" lIns="0" tIns="0" rIns="0" bIns="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76F7670B" id="组合 25" o:spid="_x0000_s1032" style="position:absolute;left:0;text-align:left;margin-left:-8.05pt;margin-top:183pt;width:456.3pt;height:303.1pt;z-index:251703296;mso-position-horizontal-relative:text;mso-position-vertical-relative:text;mso-width-relative:margin;mso-height-relative:margin" coordorigin="97" coordsize="72767,48501" o:gfxdata="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">
                <v:shape id="图片 16" o:spid="_x0000_s1033" type="#_x0000_t75" style="position:absolute;left:97;width:72767;height:4550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">
                  <v:imagedata r:id="rId17" o:title=""/>
                </v:shape>
                <v:shape id="文本框 17" o:spid="_x0000_s1034" type="#_x0000_t202" style="position:absolute;left:2571;top:45529;width:66771;height:297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" stroked="f">
                  <v:textbox inset="0,0,0,0">
                    <w:txbxContent>
                      <w:p w14:paraId="41A8ADDA" w14:textId="72828BFC" w:rsidR="00D4091C" w:rsidRPr="00921A6F" w:rsidRDefault="00D4091C" w:rsidP="00D4091C">
                        <w:pPr>
                          <w:pStyle w:val="aa"/>
                          <w:ind w:firstLineChars="0" w:firstLine="0"/>
                          <w:jc w:val="left"/>
                          <w:rPr>
                            <w:noProof/>
                          </w:rPr>
                        </w:pPr>
                        <w:r w:rsidRPr="00B13067">
                          <w:rPr>
                            <w:rFonts w:ascii="Times New Roman" w:hAnsi="Times New Roman" w:cs="Times New Roman"/>
                            <w:b/>
                            <w:bCs/>
                          </w:rPr>
                          <w:t>Fig.</w:t>
                        </w:r>
                        <w:r w:rsidR="007F54BB">
                          <w:rPr>
                            <w:rFonts w:ascii="Times New Roman" w:hAnsi="Times New Roman" w:cs="Times New Roman"/>
                            <w:b/>
                            <w:bCs/>
                          </w:rPr>
                          <w:t>3</w:t>
                        </w:r>
                        <w:r w:rsidRPr="00B13067">
                          <w:rPr>
                            <w:rFonts w:ascii="Times New Roman" w:hAnsi="Times New Roman" w:cs="Times New Roman"/>
                            <w:b/>
                            <w:bCs/>
                          </w:rPr>
                          <w:t>.</w:t>
                        </w:r>
                        <w:r>
                          <w:t xml:space="preserve"> </w:t>
                        </w:r>
                        <w:r>
                          <w:rPr>
                            <w:rFonts w:ascii="Times New Roman" w:hAnsi="Times New Roman" w:cs="Times New Roman"/>
                            <w:sz w:val="18"/>
                            <w:szCs w:val="18"/>
                          </w:rPr>
                          <w:t>The trend of sludge generation under different scenarios.</w:t>
                        </w:r>
                      </w:p>
                    </w:txbxContent>
                  </v:textbox>
                </v:shape>
                <w10:wrap type="square"/>
              </v:group>
            </w:pict>
          </mc:Fallback>
        </mc:AlternateContent>
      </w:r>
      <w:r w:rsidR="001747E0">
        <w:rPr>
          <w:rFonts w:cs="Times New Roman"/>
          <w:noProof/>
          <w:color w:val="333333"/>
        </w:rPr>
        <mc:AlternateContent>
          <mc:Choice Requires="wpi">
            <w:drawing>
              <wp:anchor distT="0" distB="0" distL="114300" distR="114300" simplePos="0" relativeHeight="251675648" behindDoc="0" locked="0" layoutInCell="1" allowOverlap="1" wp14:anchorId="05E2319B" wp14:editId="3590EBA9">
                <wp:simplePos x="0" y="0"/>
                <wp:positionH relativeFrom="column">
                  <wp:posOffset>3161665</wp:posOffset>
                </wp:positionH>
                <wp:positionV relativeFrom="paragraph">
                  <wp:posOffset>5429250</wp:posOffset>
                </wp:positionV>
                <wp:extent cx="9525" cy="9885"/>
                <wp:effectExtent l="57150" t="57150" r="28575" b="28575"/>
                <wp:wrapNone/>
                <wp:docPr id="60" name="墨迹 60"/>
                <wp:cNvGraphicFramePr>
                  <a:graphicFrameLocks xmlns:a="http://schemas.openxmlformats.org/drawingml/2006/main"/>
                </wp:cNvGraphicFramePr>
                <a:graphic xmlns:a="http://schemas.openxmlformats.org/drawingml/2006/main">
                  <a:graphicData uri="http://schemas.microsoft.com/office/word/2010/wordprocessingInk">
                    <w14:contentPart bwMode="auto" r:id="rId18">
                      <w14:nvContentPartPr>
                        <w14:cNvContentPartPr>
                          <a14:cpLocks xmlns:a14="http://schemas.microsoft.com/office/drawing/2010/main" noRot="1"/>
                        </w14:cNvContentPartPr>
                      </w14:nvContentPartPr>
                      <w14:xfrm>
                        <a:off x="0" y="0"/>
                        <a:ext cx="9525" cy="9885"/>
                      </w14:xfrm>
                    </w14:contentPart>
                  </a:graphicData>
                </a:graphic>
              </wp:anchor>
            </w:drawing>
          </mc:Choice>
          <mc:Fallback>
            <w:pict>
              <v:shape w14:anchorId="12CDC656" id="墨迹 60" o:spid="_x0000_s1026" type="#_x0000_t75" style="position:absolute;left:0;text-align:left;margin-left:248.25pt;margin-top:426.8pt;width:2.1pt;height:2.25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">
                <v:imagedata r:id="rId20" o:title=""/>
                <o:lock v:ext="edit" rotation="t" aspectratio="f"/>
              </v:shape>
            </w:pict>
          </mc:Fallback>
        </mc:AlternateContent>
      </w:r>
      <w:r w:rsidR="001747E0">
        <w:rPr>
          <w:rFonts w:cs="Times New Roman"/>
          <w:noProof/>
          <w:color w:val="333333"/>
        </w:rPr>
        <mc:AlternateContent>
          <mc:Choice Requires="wpi">
            <w:drawing>
              <wp:anchor distT="0" distB="0" distL="114300" distR="114300" simplePos="0" relativeHeight="251672576" behindDoc="0" locked="0" layoutInCell="1" allowOverlap="1" wp14:anchorId="09963ADA" wp14:editId="13AD7F93">
                <wp:simplePos x="0" y="0"/>
                <wp:positionH relativeFrom="column">
                  <wp:posOffset>3457125</wp:posOffset>
                </wp:positionH>
                <wp:positionV relativeFrom="paragraph">
                  <wp:posOffset>5096285</wp:posOffset>
                </wp:positionV>
                <wp:extent cx="360" cy="360"/>
                <wp:effectExtent l="38100" t="38100" r="38100" b="38100"/>
                <wp:wrapNone/>
                <wp:docPr id="57" name="墨迹 57"/>
                <wp:cNvGraphicFramePr>
                  <a:graphicFrameLocks xmlns:a="http://schemas.openxmlformats.org/drawingml/2006/main"/>
                </wp:cNvGraphicFramePr>
                <a:graphic xmlns:a="http://schemas.openxmlformats.org/drawingml/2006/main">
                  <a:graphicData uri="http://schemas.microsoft.com/office/word/2010/wordprocessingInk">
                    <w14:contentPart bwMode="auto" r:id="rId21">
                      <w14:nvContentPartPr>
                        <w14:cNvContentPartPr>
                          <a14:cpLocks xmlns:a14="http://schemas.microsoft.com/office/drawing/2010/main" noRot="1"/>
                        </w14:cNvContentPartPr>
                      </w14:nvContentPartPr>
                      <w14:xfrm>
                        <a:off x="0" y="0"/>
                        <a:ext cx="360" cy="360"/>
                      </w14:xfrm>
                    </w14:contentPart>
                  </a:graphicData>
                </a:graphic>
              </wp:anchor>
            </w:drawing>
          </mc:Choice>
          <mc:Fallback>
            <w:pict>
              <v:shape w14:anchorId="008A6A20" id="墨迹 57" o:spid="_x0000_s1026" type="#_x0000_t75" style="position:absolute;left:0;text-align:left;margin-left:271.5pt;margin-top:400.6pt;width:1.45pt;height:1.45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">
                <v:imagedata r:id="rId22" o:title=""/>
                <o:lock v:ext="edit" rotation="t" aspectratio="f"/>
              </v:shape>
            </w:pict>
          </mc:Fallback>
        </mc:AlternateContent>
      </w:r>
      <w:r>
        <w:rPr>
          <w:noProof/>
        </w:rPr>
        <mc:AlternateContent>
          <mc:Choice Requires="wpi">
            <w:drawing>
              <wp:anchor distT="0" distB="0" distL="114300" distR="114300" simplePos="0" relativeHeight="251705344" behindDoc="0" locked="0" layoutInCell="1" allowOverlap="1" wp14:anchorId="0591D50D" wp14:editId="0203E154">
                <wp:simplePos x="0" y="0"/>
                <wp:positionH relativeFrom="column">
                  <wp:posOffset>3152775</wp:posOffset>
                </wp:positionH>
                <wp:positionV relativeFrom="paragraph">
                  <wp:posOffset>5420360</wp:posOffset>
                </wp:positionV>
                <wp:extent cx="26670" cy="28575"/>
                <wp:effectExtent l="57150" t="57150" r="49530" b="57150"/>
                <wp:wrapNone/>
                <wp:docPr id="26" name="墨迹 60"/>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23">
                      <w14:nvContentPartPr>
                        <w14:cNvContentPartPr>
                          <a14:cpLocks xmlns:a14="http://schemas.microsoft.com/office/drawing/2010/main" noRot="1" noChangeAspect="1" noEditPoints="1" noChangeArrowheads="1" noChangeShapeType="1"/>
                        </w14:cNvContentPartPr>
                      </w14:nvContentPartPr>
                      <w14:xfrm>
                        <a:off x="0" y="0"/>
                        <a:ext cx="26670" cy="28575"/>
                      </w14:xfrm>
                    </w14:contentPart>
                  </a:graphicData>
                </a:graphic>
                <wp14:sizeRelH relativeFrom="page">
                  <wp14:pctWidth>0</wp14:pctWidth>
                </wp14:sizeRelH>
                <wp14:sizeRelV relativeFrom="page">
                  <wp14:pctHeight>0</wp14:pctHeight>
                </wp14:sizeRelV>
              </wp:anchor>
            </w:drawing>
          </mc:Choice>
          <mc:Fallback>
            <w:pict>
              <v:shape w14:anchorId="0E9545B0" id="墨迹 60" o:spid="_x0000_s1026" type="#_x0000_t75" style="position:absolute;left:0;text-align:left;margin-left:247.55pt;margin-top:426.1pt;width:3.5pt;height:3.6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">
                <v:imagedata r:id="rId24" o:title=""/>
                <o:lock v:ext="edit" rotation="t" verticies="t" shapetype="t"/>
              </v:shape>
            </w:pict>
          </mc:Fallback>
        </mc:AlternateContent>
      </w:r>
      <w:r>
        <w:rPr>
          <w:noProof/>
        </w:rPr>
        <mc:AlternateContent>
          <mc:Choice Requires="wpi">
            <w:drawing>
              <wp:anchor distT="0" distB="0" distL="114300" distR="114300" simplePos="0" relativeHeight="251704320" behindDoc="0" locked="0" layoutInCell="1" allowOverlap="1" wp14:anchorId="12D449CB" wp14:editId="69E80C75">
                <wp:simplePos x="0" y="0"/>
                <wp:positionH relativeFrom="column">
                  <wp:posOffset>3448050</wp:posOffset>
                </wp:positionH>
                <wp:positionV relativeFrom="paragraph">
                  <wp:posOffset>5087620</wp:posOffset>
                </wp:positionV>
                <wp:extent cx="18415" cy="18415"/>
                <wp:effectExtent l="57150" t="57785" r="57785" b="57150"/>
                <wp:wrapNone/>
                <wp:docPr id="25" name="墨迹 57"/>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25">
                      <w14:nvContentPartPr>
                        <w14:cNvContentPartPr>
                          <a14:cpLocks xmlns:a14="http://schemas.microsoft.com/office/drawing/2010/main" noRot="1" noChangeAspect="1" noEditPoints="1" noChangeArrowheads="1" noChangeShapeType="1"/>
                        </w14:cNvContentPartPr>
                      </w14:nvContentPartPr>
                      <w14:xfrm>
                        <a:off x="0" y="0"/>
                        <a:ext cx="18415" cy="18415"/>
                      </w14:xfrm>
                    </w14:contentPart>
                  </a:graphicData>
                </a:graphic>
                <wp14:sizeRelH relativeFrom="page">
                  <wp14:pctWidth>0</wp14:pctWidth>
                </wp14:sizeRelH>
                <wp14:sizeRelV relativeFrom="page">
                  <wp14:pctHeight>0</wp14:pctHeight>
                </wp14:sizeRelV>
              </wp:anchor>
            </w:drawing>
          </mc:Choice>
          <mc:Fallback>
            <w:pict>
              <v:shape w14:anchorId="531C1D0C" id="墨迹 57" o:spid="_x0000_s1026" type="#_x0000_t75" style="position:absolute;left:0;text-align:left;margin-left:235.25pt;margin-top:364.35pt;width:72.5pt;height:72.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">
                <v:imagedata r:id="rId22" o:title=""/>
                <o:lock v:ext="edit" rotation="t" verticies="t" shapetype="t"/>
              </v:shape>
            </w:pict>
          </mc:Fallback>
        </mc:AlternateContent>
      </w:r>
      <w:r w:rsidRPr="000F350F">
        <w:rPr>
          <w:rFonts w:cs="Times New Roman"/>
          <w:shd w:val="clear" w:color="auto" w:fill="FFFFFF"/>
        </w:rPr>
        <w:t xml:space="preserve">Sludge generation under different SSP scenarios </w:t>
      </w:r>
      <w:r>
        <w:rPr>
          <w:rFonts w:cs="Times New Roman"/>
          <w:shd w:val="clear" w:color="auto" w:fill="FFFFFF"/>
        </w:rPr>
        <w:t>has</w:t>
      </w:r>
      <w:r w:rsidRPr="000F350F">
        <w:rPr>
          <w:rFonts w:cs="Times New Roman"/>
          <w:shd w:val="clear" w:color="auto" w:fill="FFFFFF"/>
        </w:rPr>
        <w:t xml:space="preserve"> similar growth trends</w:t>
      </w:r>
      <w:r w:rsidR="009846B4">
        <w:rPr>
          <w:rFonts w:cs="Times New Roman"/>
          <w:shd w:val="clear" w:color="auto" w:fill="FFFFFF"/>
        </w:rPr>
        <w:t xml:space="preserve"> </w:t>
      </w:r>
      <w:r w:rsidR="009846B4" w:rsidRPr="000F350F">
        <w:rPr>
          <w:rFonts w:cs="Times New Roman"/>
          <w:shd w:val="clear" w:color="auto" w:fill="FFFFFF"/>
        </w:rPr>
        <w:t>(</w:t>
      </w:r>
      <w:r w:rsidR="009846B4" w:rsidRPr="007F54BB">
        <w:rPr>
          <w:rFonts w:cs="Times New Roman"/>
          <w:b/>
          <w:bCs/>
          <w:shd w:val="clear" w:color="auto" w:fill="FFFFFF"/>
        </w:rPr>
        <w:t xml:space="preserve">Fig. </w:t>
      </w:r>
      <w:r w:rsidR="007F54BB" w:rsidRPr="007F54BB">
        <w:rPr>
          <w:rFonts w:cs="Times New Roman"/>
          <w:b/>
          <w:bCs/>
          <w:shd w:val="clear" w:color="auto" w:fill="FFFFFF"/>
        </w:rPr>
        <w:t>3</w:t>
      </w:r>
      <w:r w:rsidR="009846B4" w:rsidRPr="007F54BB">
        <w:rPr>
          <w:rFonts w:cs="Times New Roman"/>
          <w:b/>
          <w:bCs/>
          <w:shd w:val="clear" w:color="auto" w:fill="FFFFFF"/>
        </w:rPr>
        <w:t>.</w:t>
      </w:r>
      <w:r w:rsidR="009846B4" w:rsidRPr="000F350F">
        <w:rPr>
          <w:rFonts w:cs="Times New Roman"/>
          <w:shd w:val="clear" w:color="auto" w:fill="FFFFFF"/>
        </w:rPr>
        <w:t>)</w:t>
      </w:r>
      <w:r w:rsidR="00110886">
        <w:rPr>
          <w:rFonts w:cs="Times New Roman"/>
          <w:shd w:val="clear" w:color="auto" w:fill="FFFFFF"/>
        </w:rPr>
        <w:t xml:space="preserve">. </w:t>
      </w:r>
      <w:proofErr w:type="gramStart"/>
      <w:r w:rsidR="00110886" w:rsidRPr="007821E9">
        <w:t>In order to</w:t>
      </w:r>
      <w:proofErr w:type="gramEnd"/>
      <w:r w:rsidR="00110886" w:rsidRPr="007821E9">
        <w:t xml:space="preserve"> quantify the uncertainty of the prediction results, </w:t>
      </w:r>
      <w:r w:rsidR="00AD6135">
        <w:t>we took</w:t>
      </w:r>
      <w:r w:rsidR="00110886" w:rsidRPr="007821E9">
        <w:t xml:space="preserve"> the upper and lower 5% intervals for the predicted independent variables, respectively, to re-predict the sludge </w:t>
      </w:r>
      <w:r w:rsidR="00617D0B">
        <w:t>generation</w:t>
      </w:r>
      <w:r w:rsidRPr="000F350F">
        <w:rPr>
          <w:rFonts w:cs="Times New Roman"/>
          <w:shd w:val="clear" w:color="auto" w:fill="FFFFFF"/>
        </w:rPr>
        <w:t xml:space="preserve">. Under all SSPs, sludge </w:t>
      </w:r>
      <w:r w:rsidR="00AD6135">
        <w:rPr>
          <w:rFonts w:cs="Times New Roman"/>
          <w:shd w:val="clear" w:color="auto" w:fill="FFFFFF"/>
        </w:rPr>
        <w:t>continues to grow</w:t>
      </w:r>
      <w:r w:rsidRPr="000F350F">
        <w:rPr>
          <w:rFonts w:cs="Times New Roman"/>
          <w:shd w:val="clear" w:color="auto" w:fill="FFFFFF"/>
        </w:rPr>
        <w:t xml:space="preserve"> </w:t>
      </w:r>
      <w:r>
        <w:rPr>
          <w:rFonts w:cs="Times New Roman"/>
          <w:shd w:val="clear" w:color="auto" w:fill="FFFFFF"/>
        </w:rPr>
        <w:t>at a decreasing rate</w:t>
      </w:r>
      <w:r w:rsidRPr="000F350F">
        <w:rPr>
          <w:rFonts w:cs="Times New Roman"/>
          <w:shd w:val="clear" w:color="auto" w:fill="FFFFFF"/>
        </w:rPr>
        <w:t>. SSP5 ha</w:t>
      </w:r>
      <w:r>
        <w:rPr>
          <w:rFonts w:cs="Times New Roman"/>
          <w:shd w:val="clear" w:color="auto" w:fill="FFFFFF"/>
        </w:rPr>
        <w:t>d</w:t>
      </w:r>
      <w:r w:rsidRPr="000F350F">
        <w:rPr>
          <w:rFonts w:cs="Times New Roman"/>
          <w:shd w:val="clear" w:color="auto" w:fill="FFFFFF"/>
        </w:rPr>
        <w:t xml:space="preserve"> the </w:t>
      </w:r>
      <w:r>
        <w:rPr>
          <w:rFonts w:cs="Times New Roman"/>
          <w:shd w:val="clear" w:color="auto" w:fill="FFFFFF"/>
        </w:rPr>
        <w:t>highest</w:t>
      </w:r>
      <w:r w:rsidRPr="000F350F">
        <w:rPr>
          <w:rFonts w:cs="Times New Roman"/>
          <w:shd w:val="clear" w:color="auto" w:fill="FFFFFF"/>
        </w:rPr>
        <w:t xml:space="preserve"> sludge generation in 20</w:t>
      </w:r>
      <w:r w:rsidR="001932E4">
        <w:rPr>
          <w:rFonts w:cs="Times New Roman"/>
          <w:shd w:val="clear" w:color="auto" w:fill="FFFFFF"/>
        </w:rPr>
        <w:t>60</w:t>
      </w:r>
      <w:r w:rsidR="00110886">
        <w:rPr>
          <w:rFonts w:cs="Times New Roman"/>
          <w:shd w:val="clear" w:color="auto" w:fill="FFFFFF"/>
        </w:rPr>
        <w:t xml:space="preserve"> </w:t>
      </w:r>
      <w:r>
        <w:rPr>
          <w:rFonts w:cs="Times New Roman"/>
          <w:shd w:val="clear" w:color="auto" w:fill="FFFFFF"/>
        </w:rPr>
        <w:t>(</w:t>
      </w:r>
      <w:r w:rsidRPr="000F350F">
        <w:rPr>
          <w:rFonts w:cs="Times New Roman"/>
          <w:shd w:val="clear" w:color="auto" w:fill="FFFFFF"/>
        </w:rPr>
        <w:t>2</w:t>
      </w:r>
      <w:r w:rsidR="00236709">
        <w:rPr>
          <w:rFonts w:cs="Times New Roman"/>
          <w:shd w:val="clear" w:color="auto" w:fill="FFFFFF"/>
        </w:rPr>
        <w:t>5</w:t>
      </w:r>
      <w:r w:rsidRPr="000F350F">
        <w:rPr>
          <w:rFonts w:cs="Times New Roman"/>
          <w:shd w:val="clear" w:color="auto" w:fill="FFFFFF"/>
        </w:rPr>
        <w:t>.</w:t>
      </w:r>
      <w:r w:rsidR="00236709">
        <w:rPr>
          <w:rFonts w:cs="Times New Roman"/>
          <w:shd w:val="clear" w:color="auto" w:fill="FFFFFF"/>
        </w:rPr>
        <w:t>25</w:t>
      </w:r>
      <w:r>
        <w:rPr>
          <w:rFonts w:cs="Times New Roman" w:hint="eastAsia"/>
          <w:shd w:val="clear" w:color="auto" w:fill="FFFFFF"/>
        </w:rPr>
        <w:t xml:space="preserve"> </w:t>
      </w:r>
      <m:oMath>
        <m:r>
          <w:rPr>
            <w:rFonts w:ascii="Cambria Math" w:hAnsi="Cambria Math" w:cs="Times New Roman"/>
            <w:shd w:val="clear" w:color="auto" w:fill="FFFFFF"/>
          </w:rPr>
          <m:t>±</m:t>
        </m:r>
      </m:oMath>
      <w:r w:rsidR="00F70891">
        <w:rPr>
          <w:rFonts w:cs="Times New Roman"/>
          <w:shd w:val="clear" w:color="auto" w:fill="FFFFFF"/>
        </w:rPr>
        <w:t>0.6</w:t>
      </w:r>
      <w:r w:rsidR="00AD6135">
        <w:rPr>
          <w:rFonts w:cs="Times New Roman"/>
          <w:shd w:val="clear" w:color="auto" w:fill="FFFFFF"/>
        </w:rPr>
        <w:t xml:space="preserve"> </w:t>
      </w:r>
      <w:r w:rsidRPr="000F350F">
        <w:rPr>
          <w:rFonts w:cs="Times New Roman"/>
          <w:shd w:val="clear" w:color="auto" w:fill="FFFFFF"/>
        </w:rPr>
        <w:t>Mt</w:t>
      </w:r>
      <w:r w:rsidR="00236709">
        <w:rPr>
          <w:rFonts w:cs="Times New Roman"/>
          <w:shd w:val="clear" w:color="auto" w:fill="FFFFFF"/>
        </w:rPr>
        <w:t>s</w:t>
      </w:r>
      <w:r>
        <w:rPr>
          <w:rFonts w:cs="Times New Roman"/>
          <w:shd w:val="clear" w:color="auto" w:fill="FFFFFF"/>
        </w:rPr>
        <w:t>)</w:t>
      </w:r>
      <w:r w:rsidRPr="000F350F">
        <w:rPr>
          <w:rFonts w:cs="Times New Roman"/>
          <w:shd w:val="clear" w:color="auto" w:fill="FFFFFF"/>
        </w:rPr>
        <w:t xml:space="preserve">, </w:t>
      </w:r>
      <w:r w:rsidR="00F70891">
        <w:rPr>
          <w:rFonts w:cs="Times New Roman"/>
          <w:shd w:val="clear" w:color="auto" w:fill="FFFFFF"/>
        </w:rPr>
        <w:t xml:space="preserve">followed by </w:t>
      </w:r>
      <w:r w:rsidRPr="000F350F">
        <w:rPr>
          <w:rFonts w:cs="Times New Roman"/>
          <w:shd w:val="clear" w:color="auto" w:fill="FFFFFF"/>
        </w:rPr>
        <w:t xml:space="preserve">SSP3 and SSP4 </w:t>
      </w:r>
      <w:r w:rsidR="00AD6135">
        <w:rPr>
          <w:rFonts w:cs="Times New Roman"/>
          <w:shd w:val="clear" w:color="auto" w:fill="FFFFFF"/>
        </w:rPr>
        <w:t xml:space="preserve">(which </w:t>
      </w:r>
      <w:r w:rsidRPr="000F350F">
        <w:rPr>
          <w:rFonts w:cs="Times New Roman"/>
          <w:shd w:val="clear" w:color="auto" w:fill="FFFFFF"/>
        </w:rPr>
        <w:t>generate</w:t>
      </w:r>
      <w:r>
        <w:rPr>
          <w:rFonts w:cs="Times New Roman"/>
          <w:shd w:val="clear" w:color="auto" w:fill="FFFFFF"/>
        </w:rPr>
        <w:t>d</w:t>
      </w:r>
      <w:r w:rsidRPr="000F350F">
        <w:rPr>
          <w:rFonts w:cs="Times New Roman"/>
          <w:shd w:val="clear" w:color="auto" w:fill="FFFFFF"/>
        </w:rPr>
        <w:t xml:space="preserve"> 2</w:t>
      </w:r>
      <w:r w:rsidR="00F70891">
        <w:rPr>
          <w:rFonts w:cs="Times New Roman"/>
          <w:shd w:val="clear" w:color="auto" w:fill="FFFFFF"/>
        </w:rPr>
        <w:t>3</w:t>
      </w:r>
      <w:r w:rsidRPr="000F350F">
        <w:rPr>
          <w:rFonts w:cs="Times New Roman"/>
          <w:shd w:val="clear" w:color="auto" w:fill="FFFFFF"/>
        </w:rPr>
        <w:t>.</w:t>
      </w:r>
      <w:r w:rsidR="00236709">
        <w:rPr>
          <w:rFonts w:cs="Times New Roman"/>
          <w:shd w:val="clear" w:color="auto" w:fill="FFFFFF"/>
        </w:rPr>
        <w:t>79</w:t>
      </w:r>
      <w:r w:rsidR="00F70891">
        <w:rPr>
          <w:rFonts w:cs="Times New Roman" w:hint="eastAsia"/>
          <w:shd w:val="clear" w:color="auto" w:fill="FFFFFF"/>
        </w:rPr>
        <w:t xml:space="preserve"> </w:t>
      </w:r>
      <m:oMath>
        <m:r>
          <w:rPr>
            <w:rFonts w:ascii="Cambria Math" w:hAnsi="Cambria Math" w:cs="Times New Roman"/>
            <w:shd w:val="clear" w:color="auto" w:fill="FFFFFF"/>
          </w:rPr>
          <m:t>±</m:t>
        </m:r>
      </m:oMath>
      <w:r w:rsidR="00F70891">
        <w:rPr>
          <w:rFonts w:cs="Times New Roman"/>
          <w:shd w:val="clear" w:color="auto" w:fill="FFFFFF"/>
        </w:rPr>
        <w:t>1.2</w:t>
      </w:r>
      <w:r>
        <w:rPr>
          <w:rFonts w:cs="Times New Roman"/>
          <w:shd w:val="clear" w:color="auto" w:fill="FFFFFF"/>
        </w:rPr>
        <w:t xml:space="preserve"> </w:t>
      </w:r>
      <w:r w:rsidRPr="000F350F">
        <w:rPr>
          <w:rFonts w:cs="Times New Roman"/>
          <w:shd w:val="clear" w:color="auto" w:fill="FFFFFF"/>
        </w:rPr>
        <w:t>Mt</w:t>
      </w:r>
      <w:r w:rsidR="00236709">
        <w:rPr>
          <w:rFonts w:cs="Times New Roman"/>
          <w:shd w:val="clear" w:color="auto" w:fill="FFFFFF"/>
        </w:rPr>
        <w:t>s</w:t>
      </w:r>
      <w:r w:rsidRPr="000F350F">
        <w:rPr>
          <w:rFonts w:cs="Times New Roman"/>
          <w:shd w:val="clear" w:color="auto" w:fill="FFFFFF"/>
        </w:rPr>
        <w:t xml:space="preserve"> and 2</w:t>
      </w:r>
      <w:r w:rsidR="00236709">
        <w:rPr>
          <w:rFonts w:cs="Times New Roman"/>
          <w:shd w:val="clear" w:color="auto" w:fill="FFFFFF"/>
        </w:rPr>
        <w:t>3</w:t>
      </w:r>
      <w:r w:rsidRPr="000F350F">
        <w:rPr>
          <w:rFonts w:cs="Times New Roman"/>
          <w:shd w:val="clear" w:color="auto" w:fill="FFFFFF"/>
        </w:rPr>
        <w:t>.</w:t>
      </w:r>
      <w:r w:rsidR="00236709">
        <w:rPr>
          <w:rFonts w:cs="Times New Roman"/>
          <w:shd w:val="clear" w:color="auto" w:fill="FFFFFF"/>
        </w:rPr>
        <w:t>12</w:t>
      </w:r>
      <w:r w:rsidR="00F70891">
        <w:rPr>
          <w:rFonts w:cs="Times New Roman" w:hint="eastAsia"/>
          <w:shd w:val="clear" w:color="auto" w:fill="FFFFFF"/>
        </w:rPr>
        <w:t xml:space="preserve"> </w:t>
      </w:r>
      <m:oMath>
        <m:r>
          <w:rPr>
            <w:rFonts w:ascii="Cambria Math" w:hAnsi="Cambria Math" w:cs="Times New Roman"/>
            <w:shd w:val="clear" w:color="auto" w:fill="FFFFFF"/>
          </w:rPr>
          <m:t>±</m:t>
        </m:r>
      </m:oMath>
      <w:r w:rsidR="00F70891">
        <w:rPr>
          <w:rFonts w:cs="Times New Roman"/>
          <w:shd w:val="clear" w:color="auto" w:fill="FFFFFF"/>
        </w:rPr>
        <w:t>1.3</w:t>
      </w:r>
      <w:r>
        <w:rPr>
          <w:rFonts w:cs="Times New Roman"/>
          <w:shd w:val="clear" w:color="auto" w:fill="FFFFFF"/>
        </w:rPr>
        <w:t xml:space="preserve"> </w:t>
      </w:r>
      <w:r w:rsidRPr="000F350F">
        <w:rPr>
          <w:rFonts w:cs="Times New Roman"/>
          <w:shd w:val="clear" w:color="auto" w:fill="FFFFFF"/>
        </w:rPr>
        <w:t>Mt</w:t>
      </w:r>
      <w:r w:rsidR="00236709">
        <w:rPr>
          <w:rFonts w:cs="Times New Roman"/>
          <w:shd w:val="clear" w:color="auto" w:fill="FFFFFF"/>
        </w:rPr>
        <w:t>s</w:t>
      </w:r>
      <w:r w:rsidRPr="000F350F">
        <w:rPr>
          <w:rFonts w:cs="Times New Roman"/>
          <w:shd w:val="clear" w:color="auto" w:fill="FFFFFF"/>
        </w:rPr>
        <w:t xml:space="preserve"> respectively</w:t>
      </w:r>
      <w:r w:rsidR="00AD6135">
        <w:rPr>
          <w:rFonts w:cs="Times New Roman"/>
          <w:shd w:val="clear" w:color="auto" w:fill="FFFFFF"/>
        </w:rPr>
        <w:t>)</w:t>
      </w:r>
      <w:r>
        <w:rPr>
          <w:rFonts w:cs="Times New Roman"/>
          <w:shd w:val="clear" w:color="auto" w:fill="FFFFFF"/>
        </w:rPr>
        <w:t xml:space="preserve"> while the totals for</w:t>
      </w:r>
      <w:r w:rsidRPr="000F350F">
        <w:rPr>
          <w:rFonts w:cs="Times New Roman"/>
          <w:shd w:val="clear" w:color="auto" w:fill="FFFFFF"/>
        </w:rPr>
        <w:t xml:space="preserve"> SSP</w:t>
      </w:r>
      <w:r w:rsidR="00AD6135">
        <w:rPr>
          <w:rFonts w:cs="Times New Roman"/>
          <w:shd w:val="clear" w:color="auto" w:fill="FFFFFF"/>
        </w:rPr>
        <w:t>2</w:t>
      </w:r>
      <w:r w:rsidRPr="000F350F">
        <w:rPr>
          <w:rFonts w:cs="Times New Roman"/>
          <w:shd w:val="clear" w:color="auto" w:fill="FFFFFF"/>
        </w:rPr>
        <w:t xml:space="preserve"> and SSP</w:t>
      </w:r>
      <w:r w:rsidR="00AD6135">
        <w:rPr>
          <w:rFonts w:cs="Times New Roman"/>
          <w:shd w:val="clear" w:color="auto" w:fill="FFFFFF"/>
        </w:rPr>
        <w:t>1</w:t>
      </w:r>
      <w:r w:rsidRPr="000F350F">
        <w:rPr>
          <w:rFonts w:cs="Times New Roman"/>
          <w:shd w:val="clear" w:color="auto" w:fill="FFFFFF"/>
        </w:rPr>
        <w:t xml:space="preserve"> </w:t>
      </w:r>
      <w:r>
        <w:rPr>
          <w:rFonts w:cs="Times New Roman"/>
          <w:shd w:val="clear" w:color="auto" w:fill="FFFFFF"/>
        </w:rPr>
        <w:t>were the lowest</w:t>
      </w:r>
      <w:r w:rsidRPr="000F350F">
        <w:rPr>
          <w:rFonts w:cs="Times New Roman"/>
          <w:shd w:val="clear" w:color="auto" w:fill="FFFFFF"/>
        </w:rPr>
        <w:t xml:space="preserve"> </w:t>
      </w:r>
      <w:r>
        <w:rPr>
          <w:rFonts w:cs="Times New Roman"/>
          <w:shd w:val="clear" w:color="auto" w:fill="FFFFFF"/>
        </w:rPr>
        <w:t>(</w:t>
      </w:r>
      <w:r w:rsidRPr="000F350F">
        <w:rPr>
          <w:rFonts w:cs="Times New Roman"/>
          <w:shd w:val="clear" w:color="auto" w:fill="FFFFFF"/>
        </w:rPr>
        <w:t>2</w:t>
      </w:r>
      <w:r w:rsidR="00AD6135">
        <w:rPr>
          <w:rFonts w:cs="Times New Roman"/>
          <w:shd w:val="clear" w:color="auto" w:fill="FFFFFF"/>
        </w:rPr>
        <w:t>1</w:t>
      </w:r>
      <w:r w:rsidRPr="000F350F">
        <w:rPr>
          <w:rFonts w:cs="Times New Roman"/>
          <w:shd w:val="clear" w:color="auto" w:fill="FFFFFF"/>
        </w:rPr>
        <w:t>.</w:t>
      </w:r>
      <w:r w:rsidR="00236709">
        <w:rPr>
          <w:rFonts w:cs="Times New Roman"/>
          <w:shd w:val="clear" w:color="auto" w:fill="FFFFFF"/>
        </w:rPr>
        <w:t>56</w:t>
      </w:r>
      <w:r w:rsidR="00F70891">
        <w:rPr>
          <w:rFonts w:cs="Times New Roman" w:hint="eastAsia"/>
          <w:shd w:val="clear" w:color="auto" w:fill="FFFFFF"/>
        </w:rPr>
        <w:t xml:space="preserve"> </w:t>
      </w:r>
      <m:oMath>
        <m:r>
          <w:rPr>
            <w:rFonts w:ascii="Cambria Math" w:hAnsi="Cambria Math" w:cs="Times New Roman"/>
            <w:shd w:val="clear" w:color="auto" w:fill="FFFFFF"/>
          </w:rPr>
          <m:t>±</m:t>
        </m:r>
      </m:oMath>
      <w:r w:rsidR="00F70891">
        <w:rPr>
          <w:rFonts w:cs="Times New Roman"/>
          <w:shd w:val="clear" w:color="auto" w:fill="FFFFFF"/>
        </w:rPr>
        <w:t>0.</w:t>
      </w:r>
      <w:r w:rsidR="00AD6135">
        <w:rPr>
          <w:rFonts w:cs="Times New Roman"/>
          <w:shd w:val="clear" w:color="auto" w:fill="FFFFFF"/>
        </w:rPr>
        <w:t>5</w:t>
      </w:r>
      <w:r>
        <w:rPr>
          <w:rFonts w:cs="Times New Roman"/>
          <w:shd w:val="clear" w:color="auto" w:fill="FFFFFF"/>
        </w:rPr>
        <w:t xml:space="preserve"> </w:t>
      </w:r>
      <w:r w:rsidRPr="000F350F">
        <w:rPr>
          <w:rFonts w:cs="Times New Roman"/>
          <w:shd w:val="clear" w:color="auto" w:fill="FFFFFF"/>
        </w:rPr>
        <w:t>Mt</w:t>
      </w:r>
      <w:r w:rsidR="00236709">
        <w:rPr>
          <w:rFonts w:cs="Times New Roman"/>
          <w:shd w:val="clear" w:color="auto" w:fill="FFFFFF"/>
        </w:rPr>
        <w:t>s</w:t>
      </w:r>
      <w:r w:rsidRPr="000F350F">
        <w:rPr>
          <w:rFonts w:cs="Times New Roman" w:hint="eastAsia"/>
          <w:shd w:val="clear" w:color="auto" w:fill="FFFFFF"/>
        </w:rPr>
        <w:t xml:space="preserve"> </w:t>
      </w:r>
      <w:r w:rsidRPr="000F350F">
        <w:rPr>
          <w:rFonts w:cs="Times New Roman"/>
          <w:shd w:val="clear" w:color="auto" w:fill="FFFFFF"/>
        </w:rPr>
        <w:t>and 2</w:t>
      </w:r>
      <w:r w:rsidR="00AD6135">
        <w:rPr>
          <w:rFonts w:cs="Times New Roman"/>
          <w:shd w:val="clear" w:color="auto" w:fill="FFFFFF"/>
        </w:rPr>
        <w:t>0</w:t>
      </w:r>
      <w:r w:rsidRPr="000F350F">
        <w:rPr>
          <w:rFonts w:cs="Times New Roman"/>
          <w:shd w:val="clear" w:color="auto" w:fill="FFFFFF"/>
        </w:rPr>
        <w:t>.</w:t>
      </w:r>
      <w:r w:rsidR="00236709">
        <w:rPr>
          <w:rFonts w:cs="Times New Roman"/>
          <w:shd w:val="clear" w:color="auto" w:fill="FFFFFF"/>
        </w:rPr>
        <w:t>56</w:t>
      </w:r>
      <w:r w:rsidR="00F70891">
        <w:rPr>
          <w:rFonts w:cs="Times New Roman" w:hint="eastAsia"/>
          <w:shd w:val="clear" w:color="auto" w:fill="FFFFFF"/>
        </w:rPr>
        <w:t xml:space="preserve"> </w:t>
      </w:r>
      <m:oMath>
        <m:r>
          <w:rPr>
            <w:rFonts w:ascii="Cambria Math" w:hAnsi="Cambria Math" w:cs="Times New Roman"/>
            <w:shd w:val="clear" w:color="auto" w:fill="FFFFFF"/>
          </w:rPr>
          <m:t>±</m:t>
        </m:r>
      </m:oMath>
      <w:r w:rsidR="00F70891">
        <w:rPr>
          <w:rFonts w:cs="Times New Roman"/>
          <w:shd w:val="clear" w:color="auto" w:fill="FFFFFF"/>
        </w:rPr>
        <w:t>0.</w:t>
      </w:r>
      <w:r w:rsidR="00AD6135">
        <w:rPr>
          <w:rFonts w:cs="Times New Roman"/>
          <w:shd w:val="clear" w:color="auto" w:fill="FFFFFF"/>
        </w:rPr>
        <w:t>6</w:t>
      </w:r>
      <w:r>
        <w:rPr>
          <w:rFonts w:cs="Times New Roman"/>
          <w:shd w:val="clear" w:color="auto" w:fill="FFFFFF"/>
        </w:rPr>
        <w:t xml:space="preserve"> </w:t>
      </w:r>
      <w:r w:rsidRPr="000F350F">
        <w:rPr>
          <w:rFonts w:cs="Times New Roman"/>
          <w:shd w:val="clear" w:color="auto" w:fill="FFFFFF"/>
        </w:rPr>
        <w:t>Mt</w:t>
      </w:r>
      <w:r w:rsidR="00236709">
        <w:rPr>
          <w:rFonts w:cs="Times New Roman"/>
          <w:shd w:val="clear" w:color="auto" w:fill="FFFFFF"/>
        </w:rPr>
        <w:t>s</w:t>
      </w:r>
      <w:r w:rsidRPr="000F350F">
        <w:rPr>
          <w:rFonts w:cs="Times New Roman"/>
          <w:shd w:val="clear" w:color="auto" w:fill="FFFFFF"/>
        </w:rPr>
        <w:t xml:space="preserve"> respectively</w:t>
      </w:r>
      <w:r>
        <w:rPr>
          <w:rFonts w:cs="Times New Roman"/>
          <w:shd w:val="clear" w:color="auto" w:fill="FFFFFF"/>
        </w:rPr>
        <w:t>)</w:t>
      </w:r>
      <w:r w:rsidRPr="000F350F">
        <w:rPr>
          <w:rFonts w:cs="Times New Roman"/>
          <w:shd w:val="clear" w:color="auto" w:fill="FFFFFF"/>
        </w:rPr>
        <w:t>. China’s total sludge generation in 2</w:t>
      </w:r>
      <w:r w:rsidR="00F70891">
        <w:rPr>
          <w:rFonts w:cs="Times New Roman"/>
          <w:shd w:val="clear" w:color="auto" w:fill="FFFFFF"/>
        </w:rPr>
        <w:t>0</w:t>
      </w:r>
      <w:r w:rsidR="002E199A">
        <w:rPr>
          <w:rFonts w:cs="Times New Roman"/>
          <w:shd w:val="clear" w:color="auto" w:fill="FFFFFF"/>
        </w:rPr>
        <w:t>60</w:t>
      </w:r>
      <w:r w:rsidRPr="000F350F">
        <w:rPr>
          <w:rFonts w:cs="Times New Roman"/>
          <w:shd w:val="clear" w:color="auto" w:fill="FFFFFF"/>
        </w:rPr>
        <w:t xml:space="preserve"> will </w:t>
      </w:r>
      <w:r>
        <w:rPr>
          <w:rFonts w:cs="Times New Roman"/>
          <w:shd w:val="clear" w:color="auto" w:fill="FFFFFF"/>
        </w:rPr>
        <w:t>therefore increase substantially</w:t>
      </w:r>
      <w:r w:rsidRPr="000F350F">
        <w:rPr>
          <w:rFonts w:cs="Times New Roman"/>
          <w:shd w:val="clear" w:color="auto" w:fill="FFFFFF"/>
        </w:rPr>
        <w:t xml:space="preserve"> compared </w:t>
      </w:r>
      <w:r w:rsidR="00AD6135">
        <w:rPr>
          <w:rFonts w:cs="Times New Roman"/>
          <w:shd w:val="clear" w:color="auto" w:fill="FFFFFF"/>
        </w:rPr>
        <w:t xml:space="preserve">to </w:t>
      </w:r>
      <w:r>
        <w:rPr>
          <w:rFonts w:cs="Times New Roman"/>
          <w:shd w:val="clear" w:color="auto" w:fill="FFFFFF"/>
        </w:rPr>
        <w:t>the</w:t>
      </w:r>
      <w:r w:rsidRPr="000F350F">
        <w:rPr>
          <w:rFonts w:cs="Times New Roman"/>
          <w:shd w:val="clear" w:color="auto" w:fill="FFFFFF"/>
        </w:rPr>
        <w:t xml:space="preserve"> 2017 </w:t>
      </w:r>
      <w:r>
        <w:rPr>
          <w:rFonts w:cs="Times New Roman"/>
          <w:shd w:val="clear" w:color="auto" w:fill="FFFFFF"/>
        </w:rPr>
        <w:t>total of</w:t>
      </w:r>
      <w:r w:rsidRPr="000F350F">
        <w:rPr>
          <w:rFonts w:cs="Times New Roman"/>
          <w:shd w:val="clear" w:color="auto" w:fill="FFFFFF"/>
        </w:rPr>
        <w:t xml:space="preserve"> 10.49</w:t>
      </w:r>
      <w:r>
        <w:rPr>
          <w:rFonts w:cs="Times New Roman"/>
          <w:shd w:val="clear" w:color="auto" w:fill="FFFFFF"/>
        </w:rPr>
        <w:t xml:space="preserve"> </w:t>
      </w:r>
      <w:r w:rsidRPr="000F350F">
        <w:rPr>
          <w:rFonts w:cs="Times New Roman"/>
          <w:shd w:val="clear" w:color="auto" w:fill="FFFFFF"/>
        </w:rPr>
        <w:t>Mt</w:t>
      </w:r>
      <w:r w:rsidR="00414428">
        <w:rPr>
          <w:rFonts w:cs="Times New Roman"/>
          <w:shd w:val="clear" w:color="auto" w:fill="FFFFFF"/>
        </w:rPr>
        <w:t>s</w:t>
      </w:r>
      <w:r w:rsidRPr="000F350F">
        <w:rPr>
          <w:rFonts w:cs="Times New Roman"/>
          <w:shd w:val="clear" w:color="auto" w:fill="FFFFFF"/>
        </w:rPr>
        <w:t xml:space="preserve">. </w:t>
      </w:r>
      <w:r>
        <w:rPr>
          <w:rFonts w:cs="Times New Roman"/>
          <w:shd w:val="clear" w:color="auto" w:fill="FFFFFF"/>
        </w:rPr>
        <w:t>As the</w:t>
      </w:r>
      <w:r w:rsidRPr="000F350F">
        <w:rPr>
          <w:rFonts w:cs="Times New Roman"/>
          <w:shd w:val="clear" w:color="auto" w:fill="FFFFFF"/>
        </w:rPr>
        <w:t xml:space="preserve"> SSP1 scenario ha</w:t>
      </w:r>
      <w:r>
        <w:rPr>
          <w:rFonts w:cs="Times New Roman"/>
          <w:shd w:val="clear" w:color="auto" w:fill="FFFFFF"/>
        </w:rPr>
        <w:t>d</w:t>
      </w:r>
      <w:r w:rsidRPr="000F350F">
        <w:rPr>
          <w:rFonts w:cs="Times New Roman"/>
          <w:shd w:val="clear" w:color="auto" w:fill="FFFFFF"/>
        </w:rPr>
        <w:t xml:space="preserve"> </w:t>
      </w:r>
      <w:r>
        <w:rPr>
          <w:rFonts w:cs="Times New Roman"/>
          <w:shd w:val="clear" w:color="auto" w:fill="FFFFFF"/>
        </w:rPr>
        <w:t>the least</w:t>
      </w:r>
      <w:r w:rsidRPr="000F350F">
        <w:rPr>
          <w:rFonts w:cs="Times New Roman"/>
          <w:shd w:val="clear" w:color="auto" w:fill="FFFFFF"/>
        </w:rPr>
        <w:t xml:space="preserve"> sludge generation and lower sludge growth rate</w:t>
      </w:r>
      <w:r>
        <w:rPr>
          <w:rFonts w:cs="Times New Roman"/>
          <w:shd w:val="clear" w:color="auto" w:fill="FFFFFF"/>
        </w:rPr>
        <w:t>, it is</w:t>
      </w:r>
      <w:r w:rsidRPr="000F350F">
        <w:rPr>
          <w:rFonts w:cs="Times New Roman"/>
          <w:shd w:val="clear" w:color="auto" w:fill="FFFFFF"/>
        </w:rPr>
        <w:t xml:space="preserve"> a suitable development path for sludge mitigation.  </w:t>
      </w:r>
    </w:p>
    <w:p w14:paraId="0856F8DA" w14:textId="4978E9A8" w:rsidR="009D57CD" w:rsidRPr="00232033" w:rsidRDefault="002E199A" w:rsidP="00232033">
      <w:pPr>
        <w:ind w:firstLine="480"/>
        <w:rPr>
          <w:rFonts w:cs="Times New Roman"/>
          <w:color w:val="333333"/>
          <w:shd w:val="clear" w:color="auto" w:fill="FFFFFF"/>
        </w:rPr>
      </w:pPr>
      <w:r>
        <w:rPr>
          <w:rFonts w:cs="Times New Roman"/>
          <w:shd w:val="clear" w:color="auto" w:fill="FFFFFF"/>
        </w:rPr>
        <w:t xml:space="preserve">We classified </w:t>
      </w:r>
      <w:r w:rsidR="00FA3D8C">
        <w:rPr>
          <w:rFonts w:cs="Times New Roman"/>
          <w:shd w:val="clear" w:color="auto" w:fill="FFFFFF"/>
        </w:rPr>
        <w:t xml:space="preserve">China’s sludge growth into four patterns </w:t>
      </w:r>
      <w:r w:rsidR="007F54BB">
        <w:rPr>
          <w:rFonts w:cs="Times New Roman"/>
          <w:shd w:val="clear" w:color="auto" w:fill="FFFFFF"/>
        </w:rPr>
        <w:t>–</w:t>
      </w:r>
      <w:r w:rsidR="00FA3D8C">
        <w:rPr>
          <w:rFonts w:cs="Times New Roman"/>
          <w:shd w:val="clear" w:color="auto" w:fill="FFFFFF"/>
        </w:rPr>
        <w:t xml:space="preserve"> </w:t>
      </w:r>
      <w:r w:rsidR="007F54BB">
        <w:rPr>
          <w:rFonts w:cs="Times New Roman"/>
          <w:shd w:val="clear" w:color="auto" w:fill="FFFFFF"/>
        </w:rPr>
        <w:t xml:space="preserve">a </w:t>
      </w:r>
      <w:r>
        <w:rPr>
          <w:rFonts w:cs="Times New Roman"/>
          <w:shd w:val="clear" w:color="auto" w:fill="FFFFFF"/>
        </w:rPr>
        <w:t xml:space="preserve">high </w:t>
      </w:r>
      <w:r w:rsidR="00617D0B">
        <w:rPr>
          <w:rFonts w:cs="Times New Roman"/>
          <w:shd w:val="clear" w:color="auto" w:fill="FFFFFF"/>
        </w:rPr>
        <w:t>generation</w:t>
      </w:r>
      <w:r>
        <w:rPr>
          <w:rFonts w:cs="Times New Roman"/>
          <w:shd w:val="clear" w:color="auto" w:fill="FFFFFF"/>
        </w:rPr>
        <w:t xml:space="preserve"> with high growth (HH), high </w:t>
      </w:r>
      <w:r w:rsidR="00617D0B">
        <w:rPr>
          <w:rFonts w:cs="Times New Roman"/>
          <w:shd w:val="clear" w:color="auto" w:fill="FFFFFF"/>
        </w:rPr>
        <w:t>generation</w:t>
      </w:r>
      <w:r>
        <w:rPr>
          <w:rFonts w:cs="Times New Roman"/>
          <w:shd w:val="clear" w:color="auto" w:fill="FFFFFF"/>
        </w:rPr>
        <w:t xml:space="preserve"> with low growth (HL), low </w:t>
      </w:r>
      <w:r w:rsidR="00617D0B">
        <w:rPr>
          <w:rFonts w:cs="Times New Roman"/>
          <w:shd w:val="clear" w:color="auto" w:fill="FFFFFF"/>
        </w:rPr>
        <w:t>generation</w:t>
      </w:r>
      <w:r>
        <w:rPr>
          <w:rFonts w:cs="Times New Roman"/>
          <w:shd w:val="clear" w:color="auto" w:fill="FFFFFF"/>
        </w:rPr>
        <w:t xml:space="preserve"> with low growth (LL)</w:t>
      </w:r>
      <w:r w:rsidR="007F54BB">
        <w:rPr>
          <w:rFonts w:cs="Times New Roman"/>
          <w:shd w:val="clear" w:color="auto" w:fill="FFFFFF"/>
        </w:rPr>
        <w:t>,</w:t>
      </w:r>
      <w:r>
        <w:rPr>
          <w:rFonts w:cs="Times New Roman"/>
          <w:shd w:val="clear" w:color="auto" w:fill="FFFFFF"/>
        </w:rPr>
        <w:t xml:space="preserve"> and low </w:t>
      </w:r>
      <w:r w:rsidR="00617D0B">
        <w:rPr>
          <w:rFonts w:cs="Times New Roman"/>
          <w:shd w:val="clear" w:color="auto" w:fill="FFFFFF"/>
        </w:rPr>
        <w:t>generation</w:t>
      </w:r>
      <w:r>
        <w:rPr>
          <w:rFonts w:cs="Times New Roman"/>
          <w:shd w:val="clear" w:color="auto" w:fill="FFFFFF"/>
        </w:rPr>
        <w:t xml:space="preserve"> with high growth (LH)</w:t>
      </w:r>
      <w:r w:rsidR="00FA3D8C">
        <w:rPr>
          <w:rFonts w:cs="Times New Roman"/>
          <w:shd w:val="clear" w:color="auto" w:fill="FFFFFF"/>
        </w:rPr>
        <w:t xml:space="preserve">. </w:t>
      </w:r>
      <w:r w:rsidR="00D4091C" w:rsidRPr="000F350F">
        <w:rPr>
          <w:rFonts w:cs="Times New Roman"/>
          <w:shd w:val="clear" w:color="auto" w:fill="FFFFFF"/>
        </w:rPr>
        <w:t xml:space="preserve">HL includes 11 provinces </w:t>
      </w:r>
      <w:r w:rsidR="00D4091C">
        <w:rPr>
          <w:rFonts w:cs="Times New Roman"/>
          <w:shd w:val="clear" w:color="auto" w:fill="FFFFFF"/>
        </w:rPr>
        <w:t>including</w:t>
      </w:r>
      <w:r w:rsidR="00D4091C" w:rsidRPr="000F350F">
        <w:rPr>
          <w:rFonts w:cs="Times New Roman"/>
          <w:shd w:val="clear" w:color="auto" w:fill="FFFFFF"/>
        </w:rPr>
        <w:t xml:space="preserve"> Guangdong, Jiangsu</w:t>
      </w:r>
      <w:r w:rsidR="007F54BB">
        <w:rPr>
          <w:rFonts w:cs="Times New Roman"/>
          <w:shd w:val="clear" w:color="auto" w:fill="FFFFFF"/>
        </w:rPr>
        <w:t>,</w:t>
      </w:r>
      <w:r w:rsidR="00D4091C">
        <w:rPr>
          <w:rFonts w:cs="Times New Roman"/>
          <w:shd w:val="clear" w:color="auto" w:fill="FFFFFF"/>
        </w:rPr>
        <w:t xml:space="preserve"> and</w:t>
      </w:r>
      <w:r w:rsidR="00D4091C" w:rsidRPr="000F350F">
        <w:rPr>
          <w:rFonts w:cs="Times New Roman"/>
          <w:shd w:val="clear" w:color="auto" w:fill="FFFFFF"/>
        </w:rPr>
        <w:t xml:space="preserve"> Zhejiang</w:t>
      </w:r>
      <w:r w:rsidR="00D4091C">
        <w:rPr>
          <w:rFonts w:cs="Times New Roman"/>
          <w:shd w:val="clear" w:color="auto" w:fill="FFFFFF"/>
        </w:rPr>
        <w:t>,</w:t>
      </w:r>
      <w:r w:rsidR="00D4091C" w:rsidRPr="000F350F">
        <w:rPr>
          <w:rFonts w:cs="Times New Roman"/>
          <w:shd w:val="clear" w:color="auto" w:fill="FFFFFF"/>
        </w:rPr>
        <w:t xml:space="preserve"> </w:t>
      </w:r>
      <w:r w:rsidR="00AD6135">
        <w:rPr>
          <w:rFonts w:cs="Times New Roman"/>
          <w:shd w:val="clear" w:color="auto" w:fill="FFFFFF"/>
        </w:rPr>
        <w:t>which</w:t>
      </w:r>
      <w:r w:rsidR="00D4091C" w:rsidRPr="000F350F">
        <w:rPr>
          <w:rFonts w:cs="Times New Roman"/>
          <w:shd w:val="clear" w:color="auto" w:fill="FFFFFF"/>
        </w:rPr>
        <w:t xml:space="preserve"> are mainly distributed in eastern </w:t>
      </w:r>
      <w:r w:rsidR="00D4091C" w:rsidRPr="000F350F">
        <w:rPr>
          <w:rFonts w:cs="Times New Roman"/>
          <w:shd w:val="clear" w:color="auto" w:fill="FFFFFF"/>
        </w:rPr>
        <w:lastRenderedPageBreak/>
        <w:t>China</w:t>
      </w:r>
      <w:r w:rsidR="00AD6135">
        <w:rPr>
          <w:rFonts w:cs="Times New Roman"/>
          <w:shd w:val="clear" w:color="auto" w:fill="FFFFFF"/>
        </w:rPr>
        <w:t xml:space="preserve"> </w:t>
      </w:r>
      <w:r w:rsidR="00357E74" w:rsidRPr="000F350F">
        <w:rPr>
          <w:rFonts w:cs="Times New Roman"/>
          <w:shd w:val="clear" w:color="auto" w:fill="FFFFFF"/>
        </w:rPr>
        <w:t>(</w:t>
      </w:r>
      <w:r w:rsidR="00357E74" w:rsidRPr="0063152F">
        <w:rPr>
          <w:rFonts w:cs="Times New Roman"/>
          <w:b/>
          <w:bCs/>
          <w:shd w:val="clear" w:color="auto" w:fill="FFFFFF"/>
        </w:rPr>
        <w:t>Fig</w:t>
      </w:r>
      <w:r w:rsidR="00FA3D8C" w:rsidRPr="0063152F">
        <w:rPr>
          <w:rFonts w:cs="Times New Roman"/>
          <w:b/>
          <w:bCs/>
          <w:shd w:val="clear" w:color="auto" w:fill="FFFFFF"/>
        </w:rPr>
        <w:t>.</w:t>
      </w:r>
      <w:r w:rsidR="00357E74" w:rsidRPr="0063152F">
        <w:rPr>
          <w:rFonts w:cs="Times New Roman"/>
          <w:b/>
          <w:bCs/>
          <w:shd w:val="clear" w:color="auto" w:fill="FFFFFF"/>
        </w:rPr>
        <w:t xml:space="preserve"> </w:t>
      </w:r>
      <w:r w:rsidR="007F54BB">
        <w:rPr>
          <w:rFonts w:cs="Times New Roman"/>
          <w:b/>
          <w:bCs/>
          <w:shd w:val="clear" w:color="auto" w:fill="FFFFFF"/>
        </w:rPr>
        <w:t>4</w:t>
      </w:r>
      <w:r w:rsidR="00FA3D8C" w:rsidRPr="0063152F">
        <w:rPr>
          <w:rFonts w:cs="Times New Roman"/>
          <w:b/>
          <w:bCs/>
          <w:shd w:val="clear" w:color="auto" w:fill="FFFFFF"/>
        </w:rPr>
        <w:t>.</w:t>
      </w:r>
      <w:r w:rsidR="00357E74" w:rsidRPr="000F350F">
        <w:rPr>
          <w:rFonts w:cs="Times New Roman"/>
          <w:shd w:val="clear" w:color="auto" w:fill="FFFFFF"/>
        </w:rPr>
        <w:t>)</w:t>
      </w:r>
      <w:r w:rsidR="00D4091C" w:rsidRPr="000F350F">
        <w:rPr>
          <w:rFonts w:cs="Times New Roman"/>
          <w:shd w:val="clear" w:color="auto" w:fill="FFFFFF"/>
        </w:rPr>
        <w:t xml:space="preserve">. </w:t>
      </w:r>
      <w:r w:rsidR="00AD6135">
        <w:rPr>
          <w:rFonts w:cs="Times New Roman"/>
          <w:shd w:val="clear" w:color="auto" w:fill="FFFFFF"/>
        </w:rPr>
        <w:t>T</w:t>
      </w:r>
      <w:r w:rsidR="00D4091C" w:rsidRPr="000F350F">
        <w:rPr>
          <w:rFonts w:cs="Times New Roman"/>
          <w:shd w:val="clear" w:color="auto" w:fill="FFFFFF"/>
        </w:rPr>
        <w:t>hese provinces contribute</w:t>
      </w:r>
      <w:r w:rsidR="00D4091C">
        <w:rPr>
          <w:rFonts w:cs="Times New Roman"/>
          <w:shd w:val="clear" w:color="auto" w:fill="FFFFFF"/>
        </w:rPr>
        <w:t>d</w:t>
      </w:r>
      <w:r w:rsidR="00D4091C" w:rsidRPr="000F350F">
        <w:rPr>
          <w:rFonts w:cs="Times New Roman"/>
          <w:shd w:val="clear" w:color="auto" w:fill="FFFFFF"/>
        </w:rPr>
        <w:t xml:space="preserve"> 78% of</w:t>
      </w:r>
      <w:r w:rsidR="00B571F8">
        <w:rPr>
          <w:rFonts w:cs="Times New Roman"/>
          <w:shd w:val="clear" w:color="auto" w:fill="FFFFFF"/>
        </w:rPr>
        <w:t xml:space="preserve"> total</w:t>
      </w:r>
      <w:r w:rsidR="00D4091C" w:rsidRPr="000F350F">
        <w:rPr>
          <w:rFonts w:cs="Times New Roman"/>
          <w:shd w:val="clear" w:color="auto" w:fill="FFFFFF"/>
        </w:rPr>
        <w:t xml:space="preserve"> sludge generation in </w:t>
      </w:r>
      <w:r w:rsidR="00B571F8">
        <w:rPr>
          <w:rFonts w:cs="Times New Roman"/>
          <w:shd w:val="clear" w:color="auto" w:fill="FFFFFF"/>
        </w:rPr>
        <w:t>2017</w:t>
      </w:r>
      <w:r w:rsidR="00D4091C" w:rsidRPr="000F350F">
        <w:rPr>
          <w:rFonts w:cs="Times New Roman"/>
          <w:shd w:val="clear" w:color="auto" w:fill="FFFFFF"/>
        </w:rPr>
        <w:t xml:space="preserve"> </w:t>
      </w:r>
      <w:r w:rsidR="00D4091C">
        <w:rPr>
          <w:rFonts w:cs="Times New Roman"/>
          <w:shd w:val="clear" w:color="auto" w:fill="FFFFFF"/>
        </w:rPr>
        <w:t>but only</w:t>
      </w:r>
      <w:r w:rsidR="00D4091C" w:rsidRPr="000F350F">
        <w:rPr>
          <w:rFonts w:cs="Times New Roman"/>
          <w:shd w:val="clear" w:color="auto" w:fill="FFFFFF"/>
        </w:rPr>
        <w:t xml:space="preserve"> 48% in 2060</w:t>
      </w:r>
      <w:r w:rsidR="00D4091C">
        <w:rPr>
          <w:noProof/>
        </w:rPr>
        <mc:AlternateContent>
          <mc:Choice Requires="wpi">
            <w:drawing>
              <wp:anchor distT="0" distB="0" distL="114300" distR="114300" simplePos="0" relativeHeight="251709440" behindDoc="0" locked="0" layoutInCell="1" allowOverlap="1" wp14:anchorId="2BBD25E2" wp14:editId="0632E683">
                <wp:simplePos x="0" y="0"/>
                <wp:positionH relativeFrom="column">
                  <wp:posOffset>2971800</wp:posOffset>
                </wp:positionH>
                <wp:positionV relativeFrom="paragraph">
                  <wp:posOffset>1610360</wp:posOffset>
                </wp:positionV>
                <wp:extent cx="18415" cy="18415"/>
                <wp:effectExtent l="57150" t="57785" r="57785" b="57150"/>
                <wp:wrapNone/>
                <wp:docPr id="24" name="墨迹 63"/>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26">
                      <w14:nvContentPartPr>
                        <w14:cNvContentPartPr>
                          <a14:cpLocks xmlns:a14="http://schemas.microsoft.com/office/drawing/2010/main" noRot="1" noChangeAspect="1" noEditPoints="1" noChangeArrowheads="1" noChangeShapeType="1"/>
                        </w14:cNvContentPartPr>
                      </w14:nvContentPartPr>
                      <w14:xfrm>
                        <a:off x="0" y="0"/>
                        <a:ext cx="18415" cy="18415"/>
                      </w14:xfrm>
                    </w14:contentPart>
                  </a:graphicData>
                </a:graphic>
                <wp14:sizeRelH relativeFrom="page">
                  <wp14:pctWidth>0</wp14:pctWidth>
                </wp14:sizeRelH>
                <wp14:sizeRelV relativeFrom="page">
                  <wp14:pctHeight>0</wp14:pctHeight>
                </wp14:sizeRelV>
              </wp:anchor>
            </w:drawing>
          </mc:Choice>
          <mc:Fallback>
            <w:pict>
              <v:shape w14:anchorId="7DAAD158" id="墨迹 63" o:spid="_x0000_s1026" type="#_x0000_t75" style="position:absolute;left:0;text-align:left;margin-left:197.75pt;margin-top:90.55pt;width:72.5pt;height:72.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">
                <v:imagedata r:id="rId22" o:title=""/>
                <o:lock v:ext="edit" rotation="t" verticies="t" shapetype="t"/>
              </v:shape>
            </w:pict>
          </mc:Fallback>
        </mc:AlternateContent>
      </w:r>
      <w:r w:rsidR="00D4091C">
        <w:rPr>
          <w:noProof/>
        </w:rPr>
        <mc:AlternateContent>
          <mc:Choice Requires="wpi">
            <w:drawing>
              <wp:anchor distT="0" distB="0" distL="114300" distR="114300" simplePos="0" relativeHeight="251708416" behindDoc="0" locked="0" layoutInCell="1" allowOverlap="1" wp14:anchorId="7BF952D7" wp14:editId="69C1D953">
                <wp:simplePos x="0" y="0"/>
                <wp:positionH relativeFrom="column">
                  <wp:posOffset>3629025</wp:posOffset>
                </wp:positionH>
                <wp:positionV relativeFrom="paragraph">
                  <wp:posOffset>1581785</wp:posOffset>
                </wp:positionV>
                <wp:extent cx="18415" cy="18415"/>
                <wp:effectExtent l="57150" t="57785" r="57785" b="57150"/>
                <wp:wrapNone/>
                <wp:docPr id="84" name="墨迹 62"/>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27">
                      <w14:nvContentPartPr>
                        <w14:cNvContentPartPr>
                          <a14:cpLocks xmlns:a14="http://schemas.microsoft.com/office/drawing/2010/main" noRot="1" noChangeAspect="1" noEditPoints="1" noChangeArrowheads="1" noChangeShapeType="1"/>
                        </w14:cNvContentPartPr>
                      </w14:nvContentPartPr>
                      <w14:xfrm>
                        <a:off x="0" y="0"/>
                        <a:ext cx="18415" cy="18415"/>
                      </w14:xfrm>
                    </w14:contentPart>
                  </a:graphicData>
                </a:graphic>
                <wp14:sizeRelH relativeFrom="page">
                  <wp14:pctWidth>0</wp14:pctWidth>
                </wp14:sizeRelH>
                <wp14:sizeRelV relativeFrom="page">
                  <wp14:pctHeight>0</wp14:pctHeight>
                </wp14:sizeRelV>
              </wp:anchor>
            </w:drawing>
          </mc:Choice>
          <mc:Fallback>
            <w:pict>
              <v:shape w14:anchorId="01A22F8E" id="墨迹 62" o:spid="_x0000_s1026" type="#_x0000_t75" style="position:absolute;left:0;text-align:left;margin-left:249.5pt;margin-top:88.3pt;width:72.5pt;height:72.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">
                <v:imagedata r:id="rId22" o:title=""/>
                <o:lock v:ext="edit" rotation="t" verticies="t" shapetype="t"/>
              </v:shape>
            </w:pict>
          </mc:Fallback>
        </mc:AlternateContent>
      </w:r>
      <w:r w:rsidR="00D4091C">
        <w:rPr>
          <w:noProof/>
        </w:rPr>
        <mc:AlternateContent>
          <mc:Choice Requires="wpi">
            <w:drawing>
              <wp:anchor distT="0" distB="0" distL="114300" distR="114300" simplePos="0" relativeHeight="251707392" behindDoc="0" locked="0" layoutInCell="1" allowOverlap="1" wp14:anchorId="444FE2D5" wp14:editId="4CBB25A9">
                <wp:simplePos x="0" y="0"/>
                <wp:positionH relativeFrom="column">
                  <wp:posOffset>3629025</wp:posOffset>
                </wp:positionH>
                <wp:positionV relativeFrom="paragraph">
                  <wp:posOffset>1565910</wp:posOffset>
                </wp:positionV>
                <wp:extent cx="18415" cy="20955"/>
                <wp:effectExtent l="57150" t="60960" r="57785" b="51435"/>
                <wp:wrapNone/>
                <wp:docPr id="20" name="墨迹 61"/>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28">
                      <w14:nvContentPartPr>
                        <w14:cNvContentPartPr>
                          <a14:cpLocks xmlns:a14="http://schemas.microsoft.com/office/drawing/2010/main" noRot="1" noChangeAspect="1" noEditPoints="1" noChangeArrowheads="1" noChangeShapeType="1"/>
                        </w14:cNvContentPartPr>
                      </w14:nvContentPartPr>
                      <w14:xfrm>
                        <a:off x="0" y="0"/>
                        <a:ext cx="18415" cy="20955"/>
                      </w14:xfrm>
                    </w14:contentPart>
                  </a:graphicData>
                </a:graphic>
                <wp14:sizeRelH relativeFrom="page">
                  <wp14:pctWidth>0</wp14:pctWidth>
                </wp14:sizeRelH>
                <wp14:sizeRelV relativeFrom="page">
                  <wp14:pctHeight>0</wp14:pctHeight>
                </wp14:sizeRelV>
              </wp:anchor>
            </w:drawing>
          </mc:Choice>
          <mc:Fallback>
            <w:pict>
              <v:shape w14:anchorId="415962EB" id="墨迹 61" o:spid="_x0000_s1026" type="#_x0000_t75" style="position:absolute;left:0;text-align:left;margin-left:249.5pt;margin-top:122.6pt;width:72.5pt;height:3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">
                <v:imagedata r:id="rId29" o:title=""/>
                <o:lock v:ext="edit" rotation="t" verticies="t" shapetype="t"/>
              </v:shape>
            </w:pict>
          </mc:Fallback>
        </mc:AlternateContent>
      </w:r>
      <w:r w:rsidR="00D4091C">
        <w:rPr>
          <w:rFonts w:cs="Times New Roman"/>
          <w:shd w:val="clear" w:color="auto" w:fill="FFFFFF"/>
        </w:rPr>
        <w:t xml:space="preserve"> </w:t>
      </w:r>
      <w:r w:rsidR="00B571F8">
        <w:rPr>
          <w:rFonts w:cs="Times New Roman"/>
          <w:shd w:val="clear" w:color="auto" w:fill="FFFFFF"/>
        </w:rPr>
        <w:t>as</w:t>
      </w:r>
      <w:r w:rsidR="00B571F8" w:rsidRPr="000F350F">
        <w:rPr>
          <w:rFonts w:cs="Times New Roman"/>
          <w:shd w:val="clear" w:color="auto" w:fill="FFFFFF"/>
        </w:rPr>
        <w:t xml:space="preserve"> </w:t>
      </w:r>
      <w:r w:rsidR="00D4091C" w:rsidRPr="000F350F">
        <w:rPr>
          <w:rFonts w:cs="Times New Roman"/>
          <w:shd w:val="clear" w:color="auto" w:fill="FFFFFF"/>
        </w:rPr>
        <w:t>the</w:t>
      </w:r>
      <w:r w:rsidR="00B571F8">
        <w:rPr>
          <w:rFonts w:cs="Times New Roman"/>
          <w:shd w:val="clear" w:color="auto" w:fill="FFFFFF"/>
        </w:rPr>
        <w:t>ir</w:t>
      </w:r>
      <w:r w:rsidR="00D4091C" w:rsidRPr="000F350F">
        <w:rPr>
          <w:rFonts w:cs="Times New Roman"/>
          <w:shd w:val="clear" w:color="auto" w:fill="FFFFFF"/>
        </w:rPr>
        <w:t xml:space="preserve"> total generation </w:t>
      </w:r>
      <w:r w:rsidR="00B571F8">
        <w:rPr>
          <w:rFonts w:cs="Times New Roman"/>
          <w:shd w:val="clear" w:color="auto" w:fill="FFFFFF"/>
        </w:rPr>
        <w:t>is expected to</w:t>
      </w:r>
      <w:r w:rsidR="00D4091C">
        <w:rPr>
          <w:rFonts w:cs="Times New Roman"/>
          <w:shd w:val="clear" w:color="auto" w:fill="FFFFFF"/>
        </w:rPr>
        <w:t xml:space="preserve"> </w:t>
      </w:r>
      <w:r w:rsidR="00D4091C" w:rsidRPr="000F350F">
        <w:rPr>
          <w:rFonts w:cs="Times New Roman"/>
          <w:shd w:val="clear" w:color="auto" w:fill="FFFFFF"/>
        </w:rPr>
        <w:t xml:space="preserve">remain stable. However, these areas are still the </w:t>
      </w:r>
      <w:r w:rsidR="00D4091C">
        <w:rPr>
          <w:rFonts w:cs="Times New Roman"/>
          <w:shd w:val="clear" w:color="auto" w:fill="FFFFFF"/>
        </w:rPr>
        <w:t>largest sludge</w:t>
      </w:r>
      <w:r w:rsidR="00D4091C" w:rsidRPr="000F350F">
        <w:rPr>
          <w:rFonts w:cs="Times New Roman"/>
          <w:shd w:val="clear" w:color="auto" w:fill="FFFFFF"/>
        </w:rPr>
        <w:t xml:space="preserve"> contributors in China and fac</w:t>
      </w:r>
      <w:r w:rsidR="00D4091C">
        <w:rPr>
          <w:rFonts w:cs="Times New Roman"/>
          <w:shd w:val="clear" w:color="auto" w:fill="FFFFFF"/>
        </w:rPr>
        <w:t>e a</w:t>
      </w:r>
      <w:r w:rsidR="00D4091C" w:rsidRPr="000F350F">
        <w:rPr>
          <w:rFonts w:cs="Times New Roman"/>
          <w:shd w:val="clear" w:color="auto" w:fill="FFFFFF"/>
        </w:rPr>
        <w:t xml:space="preserve"> severe situation of sludge reduction. </w:t>
      </w:r>
      <w:r w:rsidR="00D4091C">
        <w:rPr>
          <w:rFonts w:cs="Times New Roman"/>
          <w:shd w:val="clear" w:color="auto" w:fill="FFFFFF"/>
        </w:rPr>
        <w:t>For example,</w:t>
      </w:r>
      <w:r w:rsidR="00D4091C" w:rsidRPr="000F350F">
        <w:rPr>
          <w:rFonts w:cs="Times New Roman"/>
          <w:shd w:val="clear" w:color="auto" w:fill="FFFFFF"/>
        </w:rPr>
        <w:t xml:space="preserve"> Zhejiang </w:t>
      </w:r>
      <w:r w:rsidR="00D4091C">
        <w:rPr>
          <w:rFonts w:cs="Times New Roman"/>
          <w:shd w:val="clear" w:color="auto" w:fill="FFFFFF"/>
        </w:rPr>
        <w:t>is predicted to have a small growth in</w:t>
      </w:r>
      <w:r w:rsidR="00D4091C" w:rsidRPr="000F350F">
        <w:rPr>
          <w:rFonts w:cs="Times New Roman"/>
          <w:shd w:val="clear" w:color="auto" w:fill="FFFFFF"/>
        </w:rPr>
        <w:t xml:space="preserve"> sludge generation under SSP3 and SSP5 </w:t>
      </w:r>
      <w:r w:rsidR="00D4091C">
        <w:rPr>
          <w:rFonts w:cs="Times New Roman"/>
          <w:shd w:val="clear" w:color="auto" w:fill="FFFFFF"/>
        </w:rPr>
        <w:t>but</w:t>
      </w:r>
      <w:r w:rsidR="00D4091C" w:rsidRPr="000F350F">
        <w:rPr>
          <w:rFonts w:cs="Times New Roman"/>
          <w:shd w:val="clear" w:color="auto" w:fill="FFFFFF"/>
        </w:rPr>
        <w:t xml:space="preserve"> stable </w:t>
      </w:r>
      <w:r w:rsidR="00D4091C">
        <w:rPr>
          <w:rFonts w:cs="Times New Roman"/>
          <w:shd w:val="clear" w:color="auto" w:fill="FFFFFF"/>
        </w:rPr>
        <w:t xml:space="preserve">generation </w:t>
      </w:r>
      <w:r w:rsidR="00D4091C" w:rsidRPr="000F350F">
        <w:rPr>
          <w:rFonts w:cs="Times New Roman"/>
          <w:shd w:val="clear" w:color="auto" w:fill="FFFFFF"/>
        </w:rPr>
        <w:t>under other scenarios. Avoiding the path dominated by regional competition</w:t>
      </w:r>
      <w:r w:rsidR="00D4091C">
        <w:rPr>
          <w:rFonts w:cs="Times New Roman"/>
          <w:shd w:val="clear" w:color="auto" w:fill="FFFFFF"/>
        </w:rPr>
        <w:t xml:space="preserve"> </w:t>
      </w:r>
      <w:r w:rsidR="00D4091C" w:rsidRPr="000F350F">
        <w:rPr>
          <w:rFonts w:cs="Times New Roman"/>
          <w:shd w:val="clear" w:color="auto" w:fill="FFFFFF"/>
        </w:rPr>
        <w:t>(SSP3) and fossil fuels</w:t>
      </w:r>
      <w:r w:rsidR="00D4091C">
        <w:rPr>
          <w:rFonts w:cs="Times New Roman"/>
          <w:shd w:val="clear" w:color="auto" w:fill="FFFFFF"/>
        </w:rPr>
        <w:t xml:space="preserve"> </w:t>
      </w:r>
      <w:r w:rsidR="00D4091C" w:rsidRPr="000F350F">
        <w:rPr>
          <w:rFonts w:cs="Times New Roman"/>
          <w:shd w:val="clear" w:color="auto" w:fill="FFFFFF"/>
        </w:rPr>
        <w:t xml:space="preserve">(SSP5) can reduce </w:t>
      </w:r>
      <w:r w:rsidR="00FA3D8C">
        <w:rPr>
          <w:rFonts w:cs="Times New Roman" w:hint="eastAsia"/>
          <w:noProof/>
        </w:rPr>
        <mc:AlternateContent>
          <mc:Choice Requires="wpg">
            <w:drawing>
              <wp:anchor distT="0" distB="0" distL="114300" distR="114300" simplePos="0" relativeHeight="251668480" behindDoc="0" locked="0" layoutInCell="1" allowOverlap="1" wp14:anchorId="7E187D7F" wp14:editId="56046545">
                <wp:simplePos x="0" y="0"/>
                <wp:positionH relativeFrom="column">
                  <wp:posOffset>-411480</wp:posOffset>
                </wp:positionH>
                <wp:positionV relativeFrom="paragraph">
                  <wp:posOffset>2614295</wp:posOffset>
                </wp:positionV>
                <wp:extent cx="6237605" cy="4422140"/>
                <wp:effectExtent l="0" t="0" r="0" b="0"/>
                <wp:wrapSquare wrapText="bothSides"/>
                <wp:docPr id="1" name="组合 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37605" cy="4422140"/>
                          <a:chOff x="73" y="1"/>
                          <a:chExt cx="62387" cy="44240"/>
                        </a:xfrm>
                      </wpg:grpSpPr>
                      <pic:pic xmlns:pic="http://schemas.openxmlformats.org/drawingml/2006/picture">
                        <pic:nvPicPr>
                          <pic:cNvPr id="3" name="图片 11"/>
                          <pic:cNvPicPr>
                            <a:picLocks/>
                          </pic:cNvPicPr>
                        </pic:nvPicPr>
                        <pic:blipFill>
                          <a:blip r:embed="rId30" cstate="screen">
                            <a:extLst>
                              <a:ext uri="{28A0092B-C50C-407E-A947-70E740481C1C}">
                                <a14:useLocalDpi xmlns:a14="http://schemas.microsoft.com/office/drawing/2010/main"/>
                              </a:ext>
                            </a:extLst>
                          </a:blip>
                          <a:srcRect/>
                          <a:stretch/>
                        </pic:blipFill>
                        <pic:spPr bwMode="auto">
                          <a:xfrm>
                            <a:off x="73" y="1"/>
                            <a:ext cx="61441" cy="40288"/>
                          </a:xfrm>
                          <a:prstGeom prst="rect">
                            <a:avLst/>
                          </a:prstGeom>
                          <a:noFill/>
                        </pic:spPr>
                      </pic:pic>
                      <wps:wsp>
                        <wps:cNvPr id="2" name="文本框 10"/>
                        <wps:cNvSpPr txBox="1">
                          <a:spLocks/>
                        </wps:cNvSpPr>
                        <wps:spPr bwMode="auto">
                          <a:xfrm>
                            <a:off x="528" y="41136"/>
                            <a:ext cx="61932" cy="3105"/>
                          </a:xfrm>
                          <a:prstGeom prst="rect">
                            <a:avLst/>
                          </a:prstGeom>
                          <a:solidFill>
                            <a:srgbClr val="FFFFFF"/>
                          </a:solidFill>
                          <a:ln>
                            <a:noFill/>
                          </a:ln>
                        </wps:spPr>
                        <wps:txbx>
                          <w:txbxContent>
                            <w:p w14:paraId="0263AEB5" w14:textId="6AD44EB6" w:rsidR="00B45FC6" w:rsidRPr="00A1789D" w:rsidRDefault="00FA3D8C" w:rsidP="00B45FC6">
                              <w:pPr>
                                <w:pStyle w:val="aa"/>
                                <w:ind w:firstLineChars="0" w:firstLine="0"/>
                                <w:jc w:val="left"/>
                                <w:rPr>
                                  <w:rFonts w:ascii="Times New Roman" w:hAnsi="Times New Roman" w:cs="Times New Roman"/>
                                  <w:noProof/>
                                </w:rPr>
                              </w:pPr>
                              <w:r w:rsidRPr="00A1789D">
                                <w:rPr>
                                  <w:rFonts w:ascii="Times New Roman" w:hAnsi="Times New Roman" w:cs="Times New Roman"/>
                                  <w:b/>
                                  <w:bCs/>
                                  <w:noProof/>
                                </w:rPr>
                                <w:t xml:space="preserve">Fig. </w:t>
                              </w:r>
                              <w:r w:rsidR="007F54BB">
                                <w:rPr>
                                  <w:rFonts w:ascii="Times New Roman" w:hAnsi="Times New Roman" w:cs="Times New Roman"/>
                                  <w:b/>
                                  <w:bCs/>
                                  <w:noProof/>
                                </w:rPr>
                                <w:t>4</w:t>
                              </w:r>
                              <w:r w:rsidRPr="00A1789D">
                                <w:rPr>
                                  <w:rFonts w:ascii="Times New Roman" w:hAnsi="Times New Roman" w:cs="Times New Roman"/>
                                  <w:b/>
                                  <w:bCs/>
                                  <w:noProof/>
                                </w:rPr>
                                <w:t>.</w:t>
                              </w:r>
                              <w:r w:rsidR="007F54BB">
                                <w:rPr>
                                  <w:rFonts w:ascii="Times New Roman" w:hAnsi="Times New Roman" w:cs="Times New Roman"/>
                                  <w:b/>
                                  <w:bCs/>
                                  <w:noProof/>
                                </w:rPr>
                                <w:t xml:space="preserve"> </w:t>
                              </w:r>
                              <w:r w:rsidRPr="00A1789D">
                                <w:rPr>
                                  <w:rFonts w:ascii="Times New Roman" w:hAnsi="Times New Roman" w:cs="Times New Roman"/>
                                  <w:noProof/>
                                </w:rPr>
                                <w:t>Sludge generation in different province in 2060.</w:t>
                              </w:r>
                            </w:p>
                          </w:txbxContent>
                        </wps:txbx>
                        <wps:bodyPr rot="0" vert="horz" wrap="square" lIns="0" tIns="0" rIns="0" bIns="0" anchor="t" anchorCtr="0" upright="1">
                          <a:spAutoFit/>
                        </wps:bodyPr>
                      </wps:wsp>
                    </wpg:wgp>
                  </a:graphicData>
                </a:graphic>
                <wp14:sizeRelH relativeFrom="margin">
                  <wp14:pctWidth>0</wp14:pctWidth>
                </wp14:sizeRelH>
                <wp14:sizeRelV relativeFrom="margin">
                  <wp14:pctHeight>0</wp14:pctHeight>
                </wp14:sizeRelV>
              </wp:anchor>
            </w:drawing>
          </mc:Choice>
          <mc:Fallback>
            <w:pict>
              <v:group w14:anchorId="7E187D7F" id="组合 26" o:spid="_x0000_s1035" style="position:absolute;left:0;text-align:left;margin-left:-32.4pt;margin-top:205.85pt;width:491.15pt;height:348.2pt;z-index:251668480;mso-position-horizontal-relative:text;mso-position-vertical-relative:text;mso-width-relative:margin;mso-height-relative:margin" coordorigin="73,1" coordsize="62387,44240" o:gfxdata="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">
                <v:shape id="图片 11" o:spid="_x0000_s1036" type="#_x0000_t75" style="position:absolute;left:73;top:1;width:61441;height:4028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">
                  <v:imagedata r:id="rId31" o:title=""/>
                  <o:lock v:ext="edit" aspectratio="f"/>
                </v:shape>
                <v:shape id="文本框 10" o:spid="_x0000_s1037" type="#_x0000_t202" style="position:absolute;left:528;top:41136;width:61932;height:310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" stroked="f">
                  <v:textbox style="mso-fit-shape-to-text:t" inset="0,0,0,0">
                    <w:txbxContent>
                      <w:p w14:paraId="0263AEB5" w14:textId="6AD44EB6" w:rsidR="00B45FC6" w:rsidRPr="00A1789D" w:rsidRDefault="00FA3D8C" w:rsidP="00B45FC6">
                        <w:pPr>
                          <w:pStyle w:val="aa"/>
                          <w:ind w:firstLineChars="0" w:firstLine="0"/>
                          <w:jc w:val="left"/>
                          <w:rPr>
                            <w:rFonts w:ascii="Times New Roman" w:hAnsi="Times New Roman" w:cs="Times New Roman"/>
                            <w:noProof/>
                          </w:rPr>
                        </w:pPr>
                        <w:r w:rsidRPr="00A1789D">
                          <w:rPr>
                            <w:rFonts w:ascii="Times New Roman" w:hAnsi="Times New Roman" w:cs="Times New Roman"/>
                            <w:b/>
                            <w:bCs/>
                            <w:noProof/>
                          </w:rPr>
                          <w:t xml:space="preserve">Fig. </w:t>
                        </w:r>
                        <w:r w:rsidR="007F54BB">
                          <w:rPr>
                            <w:rFonts w:ascii="Times New Roman" w:hAnsi="Times New Roman" w:cs="Times New Roman"/>
                            <w:b/>
                            <w:bCs/>
                            <w:noProof/>
                          </w:rPr>
                          <w:t>4</w:t>
                        </w:r>
                        <w:r w:rsidRPr="00A1789D">
                          <w:rPr>
                            <w:rFonts w:ascii="Times New Roman" w:hAnsi="Times New Roman" w:cs="Times New Roman"/>
                            <w:b/>
                            <w:bCs/>
                            <w:noProof/>
                          </w:rPr>
                          <w:t>.</w:t>
                        </w:r>
                        <w:r w:rsidR="007F54BB">
                          <w:rPr>
                            <w:rFonts w:ascii="Times New Roman" w:hAnsi="Times New Roman" w:cs="Times New Roman"/>
                            <w:b/>
                            <w:bCs/>
                            <w:noProof/>
                          </w:rPr>
                          <w:t xml:space="preserve"> </w:t>
                        </w:r>
                        <w:r w:rsidRPr="00A1789D">
                          <w:rPr>
                            <w:rFonts w:ascii="Times New Roman" w:hAnsi="Times New Roman" w:cs="Times New Roman"/>
                            <w:noProof/>
                          </w:rPr>
                          <w:t>Sludge generation in different province in 2060.</w:t>
                        </w:r>
                      </w:p>
                    </w:txbxContent>
                  </v:textbox>
                </v:shape>
                <w10:wrap type="square"/>
              </v:group>
            </w:pict>
          </mc:Fallback>
        </mc:AlternateContent>
      </w:r>
      <w:r w:rsidR="00D4091C" w:rsidRPr="000F350F">
        <w:rPr>
          <w:rFonts w:cs="Times New Roman"/>
          <w:shd w:val="clear" w:color="auto" w:fill="FFFFFF"/>
        </w:rPr>
        <w:t>sludge generation by 100 to 200</w:t>
      </w:r>
      <w:r w:rsidR="00D4091C">
        <w:rPr>
          <w:rFonts w:cs="Times New Roman"/>
          <w:shd w:val="clear" w:color="auto" w:fill="FFFFFF"/>
        </w:rPr>
        <w:t xml:space="preserve"> </w:t>
      </w:r>
      <w:r w:rsidR="00D4091C" w:rsidRPr="000F350F">
        <w:rPr>
          <w:rFonts w:cs="Times New Roman"/>
          <w:shd w:val="clear" w:color="auto" w:fill="FFFFFF"/>
        </w:rPr>
        <w:t>Kt</w:t>
      </w:r>
      <w:r w:rsidR="007D4791">
        <w:rPr>
          <w:rFonts w:cs="Times New Roman"/>
          <w:shd w:val="clear" w:color="auto" w:fill="FFFFFF"/>
        </w:rPr>
        <w:t>s</w:t>
      </w:r>
      <w:r w:rsidR="00D4091C" w:rsidRPr="000F350F">
        <w:rPr>
          <w:rFonts w:cs="Times New Roman"/>
          <w:shd w:val="clear" w:color="auto" w:fill="FFFFFF"/>
        </w:rPr>
        <w:t xml:space="preserve"> </w:t>
      </w:r>
      <w:r w:rsidR="00D4091C">
        <w:rPr>
          <w:rFonts w:cs="Times New Roman"/>
          <w:shd w:val="clear" w:color="auto" w:fill="FFFFFF"/>
        </w:rPr>
        <w:t>a</w:t>
      </w:r>
      <w:r w:rsidR="00D4091C" w:rsidRPr="000F350F">
        <w:rPr>
          <w:rFonts w:cs="Times New Roman"/>
          <w:shd w:val="clear" w:color="auto" w:fill="FFFFFF"/>
        </w:rPr>
        <w:t xml:space="preserve"> year. </w:t>
      </w:r>
      <w:r w:rsidR="002255A1" w:rsidRPr="00674971">
        <w:rPr>
          <w:rFonts w:cs="Times New Roman"/>
          <w:shd w:val="clear" w:color="auto" w:fill="FFFFFF"/>
        </w:rPr>
        <w:t>Further r</w:t>
      </w:r>
      <w:r w:rsidR="00D4091C" w:rsidRPr="00674971">
        <w:rPr>
          <w:rFonts w:cs="Times New Roman"/>
          <w:shd w:val="clear" w:color="auto" w:fill="FFFFFF"/>
        </w:rPr>
        <w:t xml:space="preserve">educing sludge generation from WWTPs </w:t>
      </w:r>
      <w:r w:rsidR="00674971">
        <w:rPr>
          <w:rFonts w:cs="Times New Roman"/>
          <w:shd w:val="clear" w:color="auto" w:fill="FFFFFF"/>
        </w:rPr>
        <w:t xml:space="preserve">by advanced technology </w:t>
      </w:r>
      <w:r w:rsidR="00D4091C" w:rsidRPr="00674971">
        <w:rPr>
          <w:rFonts w:cs="Times New Roman"/>
          <w:shd w:val="clear" w:color="auto" w:fill="FFFFFF"/>
        </w:rPr>
        <w:t xml:space="preserve">is an important tool for local sludge reduction if the population and urbanization </w:t>
      </w:r>
      <w:r w:rsidR="00674971" w:rsidRPr="00B97A66">
        <w:rPr>
          <w:rFonts w:cs="Times New Roman"/>
          <w:shd w:val="clear" w:color="auto" w:fill="FFFFFF"/>
        </w:rPr>
        <w:t xml:space="preserve">growth </w:t>
      </w:r>
      <w:r w:rsidR="00D4091C" w:rsidRPr="00674971">
        <w:rPr>
          <w:rFonts w:cs="Times New Roman"/>
          <w:shd w:val="clear" w:color="auto" w:fill="FFFFFF"/>
        </w:rPr>
        <w:t xml:space="preserve">rate is </w:t>
      </w:r>
      <w:r w:rsidR="00674971" w:rsidRPr="00B97A66">
        <w:rPr>
          <w:rFonts w:cs="Times New Roman"/>
          <w:shd w:val="clear" w:color="auto" w:fill="FFFFFF"/>
        </w:rPr>
        <w:t xml:space="preserve">relatively </w:t>
      </w:r>
      <w:r w:rsidR="00D4091C" w:rsidRPr="00674971">
        <w:rPr>
          <w:rFonts w:cs="Times New Roman"/>
          <w:shd w:val="clear" w:color="auto" w:fill="FFFFFF"/>
        </w:rPr>
        <w:t>stable</w:t>
      </w:r>
      <w:r w:rsidR="00674971" w:rsidRPr="00B97A66">
        <w:rPr>
          <w:rFonts w:cs="Times New Roman"/>
          <w:shd w:val="clear" w:color="auto" w:fill="FFFFFF"/>
        </w:rPr>
        <w:t xml:space="preserve"> in HL regions</w:t>
      </w:r>
      <w:r w:rsidR="00D4091C" w:rsidRPr="00674971">
        <w:rPr>
          <w:rFonts w:cs="Times New Roman"/>
          <w:shd w:val="clear" w:color="auto" w:fill="FFFFFF"/>
        </w:rPr>
        <w:t>.</w:t>
      </w:r>
      <w:r w:rsidR="007013FE" w:rsidRPr="00232033">
        <w:rPr>
          <w:rFonts w:cs="Times New Roman"/>
          <w:color w:val="333333"/>
          <w:shd w:val="clear" w:color="auto" w:fill="FFFFFF"/>
        </w:rPr>
        <w:t xml:space="preserve"> </w:t>
      </w:r>
    </w:p>
    <w:p w14:paraId="618296C3" w14:textId="1BF4D06B" w:rsidR="00D4091C" w:rsidRPr="000F350F" w:rsidRDefault="00D4091C" w:rsidP="00D4091C">
      <w:pPr>
        <w:ind w:firstLine="480"/>
        <w:rPr>
          <w:rFonts w:cs="Times New Roman"/>
          <w:shd w:val="clear" w:color="auto" w:fill="FFFFFF"/>
        </w:rPr>
      </w:pPr>
      <w:r w:rsidRPr="000F350F">
        <w:rPr>
          <w:rFonts w:cs="Times New Roman" w:hint="eastAsia"/>
          <w:shd w:val="clear" w:color="auto" w:fill="FFFFFF"/>
        </w:rPr>
        <w:t>L</w:t>
      </w:r>
      <w:r w:rsidRPr="000F350F">
        <w:rPr>
          <w:rFonts w:cs="Times New Roman"/>
          <w:shd w:val="clear" w:color="auto" w:fill="FFFFFF"/>
        </w:rPr>
        <w:t xml:space="preserve">H and HH are provinces </w:t>
      </w:r>
      <w:r>
        <w:rPr>
          <w:rFonts w:cs="Times New Roman"/>
          <w:shd w:val="clear" w:color="auto" w:fill="FFFFFF"/>
        </w:rPr>
        <w:t xml:space="preserve">where </w:t>
      </w:r>
      <w:r w:rsidRPr="000F350F">
        <w:rPr>
          <w:rFonts w:cs="Times New Roman"/>
          <w:shd w:val="clear" w:color="auto" w:fill="FFFFFF"/>
        </w:rPr>
        <w:t xml:space="preserve">sludge </w:t>
      </w:r>
      <w:r>
        <w:rPr>
          <w:rFonts w:cs="Times New Roman"/>
          <w:shd w:val="clear" w:color="auto" w:fill="FFFFFF"/>
        </w:rPr>
        <w:t xml:space="preserve">generation </w:t>
      </w:r>
      <w:r w:rsidR="00B571F8">
        <w:rPr>
          <w:rFonts w:cs="Times New Roman"/>
          <w:shd w:val="clear" w:color="auto" w:fill="FFFFFF"/>
        </w:rPr>
        <w:t>is expected to</w:t>
      </w:r>
      <w:r>
        <w:rPr>
          <w:rFonts w:cs="Times New Roman"/>
          <w:shd w:val="clear" w:color="auto" w:fill="FFFFFF"/>
        </w:rPr>
        <w:t xml:space="preserve"> </w:t>
      </w:r>
      <w:r w:rsidRPr="000F350F">
        <w:rPr>
          <w:rFonts w:cs="Times New Roman"/>
          <w:shd w:val="clear" w:color="auto" w:fill="FFFFFF"/>
        </w:rPr>
        <w:t xml:space="preserve">increase rapidly. The contribution of sludge generation </w:t>
      </w:r>
      <w:r w:rsidR="00B571F8">
        <w:rPr>
          <w:rFonts w:cs="Times New Roman"/>
          <w:shd w:val="clear" w:color="auto" w:fill="FFFFFF"/>
        </w:rPr>
        <w:t>is predicted to</w:t>
      </w:r>
      <w:r w:rsidRPr="000F350F">
        <w:rPr>
          <w:rFonts w:cs="Times New Roman"/>
          <w:shd w:val="clear" w:color="auto" w:fill="FFFFFF"/>
        </w:rPr>
        <w:t xml:space="preserve"> increase from 10% and 9% </w:t>
      </w:r>
      <w:r w:rsidR="00B571F8">
        <w:rPr>
          <w:rFonts w:cs="Times New Roman"/>
          <w:shd w:val="clear" w:color="auto" w:fill="FFFFFF"/>
        </w:rPr>
        <w:t xml:space="preserve">in 2017 </w:t>
      </w:r>
      <w:r w:rsidRPr="000F350F">
        <w:rPr>
          <w:rFonts w:cs="Times New Roman"/>
          <w:shd w:val="clear" w:color="auto" w:fill="FFFFFF"/>
        </w:rPr>
        <w:t xml:space="preserve">to 24% and 26% in 2060 </w:t>
      </w:r>
      <w:r>
        <w:rPr>
          <w:rFonts w:cs="Times New Roman"/>
          <w:shd w:val="clear" w:color="auto" w:fill="FFFFFF"/>
        </w:rPr>
        <w:t xml:space="preserve">in LH and HH </w:t>
      </w:r>
      <w:r w:rsidRPr="000F350F">
        <w:rPr>
          <w:rFonts w:cs="Times New Roman"/>
          <w:shd w:val="clear" w:color="auto" w:fill="FFFFFF"/>
        </w:rPr>
        <w:t>respectively. Most provinces in western and northern China show this kind of trend. Under SSP3, SSP</w:t>
      </w:r>
      <w:r w:rsidR="00713883">
        <w:rPr>
          <w:rFonts w:cs="Times New Roman"/>
          <w:shd w:val="clear" w:color="auto" w:fill="FFFFFF"/>
        </w:rPr>
        <w:t>2</w:t>
      </w:r>
      <w:r w:rsidRPr="000F350F">
        <w:rPr>
          <w:rFonts w:cs="Times New Roman"/>
          <w:shd w:val="clear" w:color="auto" w:fill="FFFFFF"/>
        </w:rPr>
        <w:t xml:space="preserve"> and SSP5, sludge grow</w:t>
      </w:r>
      <w:r>
        <w:rPr>
          <w:rFonts w:cs="Times New Roman"/>
          <w:shd w:val="clear" w:color="auto" w:fill="FFFFFF"/>
        </w:rPr>
        <w:t>s</w:t>
      </w:r>
      <w:r w:rsidRPr="000F350F">
        <w:rPr>
          <w:rFonts w:cs="Times New Roman"/>
          <w:shd w:val="clear" w:color="auto" w:fill="FFFFFF"/>
        </w:rPr>
        <w:t xml:space="preserve"> rapidly after 2030 </w:t>
      </w:r>
      <w:r>
        <w:rPr>
          <w:rFonts w:cs="Times New Roman"/>
          <w:shd w:val="clear" w:color="auto" w:fill="FFFFFF"/>
        </w:rPr>
        <w:t>due to rapid economic growth</w:t>
      </w:r>
      <w:r w:rsidRPr="000F350F">
        <w:rPr>
          <w:rFonts w:cs="Times New Roman"/>
          <w:shd w:val="clear" w:color="auto" w:fill="FFFFFF"/>
        </w:rPr>
        <w:t xml:space="preserve"> and urbanization, which </w:t>
      </w:r>
      <w:r>
        <w:rPr>
          <w:noProof/>
        </w:rPr>
        <mc:AlternateContent>
          <mc:Choice Requires="wpi">
            <w:drawing>
              <wp:anchor distT="0" distB="0" distL="114300" distR="114300" simplePos="0" relativeHeight="251712512" behindDoc="0" locked="0" layoutInCell="1" allowOverlap="1" wp14:anchorId="69DE9001" wp14:editId="1EED289C">
                <wp:simplePos x="0" y="0"/>
                <wp:positionH relativeFrom="column">
                  <wp:posOffset>1457325</wp:posOffset>
                </wp:positionH>
                <wp:positionV relativeFrom="paragraph">
                  <wp:posOffset>1457325</wp:posOffset>
                </wp:positionV>
                <wp:extent cx="18415" cy="18415"/>
                <wp:effectExtent l="57150" t="64770" r="57785" b="50165"/>
                <wp:wrapNone/>
                <wp:docPr id="13" name="墨迹 85"/>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32">
                      <w14:nvContentPartPr>
                        <w14:cNvContentPartPr>
                          <a14:cpLocks xmlns:a14="http://schemas.microsoft.com/office/drawing/2010/main" noRot="1" noChangeAspect="1" noEditPoints="1" noChangeArrowheads="1" noChangeShapeType="1"/>
                        </w14:cNvContentPartPr>
                      </w14:nvContentPartPr>
                      <w14:xfrm>
                        <a:off x="0" y="0"/>
                        <a:ext cx="18415" cy="18415"/>
                      </w14:xfrm>
                    </w14:contentPart>
                  </a:graphicData>
                </a:graphic>
                <wp14:sizeRelH relativeFrom="page">
                  <wp14:pctWidth>0</wp14:pctWidth>
                </wp14:sizeRelH>
                <wp14:sizeRelV relativeFrom="page">
                  <wp14:pctHeight>0</wp14:pctHeight>
                </wp14:sizeRelV>
              </wp:anchor>
            </w:drawing>
          </mc:Choice>
          <mc:Fallback>
            <w:pict>
              <v:shape w14:anchorId="4C6ADDF9" id="墨迹 85" o:spid="_x0000_s1026" type="#_x0000_t75" style="position:absolute;left:0;text-align:left;margin-left:78.5pt;margin-top:78.5pt;width:72.5pt;height:72.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">
                <v:imagedata r:id="rId22" o:title=""/>
                <o:lock v:ext="edit" rotation="t" verticies="t" shapetype="t"/>
              </v:shape>
            </w:pict>
          </mc:Fallback>
        </mc:AlternateContent>
      </w:r>
      <w:r>
        <w:rPr>
          <w:noProof/>
        </w:rPr>
        <mc:AlternateContent>
          <mc:Choice Requires="wpi">
            <w:drawing>
              <wp:anchor distT="0" distB="0" distL="114300" distR="114300" simplePos="0" relativeHeight="251713536" behindDoc="0" locked="0" layoutInCell="1" allowOverlap="1" wp14:anchorId="3DBCE27A" wp14:editId="0B3BADE9">
                <wp:simplePos x="0" y="0"/>
                <wp:positionH relativeFrom="column">
                  <wp:posOffset>1628775</wp:posOffset>
                </wp:positionH>
                <wp:positionV relativeFrom="paragraph">
                  <wp:posOffset>1474470</wp:posOffset>
                </wp:positionV>
                <wp:extent cx="18415" cy="29845"/>
                <wp:effectExtent l="57150" t="62865" r="57785" b="50165"/>
                <wp:wrapNone/>
                <wp:docPr id="12" name="墨迹 86"/>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33">
                      <w14:nvContentPartPr>
                        <w14:cNvContentPartPr>
                          <a14:cpLocks xmlns:a14="http://schemas.microsoft.com/office/drawing/2010/main" noRot="1" noChangeAspect="1" noEditPoints="1" noChangeArrowheads="1" noChangeShapeType="1"/>
                        </w14:cNvContentPartPr>
                      </w14:nvContentPartPr>
                      <w14:xfrm>
                        <a:off x="0" y="0"/>
                        <a:ext cx="18415" cy="29845"/>
                      </w14:xfrm>
                    </w14:contentPart>
                  </a:graphicData>
                </a:graphic>
                <wp14:sizeRelH relativeFrom="page">
                  <wp14:pctWidth>0</wp14:pctWidth>
                </wp14:sizeRelH>
                <wp14:sizeRelV relativeFrom="page">
                  <wp14:pctHeight>0</wp14:pctHeight>
                </wp14:sizeRelV>
              </wp:anchor>
            </w:drawing>
          </mc:Choice>
          <mc:Fallback>
            <w:pict>
              <v:shape w14:anchorId="0A5F5692" id="墨迹 86" o:spid="_x0000_s1026" type="#_x0000_t75" style="position:absolute;left:0;text-align:left;margin-left:92pt;margin-top:115.4pt;width:72.5pt;height:3.7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">
                <v:imagedata r:id="rId35" o:title=""/>
                <o:lock v:ext="edit" rotation="t" verticies="t" shapetype="t"/>
              </v:shape>
            </w:pict>
          </mc:Fallback>
        </mc:AlternateContent>
      </w:r>
      <w:r w:rsidRPr="000F350F">
        <w:rPr>
          <w:rFonts w:cs="Times New Roman"/>
          <w:shd w:val="clear" w:color="auto" w:fill="FFFFFF"/>
        </w:rPr>
        <w:t>boost</w:t>
      </w:r>
      <w:r>
        <w:rPr>
          <w:rFonts w:cs="Times New Roman"/>
          <w:shd w:val="clear" w:color="auto" w:fill="FFFFFF"/>
        </w:rPr>
        <w:t>s</w:t>
      </w:r>
      <w:r w:rsidRPr="000F350F">
        <w:rPr>
          <w:rFonts w:cs="Times New Roman"/>
          <w:shd w:val="clear" w:color="auto" w:fill="FFFFFF"/>
        </w:rPr>
        <w:t xml:space="preserve"> the </w:t>
      </w:r>
      <w:r w:rsidRPr="000F350F">
        <w:rPr>
          <w:rFonts w:cs="Times New Roman"/>
          <w:shd w:val="clear" w:color="auto" w:fill="FFFFFF"/>
        </w:rPr>
        <w:lastRenderedPageBreak/>
        <w:t xml:space="preserve">generation of wastewater. </w:t>
      </w:r>
      <w:r w:rsidR="002667A0">
        <w:rPr>
          <w:rFonts w:cs="Times New Roman"/>
          <w:shd w:val="clear" w:color="auto" w:fill="FFFFFF"/>
        </w:rPr>
        <w:t xml:space="preserve">The rapid growth after 2030 should be </w:t>
      </w:r>
      <w:r w:rsidR="00B571F8">
        <w:rPr>
          <w:rFonts w:cs="Times New Roman"/>
          <w:shd w:val="clear" w:color="auto" w:fill="FFFFFF"/>
        </w:rPr>
        <w:t xml:space="preserve">the </w:t>
      </w:r>
      <w:r w:rsidR="007F54BB">
        <w:rPr>
          <w:rFonts w:cs="Times New Roman"/>
          <w:shd w:val="clear" w:color="auto" w:fill="FFFFFF"/>
        </w:rPr>
        <w:t>focus in</w:t>
      </w:r>
      <w:r w:rsidR="00B571F8">
        <w:rPr>
          <w:rFonts w:cs="Times New Roman"/>
          <w:shd w:val="clear" w:color="auto" w:fill="FFFFFF"/>
        </w:rPr>
        <w:t xml:space="preserve"> terms </w:t>
      </w:r>
      <w:r w:rsidR="002667A0">
        <w:rPr>
          <w:rFonts w:cs="Times New Roman"/>
          <w:shd w:val="clear" w:color="auto" w:fill="FFFFFF"/>
        </w:rPr>
        <w:t xml:space="preserve">of </w:t>
      </w:r>
      <w:r w:rsidR="00B571F8">
        <w:rPr>
          <w:rFonts w:cs="Times New Roman"/>
          <w:shd w:val="clear" w:color="auto" w:fill="FFFFFF"/>
        </w:rPr>
        <w:t xml:space="preserve">achieving </w:t>
      </w:r>
      <w:r w:rsidR="002667A0">
        <w:rPr>
          <w:rFonts w:cs="Times New Roman"/>
          <w:shd w:val="clear" w:color="auto" w:fill="FFFFFF"/>
        </w:rPr>
        <w:t xml:space="preserve">Carbon Peak </w:t>
      </w:r>
      <w:r w:rsidR="00B571F8">
        <w:rPr>
          <w:rFonts w:cs="Times New Roman"/>
          <w:shd w:val="clear" w:color="auto" w:fill="FFFFFF"/>
        </w:rPr>
        <w:t>in</w:t>
      </w:r>
      <w:r w:rsidR="002667A0">
        <w:rPr>
          <w:rFonts w:cs="Times New Roman"/>
          <w:shd w:val="clear" w:color="auto" w:fill="FFFFFF"/>
        </w:rPr>
        <w:t xml:space="preserve"> 2030. </w:t>
      </w:r>
      <w:r w:rsidRPr="000F350F">
        <w:rPr>
          <w:rFonts w:cs="Times New Roman"/>
          <w:shd w:val="clear" w:color="auto" w:fill="FFFFFF"/>
        </w:rPr>
        <w:t>The relatively high carbon content of food in the Midwest and the transition of residents</w:t>
      </w:r>
      <w:r w:rsidR="00B571F8">
        <w:rPr>
          <w:rFonts w:cs="Times New Roman"/>
          <w:shd w:val="clear" w:color="auto" w:fill="FFFFFF"/>
        </w:rPr>
        <w:t>’</w:t>
      </w:r>
      <w:r w:rsidRPr="000F350F">
        <w:rPr>
          <w:rFonts w:cs="Times New Roman"/>
          <w:shd w:val="clear" w:color="auto" w:fill="FFFFFF"/>
        </w:rPr>
        <w:t xml:space="preserve"> dietary habits to the recommended dietary structure can reduce sludge generation </w:t>
      </w:r>
      <w:r>
        <w:rPr>
          <w:rFonts w:cs="Times New Roman"/>
          <w:shd w:val="clear" w:color="auto" w:fill="FFFFFF"/>
        </w:rPr>
        <w:t>at</w:t>
      </w:r>
      <w:r w:rsidR="00713883">
        <w:rPr>
          <w:rFonts w:cs="Times New Roman"/>
          <w:shd w:val="clear" w:color="auto" w:fill="FFFFFF"/>
        </w:rPr>
        <w:t xml:space="preserve"> </w:t>
      </w:r>
      <w:r w:rsidR="007F54BB">
        <w:rPr>
          <w:rFonts w:cs="Times New Roman"/>
          <w:shd w:val="clear" w:color="auto" w:fill="FFFFFF"/>
        </w:rPr>
        <w:t xml:space="preserve">the </w:t>
      </w:r>
      <w:r w:rsidRPr="000F350F">
        <w:rPr>
          <w:rFonts w:cs="Times New Roman"/>
          <w:shd w:val="clear" w:color="auto" w:fill="FFFFFF"/>
        </w:rPr>
        <w:t xml:space="preserve">source. Combined with </w:t>
      </w:r>
      <w:r>
        <w:rPr>
          <w:noProof/>
        </w:rPr>
        <mc:AlternateContent>
          <mc:Choice Requires="wpi">
            <w:drawing>
              <wp:anchor distT="0" distB="0" distL="114300" distR="114300" simplePos="0" relativeHeight="251711488" behindDoc="0" locked="0" layoutInCell="1" allowOverlap="1" wp14:anchorId="1C56DC6F" wp14:editId="0B8B70D4">
                <wp:simplePos x="0" y="0"/>
                <wp:positionH relativeFrom="column">
                  <wp:posOffset>1715135</wp:posOffset>
                </wp:positionH>
                <wp:positionV relativeFrom="paragraph">
                  <wp:posOffset>2257425</wp:posOffset>
                </wp:positionV>
                <wp:extent cx="18415" cy="18415"/>
                <wp:effectExtent l="57785" t="64770" r="57150" b="50165"/>
                <wp:wrapNone/>
                <wp:docPr id="11" name="墨迹 80"/>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36">
                      <w14:nvContentPartPr>
                        <w14:cNvContentPartPr>
                          <a14:cpLocks xmlns:a14="http://schemas.microsoft.com/office/drawing/2010/main" noRot="1" noChangeAspect="1" noEditPoints="1" noChangeArrowheads="1" noChangeShapeType="1"/>
                        </w14:cNvContentPartPr>
                      </w14:nvContentPartPr>
                      <w14:xfrm>
                        <a:off x="0" y="0"/>
                        <a:ext cx="18415" cy="18415"/>
                      </w14:xfrm>
                    </w14:contentPart>
                  </a:graphicData>
                </a:graphic>
                <wp14:sizeRelH relativeFrom="page">
                  <wp14:pctWidth>0</wp14:pctWidth>
                </wp14:sizeRelH>
                <wp14:sizeRelV relativeFrom="page">
                  <wp14:pctHeight>0</wp14:pctHeight>
                </wp14:sizeRelV>
              </wp:anchor>
            </w:drawing>
          </mc:Choice>
          <mc:Fallback>
            <w:pict>
              <v:shape w14:anchorId="7B5FF7EF" id="墨迹 80" o:spid="_x0000_s1026" type="#_x0000_t75" style="position:absolute;left:0;text-align:left;margin-left:98.8pt;margin-top:141.5pt;width:72.5pt;height:72.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">
                <v:imagedata r:id="rId22" o:title=""/>
                <o:lock v:ext="edit" rotation="t" verticies="t" shapetype="t"/>
              </v:shape>
            </w:pict>
          </mc:Fallback>
        </mc:AlternateContent>
      </w:r>
      <w:r w:rsidRPr="000F350F">
        <w:rPr>
          <w:rFonts w:cs="Times New Roman"/>
          <w:shd w:val="clear" w:color="auto" w:fill="FFFFFF"/>
        </w:rPr>
        <w:t xml:space="preserve">the advancement of wastewater treatment technology, forming a sludge reduction path from source to end is an important means to </w:t>
      </w:r>
      <w:r w:rsidR="00357E74">
        <w:rPr>
          <w:rFonts w:cs="Times New Roman"/>
          <w:shd w:val="clear" w:color="auto" w:fill="FFFFFF"/>
        </w:rPr>
        <w:t>cope with</w:t>
      </w:r>
      <w:r w:rsidRPr="000F350F">
        <w:rPr>
          <w:rFonts w:cs="Times New Roman"/>
          <w:shd w:val="clear" w:color="auto" w:fill="FFFFFF"/>
        </w:rPr>
        <w:t xml:space="preserve"> rapid sludge growth.</w:t>
      </w:r>
    </w:p>
    <w:p w14:paraId="28B9C2EC" w14:textId="4C24E8F9" w:rsidR="00D4091C" w:rsidRPr="000F350F" w:rsidRDefault="00D4091C" w:rsidP="00D4091C">
      <w:pPr>
        <w:widowControl/>
        <w:ind w:firstLine="480"/>
        <w:rPr>
          <w:rFonts w:ascii="宋体" w:hAnsi="宋体" w:cs="Times New Roman"/>
          <w:kern w:val="0"/>
          <w:szCs w:val="24"/>
        </w:rPr>
      </w:pPr>
      <w:r>
        <w:rPr>
          <w:noProof/>
        </w:rPr>
        <mc:AlternateContent>
          <mc:Choice Requires="wpi">
            <w:drawing>
              <wp:anchor distT="0" distB="0" distL="114300" distR="114300" simplePos="0" relativeHeight="251718656" behindDoc="0" locked="0" layoutInCell="1" allowOverlap="1" wp14:anchorId="7977916D" wp14:editId="7F743CCB">
                <wp:simplePos x="0" y="0"/>
                <wp:positionH relativeFrom="column">
                  <wp:posOffset>857250</wp:posOffset>
                </wp:positionH>
                <wp:positionV relativeFrom="paragraph">
                  <wp:posOffset>5667375</wp:posOffset>
                </wp:positionV>
                <wp:extent cx="18415" cy="18415"/>
                <wp:effectExtent l="57150" t="59055" r="57785" b="55880"/>
                <wp:wrapNone/>
                <wp:docPr id="10" name="墨迹 87"/>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37">
                      <w14:nvContentPartPr>
                        <w14:cNvContentPartPr>
                          <a14:cpLocks xmlns:a14="http://schemas.microsoft.com/office/drawing/2010/main" noRot="1" noChangeAspect="1" noEditPoints="1" noChangeArrowheads="1" noChangeShapeType="1"/>
                        </w14:cNvContentPartPr>
                      </w14:nvContentPartPr>
                      <w14:xfrm>
                        <a:off x="0" y="0"/>
                        <a:ext cx="18415" cy="18415"/>
                      </w14:xfrm>
                    </w14:contentPart>
                  </a:graphicData>
                </a:graphic>
                <wp14:sizeRelH relativeFrom="page">
                  <wp14:pctWidth>0</wp14:pctWidth>
                </wp14:sizeRelH>
                <wp14:sizeRelV relativeFrom="page">
                  <wp14:pctHeight>0</wp14:pctHeight>
                </wp14:sizeRelV>
              </wp:anchor>
            </w:drawing>
          </mc:Choice>
          <mc:Fallback>
            <w:pict>
              <v:shape w14:anchorId="4B8AAB36" id="墨迹 87" o:spid="_x0000_s1026" type="#_x0000_t75" style="position:absolute;left:0;text-align:left;margin-left:31.25pt;margin-top:410pt;width:72.5pt;height:72.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">
                <v:imagedata r:id="rId22" o:title=""/>
                <o:lock v:ext="edit" rotation="t" verticies="t" shapetype="t"/>
              </v:shape>
            </w:pict>
          </mc:Fallback>
        </mc:AlternateContent>
      </w:r>
      <w:r>
        <w:rPr>
          <w:noProof/>
        </w:rPr>
        <mc:AlternateContent>
          <mc:Choice Requires="wpi">
            <w:drawing>
              <wp:anchor distT="0" distB="0" distL="114300" distR="114300" simplePos="0" relativeHeight="251719680" behindDoc="0" locked="0" layoutInCell="1" allowOverlap="1" wp14:anchorId="22960D46" wp14:editId="294D3866">
                <wp:simplePos x="0" y="0"/>
                <wp:positionH relativeFrom="column">
                  <wp:posOffset>104775</wp:posOffset>
                </wp:positionH>
                <wp:positionV relativeFrom="paragraph">
                  <wp:posOffset>5724525</wp:posOffset>
                </wp:positionV>
                <wp:extent cx="18415" cy="18415"/>
                <wp:effectExtent l="57150" t="59055" r="57785" b="55880"/>
                <wp:wrapNone/>
                <wp:docPr id="9" name="墨迹 88"/>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38">
                      <w14:nvContentPartPr>
                        <w14:cNvContentPartPr>
                          <a14:cpLocks xmlns:a14="http://schemas.microsoft.com/office/drawing/2010/main" noRot="1" noChangeAspect="1" noEditPoints="1" noChangeArrowheads="1" noChangeShapeType="1"/>
                        </w14:cNvContentPartPr>
                      </w14:nvContentPartPr>
                      <w14:xfrm>
                        <a:off x="0" y="0"/>
                        <a:ext cx="18415" cy="18415"/>
                      </w14:xfrm>
                    </w14:contentPart>
                  </a:graphicData>
                </a:graphic>
                <wp14:sizeRelH relativeFrom="page">
                  <wp14:pctWidth>0</wp14:pctWidth>
                </wp14:sizeRelH>
                <wp14:sizeRelV relativeFrom="page">
                  <wp14:pctHeight>0</wp14:pctHeight>
                </wp14:sizeRelV>
              </wp:anchor>
            </w:drawing>
          </mc:Choice>
          <mc:Fallback>
            <w:pict>
              <v:shape w14:anchorId="69C3D941" id="墨迹 88" o:spid="_x0000_s1026" type="#_x0000_t75" style="position:absolute;left:0;text-align:left;margin-left:-28pt;margin-top:414.5pt;width:72.5pt;height:72.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">
                <v:imagedata r:id="rId22" o:title=""/>
                <o:lock v:ext="edit" rotation="t" verticies="t" shapetype="t"/>
              </v:shape>
            </w:pict>
          </mc:Fallback>
        </mc:AlternateContent>
      </w:r>
      <w:r>
        <w:rPr>
          <w:noProof/>
        </w:rPr>
        <mc:AlternateContent>
          <mc:Choice Requires="wpi">
            <w:drawing>
              <wp:anchor distT="0" distB="0" distL="114300" distR="114300" simplePos="0" relativeHeight="251717632" behindDoc="0" locked="0" layoutInCell="1" allowOverlap="1" wp14:anchorId="0A1ECD2D" wp14:editId="12797640">
                <wp:simplePos x="0" y="0"/>
                <wp:positionH relativeFrom="column">
                  <wp:posOffset>1229360</wp:posOffset>
                </wp:positionH>
                <wp:positionV relativeFrom="paragraph">
                  <wp:posOffset>3915410</wp:posOffset>
                </wp:positionV>
                <wp:extent cx="18415" cy="18415"/>
                <wp:effectExtent l="57785" t="59690" r="57150" b="55245"/>
                <wp:wrapNone/>
                <wp:docPr id="8" name="墨迹 79"/>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39">
                      <w14:nvContentPartPr>
                        <w14:cNvContentPartPr>
                          <a14:cpLocks xmlns:a14="http://schemas.microsoft.com/office/drawing/2010/main" noRot="1" noChangeAspect="1" noEditPoints="1" noChangeArrowheads="1" noChangeShapeType="1"/>
                        </w14:cNvContentPartPr>
                      </w14:nvContentPartPr>
                      <w14:xfrm>
                        <a:off x="0" y="0"/>
                        <a:ext cx="18415" cy="18415"/>
                      </w14:xfrm>
                    </w14:contentPart>
                  </a:graphicData>
                </a:graphic>
                <wp14:sizeRelH relativeFrom="page">
                  <wp14:pctWidth>0</wp14:pctWidth>
                </wp14:sizeRelH>
                <wp14:sizeRelV relativeFrom="page">
                  <wp14:pctHeight>0</wp14:pctHeight>
                </wp14:sizeRelV>
              </wp:anchor>
            </w:drawing>
          </mc:Choice>
          <mc:Fallback>
            <w:pict>
              <v:shape w14:anchorId="639F7ADD" id="墨迹 79" o:spid="_x0000_s1026" type="#_x0000_t75" style="position:absolute;left:0;text-align:left;margin-left:60.55pt;margin-top:272.05pt;width:72.5pt;height:72.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">
                <v:imagedata r:id="rId22" o:title=""/>
                <o:lock v:ext="edit" rotation="t" verticies="t" shapetype="t"/>
              </v:shape>
            </w:pict>
          </mc:Fallback>
        </mc:AlternateContent>
      </w:r>
      <w:r>
        <w:rPr>
          <w:noProof/>
        </w:rPr>
        <mc:AlternateContent>
          <mc:Choice Requires="wpi">
            <w:drawing>
              <wp:anchor distT="0" distB="0" distL="114300" distR="114300" simplePos="0" relativeHeight="251716608" behindDoc="0" locked="0" layoutInCell="1" allowOverlap="1" wp14:anchorId="7650F4E8" wp14:editId="58BA3CE1">
                <wp:simplePos x="0" y="0"/>
                <wp:positionH relativeFrom="column">
                  <wp:posOffset>-151765</wp:posOffset>
                </wp:positionH>
                <wp:positionV relativeFrom="paragraph">
                  <wp:posOffset>5763260</wp:posOffset>
                </wp:positionV>
                <wp:extent cx="18415" cy="18415"/>
                <wp:effectExtent l="57785" t="59690" r="57150" b="55245"/>
                <wp:wrapNone/>
                <wp:docPr id="7" name="墨迹 76"/>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40">
                      <w14:nvContentPartPr>
                        <w14:cNvContentPartPr>
                          <a14:cpLocks xmlns:a14="http://schemas.microsoft.com/office/drawing/2010/main" noRot="1" noChangeAspect="1" noEditPoints="1" noChangeArrowheads="1" noChangeShapeType="1"/>
                        </w14:cNvContentPartPr>
                      </w14:nvContentPartPr>
                      <w14:xfrm>
                        <a:off x="0" y="0"/>
                        <a:ext cx="18415" cy="18415"/>
                      </w14:xfrm>
                    </w14:contentPart>
                  </a:graphicData>
                </a:graphic>
                <wp14:sizeRelH relativeFrom="page">
                  <wp14:pctWidth>0</wp14:pctWidth>
                </wp14:sizeRelH>
                <wp14:sizeRelV relativeFrom="page">
                  <wp14:pctHeight>0</wp14:pctHeight>
                </wp14:sizeRelV>
              </wp:anchor>
            </w:drawing>
          </mc:Choice>
          <mc:Fallback>
            <w:pict>
              <v:shape w14:anchorId="5F244E2C" id="墨迹 76" o:spid="_x0000_s1026" type="#_x0000_t75" style="position:absolute;left:0;text-align:left;margin-left:-48.2pt;margin-top:417.55pt;width:72.5pt;height:72.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&#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">
                <v:imagedata r:id="rId22" o:title=""/>
                <o:lock v:ext="edit" rotation="t" verticies="t" shapetype="t"/>
              </v:shape>
            </w:pict>
          </mc:Fallback>
        </mc:AlternateContent>
      </w:r>
      <w:r>
        <w:rPr>
          <w:noProof/>
        </w:rPr>
        <mc:AlternateContent>
          <mc:Choice Requires="wpi">
            <w:drawing>
              <wp:anchor distT="0" distB="0" distL="114300" distR="114300" simplePos="0" relativeHeight="251715584" behindDoc="0" locked="0" layoutInCell="1" allowOverlap="1" wp14:anchorId="490E65BE" wp14:editId="7BBE7673">
                <wp:simplePos x="0" y="0"/>
                <wp:positionH relativeFrom="column">
                  <wp:posOffset>231140</wp:posOffset>
                </wp:positionH>
                <wp:positionV relativeFrom="paragraph">
                  <wp:posOffset>5758815</wp:posOffset>
                </wp:positionV>
                <wp:extent cx="25400" cy="21590"/>
                <wp:effectExtent l="50165" t="64770" r="48260" b="56515"/>
                <wp:wrapNone/>
                <wp:docPr id="6" name="墨迹 73"/>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41">
                      <w14:nvContentPartPr>
                        <w14:cNvContentPartPr>
                          <a14:cpLocks xmlns:a14="http://schemas.microsoft.com/office/drawing/2010/main" noRot="1" noChangeAspect="1" noEditPoints="1" noChangeArrowheads="1" noChangeShapeType="1"/>
                        </w14:cNvContentPartPr>
                      </w14:nvContentPartPr>
                      <w14:xfrm>
                        <a:off x="0" y="0"/>
                        <a:ext cx="25400" cy="21590"/>
                      </w14:xfrm>
                    </w14:contentPart>
                  </a:graphicData>
                </a:graphic>
                <wp14:sizeRelH relativeFrom="page">
                  <wp14:pctWidth>0</wp14:pctWidth>
                </wp14:sizeRelH>
                <wp14:sizeRelV relativeFrom="page">
                  <wp14:pctHeight>0</wp14:pctHeight>
                </wp14:sizeRelV>
              </wp:anchor>
            </w:drawing>
          </mc:Choice>
          <mc:Fallback>
            <w:pict>
              <v:shape w14:anchorId="3BF956CD" id="墨迹 73" o:spid="_x0000_s1026" type="#_x0000_t75" style="position:absolute;left:0;text-align:left;margin-left:15.95pt;margin-top:449.6pt;width:6.45pt;height:9.2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">
                <v:imagedata r:id="rId42" o:title=""/>
                <o:lock v:ext="edit" rotation="t" verticies="t" shapetype="t"/>
              </v:shape>
            </w:pict>
          </mc:Fallback>
        </mc:AlternateContent>
      </w:r>
      <w:r w:rsidRPr="000F350F">
        <w:rPr>
          <w:rFonts w:cs="Times New Roman" w:hint="eastAsia"/>
          <w:shd w:val="clear" w:color="auto" w:fill="FFFFFF"/>
        </w:rPr>
        <w:t>L</w:t>
      </w:r>
      <w:r w:rsidRPr="000F350F">
        <w:rPr>
          <w:rFonts w:cs="Times New Roman"/>
          <w:shd w:val="clear" w:color="auto" w:fill="FFFFFF"/>
        </w:rPr>
        <w:t xml:space="preserve">L </w:t>
      </w:r>
      <w:r w:rsidRPr="000F350F">
        <w:rPr>
          <w:rFonts w:cs="Times New Roman" w:hint="eastAsia"/>
          <w:shd w:val="clear" w:color="auto" w:fill="FFFFFF"/>
        </w:rPr>
        <w:t>includes</w:t>
      </w:r>
      <w:r w:rsidRPr="000F350F">
        <w:rPr>
          <w:rFonts w:cs="Times New Roman"/>
          <w:shd w:val="clear" w:color="auto" w:fill="FFFFFF"/>
        </w:rPr>
        <w:t xml:space="preserve"> T</w:t>
      </w:r>
      <w:r w:rsidRPr="000F350F">
        <w:rPr>
          <w:rFonts w:cs="Times New Roman" w:hint="eastAsia"/>
          <w:shd w:val="clear" w:color="auto" w:fill="FFFFFF"/>
        </w:rPr>
        <w:t>ibet</w:t>
      </w:r>
      <w:r w:rsidRPr="000F350F">
        <w:rPr>
          <w:rFonts w:cs="Times New Roman"/>
          <w:shd w:val="clear" w:color="auto" w:fill="FFFFFF"/>
        </w:rPr>
        <w:t>, N</w:t>
      </w:r>
      <w:r w:rsidRPr="000F350F">
        <w:rPr>
          <w:rFonts w:cs="Times New Roman" w:hint="eastAsia"/>
          <w:shd w:val="clear" w:color="auto" w:fill="FFFFFF"/>
        </w:rPr>
        <w:t>ingxia</w:t>
      </w:r>
      <w:r w:rsidR="007F54BB">
        <w:rPr>
          <w:rFonts w:cs="Times New Roman"/>
          <w:shd w:val="clear" w:color="auto" w:fill="FFFFFF"/>
        </w:rPr>
        <w:t>,</w:t>
      </w:r>
      <w:r w:rsidRPr="000F350F">
        <w:rPr>
          <w:rFonts w:cs="Times New Roman"/>
          <w:shd w:val="clear" w:color="auto" w:fill="FFFFFF"/>
        </w:rPr>
        <w:t xml:space="preserve"> </w:t>
      </w:r>
      <w:r w:rsidRPr="000F350F">
        <w:rPr>
          <w:rFonts w:cs="Times New Roman" w:hint="eastAsia"/>
          <w:shd w:val="clear" w:color="auto" w:fill="FFFFFF"/>
        </w:rPr>
        <w:t>and</w:t>
      </w:r>
      <w:r w:rsidRPr="000F350F">
        <w:rPr>
          <w:rFonts w:cs="Times New Roman"/>
          <w:shd w:val="clear" w:color="auto" w:fill="FFFFFF"/>
        </w:rPr>
        <w:t xml:space="preserve"> H</w:t>
      </w:r>
      <w:r w:rsidRPr="000F350F">
        <w:rPr>
          <w:rFonts w:cs="Times New Roman" w:hint="eastAsia"/>
          <w:shd w:val="clear" w:color="auto" w:fill="FFFFFF"/>
        </w:rPr>
        <w:t>ainan</w:t>
      </w:r>
      <w:r>
        <w:rPr>
          <w:rFonts w:cs="Times New Roman"/>
          <w:shd w:val="clear" w:color="auto" w:fill="FFFFFF"/>
        </w:rPr>
        <w:t>,</w:t>
      </w:r>
      <w:r w:rsidRPr="000F350F">
        <w:rPr>
          <w:rFonts w:cs="Times New Roman"/>
          <w:shd w:val="clear" w:color="auto" w:fill="FFFFFF"/>
        </w:rPr>
        <w:t xml:space="preserve"> which have relatively lower sludge generation. However, </w:t>
      </w:r>
      <w:r w:rsidRPr="000F350F">
        <w:rPr>
          <w:rFonts w:cs="Times New Roman" w:hint="eastAsia"/>
          <w:shd w:val="clear" w:color="auto" w:fill="FFFFFF"/>
        </w:rPr>
        <w:t>l</w:t>
      </w:r>
      <w:r w:rsidRPr="000F350F">
        <w:rPr>
          <w:rFonts w:cs="Times New Roman"/>
          <w:shd w:val="clear" w:color="auto" w:fill="FFFFFF"/>
        </w:rPr>
        <w:t xml:space="preserve">andfilling </w:t>
      </w:r>
      <w:r>
        <w:rPr>
          <w:rFonts w:cs="Times New Roman"/>
          <w:shd w:val="clear" w:color="auto" w:fill="FFFFFF"/>
        </w:rPr>
        <w:t>is</w:t>
      </w:r>
      <w:r w:rsidRPr="000F350F">
        <w:rPr>
          <w:rFonts w:cs="Times New Roman"/>
          <w:shd w:val="clear" w:color="auto" w:fill="FFFFFF"/>
        </w:rPr>
        <w:t xml:space="preserve"> the dominant disposal method</w:t>
      </w:r>
      <w:r w:rsidR="00674971">
        <w:rPr>
          <w:rFonts w:cs="Times New Roman"/>
          <w:shd w:val="clear" w:color="auto" w:fill="FFFFFF"/>
        </w:rPr>
        <w:t xml:space="preserve"> in Tibet and Ningxia</w:t>
      </w:r>
      <w:r w:rsidRPr="000F350F">
        <w:rPr>
          <w:rFonts w:cs="Times New Roman"/>
          <w:shd w:val="clear" w:color="auto" w:fill="FFFFFF"/>
        </w:rPr>
        <w:t xml:space="preserve">. </w:t>
      </w:r>
      <w:r w:rsidR="00357E74">
        <w:rPr>
          <w:rFonts w:cs="Times New Roman"/>
          <w:shd w:val="clear" w:color="auto" w:fill="FFFFFF"/>
        </w:rPr>
        <w:t>F</w:t>
      </w:r>
      <w:r w:rsidRPr="000F350F">
        <w:rPr>
          <w:rFonts w:cs="Times New Roman"/>
          <w:shd w:val="clear" w:color="auto" w:fill="FFFFFF"/>
        </w:rPr>
        <w:t xml:space="preserve">orming a </w:t>
      </w:r>
      <w:r w:rsidR="00674971">
        <w:rPr>
          <w:rFonts w:cs="Times New Roman"/>
          <w:shd w:val="clear" w:color="auto" w:fill="FFFFFF"/>
        </w:rPr>
        <w:t>waste-to</w:t>
      </w:r>
      <w:r w:rsidR="00357E74">
        <w:rPr>
          <w:rFonts w:cs="Times New Roman"/>
          <w:shd w:val="clear" w:color="auto" w:fill="FFFFFF"/>
        </w:rPr>
        <w:t>-</w:t>
      </w:r>
      <w:r w:rsidR="00674971">
        <w:rPr>
          <w:rFonts w:cs="Times New Roman"/>
          <w:shd w:val="clear" w:color="auto" w:fill="FFFFFF"/>
        </w:rPr>
        <w:t xml:space="preserve">resource treatment </w:t>
      </w:r>
      <w:r w:rsidRPr="000F350F">
        <w:rPr>
          <w:rFonts w:cs="Times New Roman"/>
          <w:shd w:val="clear" w:color="auto" w:fill="FFFFFF"/>
        </w:rPr>
        <w:t>system is a reasonable direction</w:t>
      </w:r>
      <w:r w:rsidR="00357E74">
        <w:rPr>
          <w:rFonts w:cs="Times New Roman"/>
          <w:shd w:val="clear" w:color="auto" w:fill="FFFFFF"/>
        </w:rPr>
        <w:t xml:space="preserve"> for sludge management</w:t>
      </w:r>
      <w:r w:rsidRPr="000F350F">
        <w:rPr>
          <w:rFonts w:cs="Times New Roman"/>
          <w:shd w:val="clear" w:color="auto" w:fill="FFFFFF"/>
        </w:rPr>
        <w:t xml:space="preserve"> </w:t>
      </w:r>
      <w:r w:rsidR="00357E74">
        <w:rPr>
          <w:rFonts w:cs="Times New Roman"/>
          <w:shd w:val="clear" w:color="auto" w:fill="FFFFFF"/>
        </w:rPr>
        <w:t>in LL regions</w:t>
      </w:r>
      <w:r w:rsidRPr="000F350F">
        <w:rPr>
          <w:rFonts w:cs="Times New Roman"/>
          <w:shd w:val="clear" w:color="auto" w:fill="FFFFFF"/>
        </w:rPr>
        <w:t>.</w:t>
      </w:r>
    </w:p>
    <w:p w14:paraId="0882AE79" w14:textId="2B60B8C3" w:rsidR="0047612B" w:rsidRDefault="00F727C3" w:rsidP="00B31B44">
      <w:pPr>
        <w:widowControl/>
        <w:spacing w:line="240" w:lineRule="auto"/>
        <w:ind w:firstLineChars="0" w:firstLine="0"/>
        <w:jc w:val="left"/>
        <w:rPr>
          <w:rFonts w:eastAsia="Times New Roman" w:cstheme="majorBidi"/>
          <w:bCs/>
          <w:i/>
          <w:sz w:val="28"/>
          <w:szCs w:val="32"/>
        </w:rPr>
      </w:pPr>
      <w:r>
        <w:br w:type="page"/>
      </w:r>
    </w:p>
    <w:p w14:paraId="5DB79822" w14:textId="325C255B" w:rsidR="00B45FC6" w:rsidRDefault="00B45FC6" w:rsidP="00B45FC6">
      <w:pPr>
        <w:pStyle w:val="2"/>
        <w:rPr>
          <w:rFonts w:eastAsiaTheme="minorEastAsia"/>
        </w:rPr>
      </w:pPr>
      <w:r>
        <w:lastRenderedPageBreak/>
        <w:t>3.</w:t>
      </w:r>
      <w:r w:rsidR="00E77F57">
        <w:t>4</w:t>
      </w:r>
      <w:r>
        <w:t xml:space="preserve">. </w:t>
      </w:r>
      <w:r>
        <w:rPr>
          <w:rFonts w:eastAsia="宋体"/>
        </w:rPr>
        <w:t>G</w:t>
      </w:r>
      <w:r>
        <w:rPr>
          <w:rFonts w:eastAsia="宋体" w:hint="eastAsia"/>
        </w:rPr>
        <w:t>reenhouse gas emissions</w:t>
      </w:r>
      <w:r>
        <w:t xml:space="preserve"> </w:t>
      </w:r>
      <w:r w:rsidR="00D4091C">
        <w:t>from</w:t>
      </w:r>
      <w:r>
        <w:t xml:space="preserve"> </w:t>
      </w:r>
      <w:r>
        <w:rPr>
          <w:rFonts w:hint="eastAsia"/>
        </w:rPr>
        <w:t>sludge</w:t>
      </w:r>
      <w:r w:rsidR="00D4091C">
        <w:t xml:space="preserve"> disposal</w:t>
      </w:r>
    </w:p>
    <w:p w14:paraId="380EDDA1" w14:textId="3A7A4800" w:rsidR="00D4091C" w:rsidRPr="000F350F" w:rsidRDefault="003454DB" w:rsidP="00D4091C">
      <w:pPr>
        <w:ind w:firstLine="480"/>
        <w:rPr>
          <w:rFonts w:cs="Times New Roman"/>
          <w:shd w:val="clear" w:color="auto" w:fill="FFFFFF"/>
        </w:rPr>
      </w:pPr>
      <w:r>
        <w:rPr>
          <w:noProof/>
        </w:rPr>
        <mc:AlternateContent>
          <mc:Choice Requires="wpg">
            <w:drawing>
              <wp:anchor distT="0" distB="0" distL="114300" distR="114300" simplePos="0" relativeHeight="251660288" behindDoc="0" locked="0" layoutInCell="1" allowOverlap="1" wp14:anchorId="689B5356" wp14:editId="7D80A0E5">
                <wp:simplePos x="0" y="0"/>
                <wp:positionH relativeFrom="column">
                  <wp:posOffset>39370</wp:posOffset>
                </wp:positionH>
                <wp:positionV relativeFrom="paragraph">
                  <wp:posOffset>3175192</wp:posOffset>
                </wp:positionV>
                <wp:extent cx="5274310" cy="5123815"/>
                <wp:effectExtent l="0" t="0" r="0" b="0"/>
                <wp:wrapSquare wrapText="bothSides"/>
                <wp:docPr id="54" name="组合 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74310" cy="5010491"/>
                          <a:chOff x="0" y="1075"/>
                          <a:chExt cx="52743" cy="47530"/>
                        </a:xfrm>
                      </wpg:grpSpPr>
                      <wps:wsp>
                        <wps:cNvPr id="55" name="文本框 21"/>
                        <wps:cNvSpPr txBox="1">
                          <a:spLocks/>
                        </wps:cNvSpPr>
                        <wps:spPr bwMode="auto">
                          <a:xfrm>
                            <a:off x="0" y="45633"/>
                            <a:ext cx="52743" cy="2972"/>
                          </a:xfrm>
                          <a:prstGeom prst="rect">
                            <a:avLst/>
                          </a:prstGeom>
                          <a:solidFill>
                            <a:srgbClr val="FFFFFF"/>
                          </a:solidFill>
                          <a:ln>
                            <a:noFill/>
                          </a:ln>
                        </wps:spPr>
                        <wps:txbx>
                          <w:txbxContent>
                            <w:p w14:paraId="6DB4AF68" w14:textId="20532409" w:rsidR="00B45FC6" w:rsidRPr="00921A6F" w:rsidRDefault="00B45FC6" w:rsidP="00B45FC6">
                              <w:pPr>
                                <w:pStyle w:val="aa"/>
                                <w:ind w:firstLineChars="0" w:firstLine="0"/>
                                <w:jc w:val="left"/>
                                <w:rPr>
                                  <w:noProof/>
                                </w:rPr>
                              </w:pPr>
                              <w:r w:rsidRPr="00B13067">
                                <w:rPr>
                                  <w:rFonts w:ascii="Times New Roman" w:hAnsi="Times New Roman" w:cs="Times New Roman"/>
                                  <w:b/>
                                  <w:bCs/>
                                </w:rPr>
                                <w:t>Fig.</w:t>
                              </w:r>
                              <w:r w:rsidR="007F54BB">
                                <w:rPr>
                                  <w:rFonts w:ascii="Times New Roman" w:hAnsi="Times New Roman" w:cs="Times New Roman"/>
                                  <w:b/>
                                  <w:bCs/>
                                </w:rPr>
                                <w:t>5</w:t>
                              </w:r>
                              <w:r w:rsidRPr="00B13067">
                                <w:rPr>
                                  <w:rFonts w:ascii="Times New Roman" w:hAnsi="Times New Roman" w:cs="Times New Roman"/>
                                  <w:b/>
                                  <w:bCs/>
                                </w:rPr>
                                <w:t>.</w:t>
                              </w:r>
                              <w:r>
                                <w:t xml:space="preserve"> </w:t>
                              </w:r>
                              <w:r>
                                <w:rPr>
                                  <w:rFonts w:ascii="Times New Roman" w:hAnsi="Times New Roman" w:cs="Times New Roman"/>
                                  <w:sz w:val="18"/>
                                  <w:szCs w:val="18"/>
                                </w:rPr>
                                <w:t>Greenhouse gas emission from sludge disposals under different province</w:t>
                              </w:r>
                              <w:r w:rsidR="00CD1AB7">
                                <w:rPr>
                                  <w:rFonts w:ascii="Times New Roman" w:hAnsi="Times New Roman" w:cs="Times New Roman"/>
                                  <w:sz w:val="18"/>
                                  <w:szCs w:val="18"/>
                                </w:rPr>
                                <w:t>s</w:t>
                              </w:r>
                              <w:r>
                                <w:rPr>
                                  <w:rFonts w:ascii="Times New Roman" w:hAnsi="Times New Roman" w:cs="Times New Roman"/>
                                  <w:sz w:val="18"/>
                                  <w:szCs w:val="18"/>
                                </w:rPr>
                                <w:t xml:space="preserve"> in 2017.</w:t>
                              </w:r>
                            </w:p>
                          </w:txbxContent>
                        </wps:txbx>
                        <wps:bodyPr rot="0" vert="horz" wrap="square" lIns="0" tIns="0" rIns="0" bIns="0" anchor="t" anchorCtr="0" upright="1">
                          <a:noAutofit/>
                        </wps:bodyPr>
                      </wps:wsp>
                      <pic:pic xmlns:pic="http://schemas.openxmlformats.org/drawingml/2006/picture">
                        <pic:nvPicPr>
                          <pic:cNvPr id="56" name="图片 8"/>
                          <pic:cNvPicPr>
                            <a:picLocks/>
                          </pic:cNvPicPr>
                        </pic:nvPicPr>
                        <pic:blipFill>
                          <a:blip r:embed="rId43" cstate="email">
                            <a:extLst>
                              <a:ext uri="{28A0092B-C50C-407E-A947-70E740481C1C}">
                                <a14:useLocalDpi xmlns:a14="http://schemas.microsoft.com/office/drawing/2010/main" val="0"/>
                              </a:ext>
                            </a:extLst>
                          </a:blip>
                          <a:srcRect/>
                          <a:stretch/>
                        </pic:blipFill>
                        <pic:spPr bwMode="auto">
                          <a:xfrm>
                            <a:off x="1380" y="1075"/>
                            <a:ext cx="46005" cy="43525"/>
                          </a:xfrm>
                          <a:prstGeom prst="rect">
                            <a:avLst/>
                          </a:prstGeom>
                          <a:noFill/>
                        </pic:spPr>
                      </pic:pic>
                    </wpg:wgp>
                  </a:graphicData>
                </a:graphic>
                <wp14:sizeRelH relativeFrom="page">
                  <wp14:pctWidth>0</wp14:pctWidth>
                </wp14:sizeRelH>
                <wp14:sizeRelV relativeFrom="margin">
                  <wp14:pctHeight>0</wp14:pctHeight>
                </wp14:sizeRelV>
              </wp:anchor>
            </w:drawing>
          </mc:Choice>
          <mc:Fallback>
            <w:pict>
              <v:group w14:anchorId="689B5356" id="组合 28" o:spid="_x0000_s1038" style="position:absolute;left:0;text-align:left;margin-left:3.1pt;margin-top:250pt;width:415.3pt;height:403.45pt;z-index:251660288;mso-position-horizontal-relative:text;mso-position-vertical-relative:text;mso-height-relative:margin" coordorigin=",1075" coordsize="52743,47530" o:gfxdata="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">
                <v:shape id="文本框 21" o:spid="_x0000_s1039" type="#_x0000_t202" style="position:absolute;top:45633;width:52743;height:297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" stroked="f">
                  <v:textbox inset="0,0,0,0">
                    <w:txbxContent>
                      <w:p w14:paraId="6DB4AF68" w14:textId="20532409" w:rsidR="00B45FC6" w:rsidRPr="00921A6F" w:rsidRDefault="00B45FC6" w:rsidP="00B45FC6">
                        <w:pPr>
                          <w:pStyle w:val="aa"/>
                          <w:ind w:firstLineChars="0" w:firstLine="0"/>
                          <w:jc w:val="left"/>
                          <w:rPr>
                            <w:noProof/>
                          </w:rPr>
                        </w:pPr>
                        <w:r w:rsidRPr="00B13067">
                          <w:rPr>
                            <w:rFonts w:ascii="Times New Roman" w:hAnsi="Times New Roman" w:cs="Times New Roman"/>
                            <w:b/>
                            <w:bCs/>
                          </w:rPr>
                          <w:t>Fig.</w:t>
                        </w:r>
                        <w:r w:rsidR="007F54BB">
                          <w:rPr>
                            <w:rFonts w:ascii="Times New Roman" w:hAnsi="Times New Roman" w:cs="Times New Roman"/>
                            <w:b/>
                            <w:bCs/>
                          </w:rPr>
                          <w:t>5</w:t>
                        </w:r>
                        <w:r w:rsidRPr="00B13067">
                          <w:rPr>
                            <w:rFonts w:ascii="Times New Roman" w:hAnsi="Times New Roman" w:cs="Times New Roman"/>
                            <w:b/>
                            <w:bCs/>
                          </w:rPr>
                          <w:t>.</w:t>
                        </w:r>
                        <w:r>
                          <w:t xml:space="preserve"> </w:t>
                        </w:r>
                        <w:r>
                          <w:rPr>
                            <w:rFonts w:ascii="Times New Roman" w:hAnsi="Times New Roman" w:cs="Times New Roman"/>
                            <w:sz w:val="18"/>
                            <w:szCs w:val="18"/>
                          </w:rPr>
                          <w:t>Greenhouse gas emission from sludge disposals under different province</w:t>
                        </w:r>
                        <w:r w:rsidR="00CD1AB7">
                          <w:rPr>
                            <w:rFonts w:ascii="Times New Roman" w:hAnsi="Times New Roman" w:cs="Times New Roman"/>
                            <w:sz w:val="18"/>
                            <w:szCs w:val="18"/>
                          </w:rPr>
                          <w:t>s</w:t>
                        </w:r>
                        <w:r>
                          <w:rPr>
                            <w:rFonts w:ascii="Times New Roman" w:hAnsi="Times New Roman" w:cs="Times New Roman"/>
                            <w:sz w:val="18"/>
                            <w:szCs w:val="18"/>
                          </w:rPr>
                          <w:t xml:space="preserve"> in 2017.</w:t>
                        </w:r>
                      </w:p>
                    </w:txbxContent>
                  </v:textbox>
                </v:shape>
                <v:shape id="图片 8" o:spid="_x0000_s1040" type="#_x0000_t75" style="position:absolute;left:1380;top:1075;width:46005;height:4352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">
                  <v:imagedata r:id="rId44" o:title=""/>
                  <o:lock v:ext="edit" aspectratio="f"/>
                </v:shape>
                <w10:wrap type="square"/>
              </v:group>
            </w:pict>
          </mc:Fallback>
        </mc:AlternateContent>
      </w:r>
      <w:r w:rsidR="00D4091C" w:rsidRPr="000F350F">
        <w:rPr>
          <w:rFonts w:cs="Times New Roman" w:hint="eastAsia"/>
          <w:shd w:val="clear" w:color="auto" w:fill="FFFFFF"/>
        </w:rPr>
        <w:t>I</w:t>
      </w:r>
      <w:r w:rsidR="00D4091C" w:rsidRPr="000F350F">
        <w:rPr>
          <w:rFonts w:cs="Times New Roman"/>
          <w:shd w:val="clear" w:color="auto" w:fill="FFFFFF"/>
        </w:rPr>
        <w:t xml:space="preserve">n 2017, </w:t>
      </w:r>
      <w:r w:rsidR="00D4091C" w:rsidRPr="000F350F">
        <w:rPr>
          <w:rFonts w:cs="Times New Roman" w:hint="eastAsia"/>
          <w:shd w:val="clear" w:color="auto" w:fill="FFFFFF"/>
        </w:rPr>
        <w:t>29.67</w:t>
      </w:r>
      <w:r w:rsidR="00D4091C">
        <w:rPr>
          <w:rFonts w:cs="Times New Roman"/>
          <w:shd w:val="clear" w:color="auto" w:fill="FFFFFF"/>
        </w:rPr>
        <w:t xml:space="preserve"> </w:t>
      </w:r>
      <w:r w:rsidR="00D4091C" w:rsidRPr="000F350F">
        <w:rPr>
          <w:rFonts w:cs="Times New Roman" w:hint="eastAsia"/>
          <w:shd w:val="clear" w:color="auto" w:fill="FFFFFF"/>
        </w:rPr>
        <w:t>Mt</w:t>
      </w:r>
      <w:r w:rsidR="00414428">
        <w:rPr>
          <w:rFonts w:cs="Times New Roman"/>
          <w:shd w:val="clear" w:color="auto" w:fill="FFFFFF"/>
        </w:rPr>
        <w:t xml:space="preserve">s </w:t>
      </w:r>
      <w:r w:rsidR="00D4091C" w:rsidRPr="000F350F">
        <w:rPr>
          <w:rFonts w:cs="Times New Roman" w:hint="eastAsia"/>
          <w:shd w:val="clear" w:color="auto" w:fill="FFFFFF"/>
        </w:rPr>
        <w:t>CO</w:t>
      </w:r>
      <w:r w:rsidR="00D4091C" w:rsidRPr="000F350F">
        <w:rPr>
          <w:rFonts w:cs="Times New Roman" w:hint="eastAsia"/>
          <w:shd w:val="clear" w:color="auto" w:fill="FFFFFF"/>
          <w:vertAlign w:val="subscript"/>
        </w:rPr>
        <w:t>2</w:t>
      </w:r>
      <w:r w:rsidR="00327933">
        <w:rPr>
          <w:rFonts w:cs="Times New Roman"/>
          <w:shd w:val="clear" w:color="auto" w:fill="FFFFFF"/>
          <w:vertAlign w:val="subscript"/>
        </w:rPr>
        <w:t xml:space="preserve"> </w:t>
      </w:r>
      <w:r w:rsidR="00327933">
        <w:rPr>
          <w:rFonts w:cs="Times New Roman"/>
          <w:shd w:val="clear" w:color="auto" w:fill="FFFFFF"/>
        </w:rPr>
        <w:t>-eq</w:t>
      </w:r>
      <w:r w:rsidR="00D4091C" w:rsidRPr="000F350F">
        <w:rPr>
          <w:rFonts w:cs="Times New Roman"/>
          <w:shd w:val="clear" w:color="auto" w:fill="FFFFFF"/>
        </w:rPr>
        <w:t xml:space="preserve"> would be released from sludge if they were treated without </w:t>
      </w:r>
      <w:r w:rsidR="00A248AF" w:rsidRPr="000F350F">
        <w:rPr>
          <w:rFonts w:cs="Times New Roman"/>
          <w:shd w:val="clear" w:color="auto" w:fill="FFFFFF"/>
        </w:rPr>
        <w:t>A</w:t>
      </w:r>
      <w:r w:rsidR="00A248AF">
        <w:rPr>
          <w:rFonts w:cs="Times New Roman"/>
          <w:shd w:val="clear" w:color="auto" w:fill="FFFFFF"/>
        </w:rPr>
        <w:t>naerobic</w:t>
      </w:r>
      <w:r w:rsidR="007C1445">
        <w:rPr>
          <w:rFonts w:cs="Times New Roman"/>
          <w:shd w:val="clear" w:color="auto" w:fill="FFFFFF"/>
        </w:rPr>
        <w:t xml:space="preserve"> </w:t>
      </w:r>
      <w:r w:rsidR="00D4091C" w:rsidRPr="000F350F">
        <w:rPr>
          <w:rFonts w:cs="Times New Roman"/>
          <w:shd w:val="clear" w:color="auto" w:fill="FFFFFF"/>
        </w:rPr>
        <w:t>D</w:t>
      </w:r>
      <w:r w:rsidR="007C1445">
        <w:rPr>
          <w:rFonts w:cs="Times New Roman"/>
          <w:shd w:val="clear" w:color="auto" w:fill="FFFFFF"/>
        </w:rPr>
        <w:t>igestion (AD)</w:t>
      </w:r>
      <w:r w:rsidR="00D4091C" w:rsidRPr="000F350F">
        <w:rPr>
          <w:rFonts w:cs="Times New Roman"/>
          <w:shd w:val="clear" w:color="auto" w:fill="FFFFFF"/>
        </w:rPr>
        <w:t xml:space="preserve">, </w:t>
      </w:r>
      <w:r w:rsidR="00D4091C">
        <w:rPr>
          <w:rFonts w:cs="Times New Roman"/>
          <w:shd w:val="clear" w:color="auto" w:fill="FFFFFF"/>
        </w:rPr>
        <w:t xml:space="preserve">a </w:t>
      </w:r>
      <w:r w:rsidR="00D4091C" w:rsidRPr="000F350F">
        <w:rPr>
          <w:rFonts w:cs="Times New Roman"/>
          <w:shd w:val="clear" w:color="auto" w:fill="FFFFFF"/>
        </w:rPr>
        <w:t>contribut</w:t>
      </w:r>
      <w:r w:rsidR="00D4091C">
        <w:rPr>
          <w:rFonts w:cs="Times New Roman"/>
          <w:shd w:val="clear" w:color="auto" w:fill="FFFFFF"/>
        </w:rPr>
        <w:t>ion of</w:t>
      </w:r>
      <w:r w:rsidR="00D4091C" w:rsidRPr="000F350F">
        <w:rPr>
          <w:rFonts w:cs="Times New Roman"/>
          <w:shd w:val="clear" w:color="auto" w:fill="FFFFFF"/>
        </w:rPr>
        <w:t xml:space="preserve"> 0.3% </w:t>
      </w:r>
      <w:r w:rsidR="00D4091C">
        <w:rPr>
          <w:rFonts w:cs="Times New Roman"/>
          <w:shd w:val="clear" w:color="auto" w:fill="FFFFFF"/>
        </w:rPr>
        <w:t xml:space="preserve">to </w:t>
      </w:r>
      <w:r w:rsidR="00D4091C" w:rsidRPr="000F350F">
        <w:rPr>
          <w:rFonts w:cs="Times New Roman"/>
          <w:shd w:val="clear" w:color="auto" w:fill="FFFFFF"/>
        </w:rPr>
        <w:t xml:space="preserve">total </w:t>
      </w:r>
      <w:r w:rsidR="00327933">
        <w:rPr>
          <w:rFonts w:cs="Times New Roman"/>
          <w:shd w:val="clear" w:color="auto" w:fill="FFFFFF"/>
        </w:rPr>
        <w:t xml:space="preserve">GHG </w:t>
      </w:r>
      <w:r w:rsidR="00D4091C" w:rsidRPr="000F350F">
        <w:rPr>
          <w:rFonts w:cs="Times New Roman"/>
          <w:shd w:val="clear" w:color="auto" w:fill="FFFFFF"/>
        </w:rPr>
        <w:t>emission</w:t>
      </w:r>
      <w:r w:rsidR="00D4091C">
        <w:rPr>
          <w:rFonts w:cs="Times New Roman"/>
          <w:shd w:val="clear" w:color="auto" w:fill="FFFFFF"/>
        </w:rPr>
        <w:t>s</w:t>
      </w:r>
      <w:r w:rsidR="00D4091C" w:rsidRPr="000F350F">
        <w:rPr>
          <w:rFonts w:cs="Times New Roman"/>
          <w:shd w:val="clear" w:color="auto" w:fill="FFFFFF"/>
        </w:rPr>
        <w:t xml:space="preserve"> in China</w:t>
      </w:r>
      <w:r w:rsidR="00FE1928">
        <w:rPr>
          <w:rFonts w:cs="Times New Roman"/>
          <w:shd w:val="clear" w:color="auto" w:fill="FFFFFF"/>
        </w:rPr>
        <w:t xml:space="preserve"> (</w:t>
      </w:r>
      <w:r w:rsidR="00FE1928" w:rsidRPr="007F54BB">
        <w:rPr>
          <w:rFonts w:cs="Times New Roman"/>
          <w:b/>
          <w:bCs/>
          <w:shd w:val="clear" w:color="auto" w:fill="FFFFFF"/>
        </w:rPr>
        <w:t xml:space="preserve">Fig. </w:t>
      </w:r>
      <w:r w:rsidR="007F54BB" w:rsidRPr="007F54BB">
        <w:rPr>
          <w:rFonts w:cs="Times New Roman"/>
          <w:b/>
          <w:bCs/>
          <w:shd w:val="clear" w:color="auto" w:fill="FFFFFF"/>
        </w:rPr>
        <w:t>5</w:t>
      </w:r>
      <w:r w:rsidR="00FE1928" w:rsidRPr="007F54BB">
        <w:rPr>
          <w:rFonts w:cs="Times New Roman"/>
          <w:b/>
          <w:bCs/>
          <w:shd w:val="clear" w:color="auto" w:fill="FFFFFF"/>
        </w:rPr>
        <w:t>.</w:t>
      </w:r>
      <w:r w:rsidR="00FE1928">
        <w:rPr>
          <w:rFonts w:cs="Times New Roman"/>
          <w:shd w:val="clear" w:color="auto" w:fill="FFFFFF"/>
        </w:rPr>
        <w:t>)</w:t>
      </w:r>
      <w:r w:rsidR="00D4091C" w:rsidRPr="000F350F">
        <w:rPr>
          <w:rFonts w:cs="Times New Roman"/>
          <w:shd w:val="clear" w:color="auto" w:fill="FFFFFF"/>
        </w:rPr>
        <w:t>. L</w:t>
      </w:r>
      <w:r w:rsidR="00D4091C" w:rsidRPr="000F350F">
        <w:rPr>
          <w:rFonts w:cs="Times New Roman" w:hint="eastAsia"/>
          <w:shd w:val="clear" w:color="auto" w:fill="FFFFFF"/>
        </w:rPr>
        <w:t>andfil</w:t>
      </w:r>
      <w:r w:rsidR="00D4091C">
        <w:rPr>
          <w:rFonts w:cs="Times New Roman"/>
          <w:shd w:val="clear" w:color="auto" w:fill="FFFFFF"/>
        </w:rPr>
        <w:t xml:space="preserve">l, </w:t>
      </w:r>
      <w:r w:rsidR="00D4091C" w:rsidRPr="000F350F">
        <w:rPr>
          <w:rFonts w:cs="Times New Roman" w:hint="eastAsia"/>
          <w:shd w:val="clear" w:color="auto" w:fill="FFFFFF"/>
        </w:rPr>
        <w:t>incineration</w:t>
      </w:r>
      <w:r w:rsidR="00D4091C" w:rsidRPr="000F350F">
        <w:rPr>
          <w:rFonts w:cs="Times New Roman"/>
          <w:shd w:val="clear" w:color="auto" w:fill="FFFFFF"/>
        </w:rPr>
        <w:t>,</w:t>
      </w:r>
      <w:r w:rsidR="00D4091C">
        <w:rPr>
          <w:rFonts w:cs="Times New Roman"/>
          <w:shd w:val="clear" w:color="auto" w:fill="FFFFFF"/>
        </w:rPr>
        <w:t xml:space="preserve"> </w:t>
      </w:r>
      <w:r w:rsidR="00D4091C" w:rsidRPr="000F350F">
        <w:rPr>
          <w:rFonts w:cs="Times New Roman" w:hint="eastAsia"/>
          <w:shd w:val="clear" w:color="auto" w:fill="FFFFFF"/>
        </w:rPr>
        <w:t>land application</w:t>
      </w:r>
      <w:r w:rsidR="00A248AF">
        <w:rPr>
          <w:rFonts w:cs="Times New Roman"/>
          <w:shd w:val="clear" w:color="auto" w:fill="FFFFFF"/>
        </w:rPr>
        <w:t>,</w:t>
      </w:r>
      <w:r w:rsidR="00D4091C" w:rsidRPr="000F350F">
        <w:rPr>
          <w:rFonts w:cs="Times New Roman" w:hint="eastAsia"/>
          <w:shd w:val="clear" w:color="auto" w:fill="FFFFFF"/>
        </w:rPr>
        <w:t xml:space="preserve"> a</w:t>
      </w:r>
      <w:r w:rsidR="00D4091C" w:rsidRPr="000F350F">
        <w:rPr>
          <w:rFonts w:cs="Times New Roman"/>
          <w:shd w:val="clear" w:color="auto" w:fill="FFFFFF"/>
        </w:rPr>
        <w:t xml:space="preserve">nd </w:t>
      </w:r>
      <w:r w:rsidR="00D4091C" w:rsidRPr="000F350F">
        <w:rPr>
          <w:rFonts w:cs="Times New Roman" w:hint="eastAsia"/>
          <w:shd w:val="clear" w:color="auto" w:fill="FFFFFF"/>
        </w:rPr>
        <w:t>building materia</w:t>
      </w:r>
      <w:r w:rsidR="00D4091C" w:rsidRPr="000F350F">
        <w:rPr>
          <w:rFonts w:cs="Times New Roman"/>
          <w:shd w:val="clear" w:color="auto" w:fill="FFFFFF"/>
        </w:rPr>
        <w:t xml:space="preserve">l generated </w:t>
      </w:r>
      <w:r w:rsidR="00D4091C" w:rsidRPr="000F350F">
        <w:rPr>
          <w:rFonts w:cs="Times New Roman" w:hint="eastAsia"/>
          <w:shd w:val="clear" w:color="auto" w:fill="FFFFFF"/>
        </w:rPr>
        <w:t>9.68</w:t>
      </w:r>
      <w:r w:rsidR="00D4091C">
        <w:rPr>
          <w:rFonts w:cs="Times New Roman"/>
          <w:shd w:val="clear" w:color="auto" w:fill="FFFFFF"/>
        </w:rPr>
        <w:t xml:space="preserve"> </w:t>
      </w:r>
      <w:r w:rsidR="00D4091C" w:rsidRPr="000F350F">
        <w:rPr>
          <w:rFonts w:cs="Times New Roman" w:hint="eastAsia"/>
          <w:shd w:val="clear" w:color="auto" w:fill="FFFFFF"/>
        </w:rPr>
        <w:t>Mt</w:t>
      </w:r>
      <w:r w:rsidR="00414428">
        <w:rPr>
          <w:rFonts w:cs="Times New Roman"/>
          <w:shd w:val="clear" w:color="auto" w:fill="FFFFFF"/>
        </w:rPr>
        <w:t>s</w:t>
      </w:r>
      <w:r w:rsidR="00D4091C" w:rsidRPr="000F350F">
        <w:rPr>
          <w:rFonts w:cs="Times New Roman" w:hint="eastAsia"/>
          <w:shd w:val="clear" w:color="auto" w:fill="FFFFFF"/>
        </w:rPr>
        <w:t>,</w:t>
      </w:r>
      <w:r w:rsidR="00D4091C">
        <w:rPr>
          <w:rFonts w:cs="Times New Roman"/>
          <w:shd w:val="clear" w:color="auto" w:fill="FFFFFF"/>
        </w:rPr>
        <w:t xml:space="preserve"> </w:t>
      </w:r>
      <w:r w:rsidR="00D4091C" w:rsidRPr="000F350F">
        <w:rPr>
          <w:rFonts w:cs="Times New Roman" w:hint="eastAsia"/>
          <w:shd w:val="clear" w:color="auto" w:fill="FFFFFF"/>
        </w:rPr>
        <w:t>10.57</w:t>
      </w:r>
      <w:r w:rsidR="00D4091C">
        <w:rPr>
          <w:rFonts w:cs="Times New Roman"/>
          <w:shd w:val="clear" w:color="auto" w:fill="FFFFFF"/>
        </w:rPr>
        <w:t xml:space="preserve"> </w:t>
      </w:r>
      <w:r w:rsidR="00D4091C" w:rsidRPr="000F350F">
        <w:rPr>
          <w:rFonts w:cs="Times New Roman" w:hint="eastAsia"/>
          <w:shd w:val="clear" w:color="auto" w:fill="FFFFFF"/>
        </w:rPr>
        <w:t>Mt</w:t>
      </w:r>
      <w:r w:rsidR="00414428">
        <w:rPr>
          <w:rFonts w:cs="Times New Roman"/>
          <w:shd w:val="clear" w:color="auto" w:fill="FFFFFF"/>
        </w:rPr>
        <w:t>s</w:t>
      </w:r>
      <w:r w:rsidR="00D4091C" w:rsidRPr="000F350F">
        <w:rPr>
          <w:rFonts w:cs="Times New Roman" w:hint="eastAsia"/>
          <w:shd w:val="clear" w:color="auto" w:fill="FFFFFF"/>
        </w:rPr>
        <w:t>,</w:t>
      </w:r>
      <w:r w:rsidR="00D4091C">
        <w:rPr>
          <w:rFonts w:cs="Times New Roman"/>
          <w:shd w:val="clear" w:color="auto" w:fill="FFFFFF"/>
        </w:rPr>
        <w:t xml:space="preserve"> </w:t>
      </w:r>
      <w:r w:rsidR="00D4091C" w:rsidRPr="000F350F">
        <w:rPr>
          <w:rFonts w:cs="Times New Roman" w:hint="eastAsia"/>
          <w:shd w:val="clear" w:color="auto" w:fill="FFFFFF"/>
        </w:rPr>
        <w:t>1.25</w:t>
      </w:r>
      <w:r w:rsidR="00D4091C">
        <w:rPr>
          <w:rFonts w:cs="Times New Roman"/>
          <w:shd w:val="clear" w:color="auto" w:fill="FFFFFF"/>
        </w:rPr>
        <w:t xml:space="preserve"> </w:t>
      </w:r>
      <w:r w:rsidR="00D4091C" w:rsidRPr="000F350F">
        <w:rPr>
          <w:rFonts w:cs="Times New Roman" w:hint="eastAsia"/>
          <w:shd w:val="clear" w:color="auto" w:fill="FFFFFF"/>
        </w:rPr>
        <w:t>M</w:t>
      </w:r>
      <w:r w:rsidR="00D4091C" w:rsidRPr="000F350F">
        <w:rPr>
          <w:rFonts w:cs="Times New Roman"/>
          <w:shd w:val="clear" w:color="auto" w:fill="FFFFFF"/>
        </w:rPr>
        <w:t>t</w:t>
      </w:r>
      <w:r w:rsidR="00414428">
        <w:rPr>
          <w:rFonts w:cs="Times New Roman"/>
          <w:shd w:val="clear" w:color="auto" w:fill="FFFFFF"/>
        </w:rPr>
        <w:t>s</w:t>
      </w:r>
      <w:r w:rsidR="007F54BB">
        <w:rPr>
          <w:rFonts w:cs="Times New Roman"/>
          <w:shd w:val="clear" w:color="auto" w:fill="FFFFFF"/>
        </w:rPr>
        <w:t>,</w:t>
      </w:r>
      <w:r w:rsidR="00D4091C" w:rsidRPr="000F350F">
        <w:rPr>
          <w:rFonts w:cs="Times New Roman"/>
          <w:shd w:val="clear" w:color="auto" w:fill="FFFFFF"/>
        </w:rPr>
        <w:t xml:space="preserve"> and </w:t>
      </w:r>
      <w:r w:rsidR="00D4091C" w:rsidRPr="000F350F">
        <w:rPr>
          <w:rFonts w:cs="Times New Roman" w:hint="eastAsia"/>
          <w:shd w:val="clear" w:color="auto" w:fill="FFFFFF"/>
        </w:rPr>
        <w:t>8.17</w:t>
      </w:r>
      <w:r w:rsidR="00D4091C">
        <w:rPr>
          <w:rFonts w:cs="Times New Roman"/>
          <w:shd w:val="clear" w:color="auto" w:fill="FFFFFF"/>
        </w:rPr>
        <w:t xml:space="preserve"> </w:t>
      </w:r>
      <w:r w:rsidR="00D4091C" w:rsidRPr="000F350F">
        <w:rPr>
          <w:rFonts w:cs="Times New Roman" w:hint="eastAsia"/>
          <w:shd w:val="clear" w:color="auto" w:fill="FFFFFF"/>
        </w:rPr>
        <w:t>Mt</w:t>
      </w:r>
      <w:r w:rsidR="00414428">
        <w:rPr>
          <w:rFonts w:cs="Times New Roman"/>
          <w:shd w:val="clear" w:color="auto" w:fill="FFFFFF"/>
        </w:rPr>
        <w:t>s</w:t>
      </w:r>
      <w:r w:rsidR="00D4091C" w:rsidRPr="000F350F">
        <w:rPr>
          <w:rFonts w:cs="Times New Roman"/>
          <w:shd w:val="clear" w:color="auto" w:fill="FFFFFF"/>
        </w:rPr>
        <w:t xml:space="preserve"> CO</w:t>
      </w:r>
      <w:r w:rsidR="00D4091C" w:rsidRPr="000F350F">
        <w:rPr>
          <w:rFonts w:cs="Times New Roman"/>
          <w:shd w:val="clear" w:color="auto" w:fill="FFFFFF"/>
          <w:vertAlign w:val="subscript"/>
        </w:rPr>
        <w:t>2</w:t>
      </w:r>
      <w:r w:rsidR="00327933">
        <w:rPr>
          <w:rFonts w:cs="Times New Roman"/>
          <w:shd w:val="clear" w:color="auto" w:fill="FFFFFF"/>
          <w:vertAlign w:val="subscript"/>
        </w:rPr>
        <w:t xml:space="preserve"> </w:t>
      </w:r>
      <w:r w:rsidR="00327933">
        <w:rPr>
          <w:rFonts w:cs="Times New Roman"/>
          <w:shd w:val="clear" w:color="auto" w:fill="FFFFFF"/>
        </w:rPr>
        <w:t>-eq</w:t>
      </w:r>
      <w:r w:rsidR="00D4091C" w:rsidRPr="000F350F">
        <w:rPr>
          <w:rFonts w:cs="Times New Roman"/>
          <w:shd w:val="clear" w:color="auto" w:fill="FFFFFF"/>
        </w:rPr>
        <w:t xml:space="preserve"> respectively. </w:t>
      </w:r>
      <w:r w:rsidR="00D4091C" w:rsidRPr="000F350F">
        <w:rPr>
          <w:rFonts w:cs="Times New Roman" w:hint="eastAsia"/>
          <w:shd w:val="clear" w:color="auto" w:fill="FFFFFF"/>
        </w:rPr>
        <w:t>9.67</w:t>
      </w:r>
      <w:r w:rsidR="00D4091C">
        <w:rPr>
          <w:rFonts w:cs="Times New Roman"/>
          <w:shd w:val="clear" w:color="auto" w:fill="FFFFFF"/>
        </w:rPr>
        <w:t xml:space="preserve"> </w:t>
      </w:r>
      <w:r w:rsidR="00D4091C" w:rsidRPr="000F350F">
        <w:rPr>
          <w:rFonts w:cs="Times New Roman" w:hint="eastAsia"/>
          <w:shd w:val="clear" w:color="auto" w:fill="FFFFFF"/>
        </w:rPr>
        <w:t>Mt</w:t>
      </w:r>
      <w:r w:rsidR="00414428">
        <w:rPr>
          <w:rFonts w:cs="Times New Roman"/>
          <w:shd w:val="clear" w:color="auto" w:fill="FFFFFF"/>
        </w:rPr>
        <w:t>s</w:t>
      </w:r>
      <w:r w:rsidR="00D4091C" w:rsidRPr="000F350F">
        <w:rPr>
          <w:rFonts w:cs="Times New Roman" w:hint="eastAsia"/>
          <w:shd w:val="clear" w:color="auto" w:fill="FFFFFF"/>
        </w:rPr>
        <w:t xml:space="preserve"> CO</w:t>
      </w:r>
      <w:r w:rsidR="00D4091C" w:rsidRPr="000F350F">
        <w:rPr>
          <w:rFonts w:cs="Times New Roman" w:hint="eastAsia"/>
          <w:shd w:val="clear" w:color="auto" w:fill="FFFFFF"/>
          <w:vertAlign w:val="subscript"/>
        </w:rPr>
        <w:t>2</w:t>
      </w:r>
      <w:r w:rsidR="00327933">
        <w:rPr>
          <w:rFonts w:cs="Times New Roman"/>
          <w:shd w:val="clear" w:color="auto" w:fill="FFFFFF"/>
          <w:vertAlign w:val="subscript"/>
        </w:rPr>
        <w:t xml:space="preserve"> </w:t>
      </w:r>
      <w:r w:rsidR="00327933">
        <w:rPr>
          <w:rFonts w:cs="Times New Roman"/>
          <w:shd w:val="clear" w:color="auto" w:fill="FFFFFF"/>
        </w:rPr>
        <w:t>-eq</w:t>
      </w:r>
      <w:r w:rsidR="00D4091C" w:rsidRPr="000F350F">
        <w:rPr>
          <w:rFonts w:cs="Times New Roman"/>
          <w:shd w:val="clear" w:color="auto" w:fill="FFFFFF"/>
        </w:rPr>
        <w:t xml:space="preserve"> would be released from sludge disposal if they were generated with AD</w:t>
      </w:r>
      <w:r w:rsidR="00D4091C">
        <w:rPr>
          <w:rFonts w:cs="Times New Roman"/>
          <w:shd w:val="clear" w:color="auto" w:fill="FFFFFF"/>
        </w:rPr>
        <w:t>,</w:t>
      </w:r>
      <w:r w:rsidR="00D4091C" w:rsidRPr="000F350F">
        <w:rPr>
          <w:rFonts w:cs="Times New Roman"/>
          <w:shd w:val="clear" w:color="auto" w:fill="FFFFFF"/>
        </w:rPr>
        <w:t xml:space="preserve"> and </w:t>
      </w:r>
      <w:r w:rsidR="00B571F8">
        <w:rPr>
          <w:rFonts w:cs="Times New Roman"/>
          <w:shd w:val="clear" w:color="auto" w:fill="FFFFFF"/>
        </w:rPr>
        <w:t xml:space="preserve">the other </w:t>
      </w:r>
      <w:r w:rsidR="00D4091C" w:rsidRPr="000F350F">
        <w:rPr>
          <w:rFonts w:cs="Times New Roman"/>
          <w:shd w:val="clear" w:color="auto" w:fill="FFFFFF"/>
        </w:rPr>
        <w:t xml:space="preserve">four disposal methods </w:t>
      </w:r>
      <w:r w:rsidR="00DA4551">
        <w:rPr>
          <w:rFonts w:cs="Times New Roman"/>
          <w:shd w:val="clear" w:color="auto" w:fill="FFFFFF"/>
        </w:rPr>
        <w:t xml:space="preserve">would </w:t>
      </w:r>
      <w:r w:rsidR="00D4091C" w:rsidRPr="000F350F">
        <w:rPr>
          <w:rFonts w:cs="Times New Roman"/>
          <w:shd w:val="clear" w:color="auto" w:fill="FFFFFF"/>
        </w:rPr>
        <w:t xml:space="preserve">generate </w:t>
      </w:r>
      <w:r w:rsidR="00D4091C" w:rsidRPr="000F350F">
        <w:rPr>
          <w:rFonts w:cs="Times New Roman" w:hint="eastAsia"/>
          <w:shd w:val="clear" w:color="auto" w:fill="FFFFFF"/>
        </w:rPr>
        <w:t>2.76</w:t>
      </w:r>
      <w:r w:rsidR="00D4091C">
        <w:rPr>
          <w:rFonts w:cs="Times New Roman"/>
          <w:shd w:val="clear" w:color="auto" w:fill="FFFFFF"/>
        </w:rPr>
        <w:t xml:space="preserve"> </w:t>
      </w:r>
      <w:r w:rsidR="00D4091C" w:rsidRPr="000F350F">
        <w:rPr>
          <w:rFonts w:cs="Times New Roman" w:hint="eastAsia"/>
          <w:shd w:val="clear" w:color="auto" w:fill="FFFFFF"/>
        </w:rPr>
        <w:t>Mt</w:t>
      </w:r>
      <w:r w:rsidR="00414428">
        <w:rPr>
          <w:rFonts w:cs="Times New Roman"/>
          <w:shd w:val="clear" w:color="auto" w:fill="FFFFFF"/>
        </w:rPr>
        <w:t>s</w:t>
      </w:r>
      <w:r w:rsidR="00D4091C" w:rsidRPr="000F350F">
        <w:rPr>
          <w:rFonts w:cs="Times New Roman" w:hint="eastAsia"/>
          <w:shd w:val="clear" w:color="auto" w:fill="FFFFFF"/>
        </w:rPr>
        <w:t>, 7.23</w:t>
      </w:r>
      <w:r w:rsidR="00D4091C">
        <w:rPr>
          <w:rFonts w:cs="Times New Roman"/>
          <w:shd w:val="clear" w:color="auto" w:fill="FFFFFF"/>
        </w:rPr>
        <w:t xml:space="preserve"> </w:t>
      </w:r>
      <w:r w:rsidR="00D4091C" w:rsidRPr="000F350F">
        <w:rPr>
          <w:rFonts w:cs="Times New Roman" w:hint="eastAsia"/>
          <w:shd w:val="clear" w:color="auto" w:fill="FFFFFF"/>
        </w:rPr>
        <w:t>Mt</w:t>
      </w:r>
      <w:r w:rsidR="00414428">
        <w:rPr>
          <w:rFonts w:cs="Times New Roman"/>
          <w:shd w:val="clear" w:color="auto" w:fill="FFFFFF"/>
        </w:rPr>
        <w:t>s</w:t>
      </w:r>
      <w:r w:rsidR="00D4091C" w:rsidRPr="000F350F">
        <w:rPr>
          <w:rFonts w:cs="Times New Roman" w:hint="eastAsia"/>
          <w:shd w:val="clear" w:color="auto" w:fill="FFFFFF"/>
        </w:rPr>
        <w:t>, 0.86</w:t>
      </w:r>
      <w:r w:rsidR="00D4091C">
        <w:rPr>
          <w:rFonts w:cs="Times New Roman"/>
          <w:shd w:val="clear" w:color="auto" w:fill="FFFFFF"/>
        </w:rPr>
        <w:t xml:space="preserve"> </w:t>
      </w:r>
      <w:r w:rsidR="00D4091C" w:rsidRPr="000F350F">
        <w:rPr>
          <w:rFonts w:cs="Times New Roman" w:hint="eastAsia"/>
          <w:shd w:val="clear" w:color="auto" w:fill="FFFFFF"/>
        </w:rPr>
        <w:t>Mt</w:t>
      </w:r>
      <w:r w:rsidR="00414428">
        <w:rPr>
          <w:rFonts w:cs="Times New Roman"/>
          <w:shd w:val="clear" w:color="auto" w:fill="FFFFFF"/>
        </w:rPr>
        <w:t>s</w:t>
      </w:r>
      <w:r w:rsidR="00A248AF">
        <w:rPr>
          <w:rFonts w:cs="Times New Roman"/>
          <w:shd w:val="clear" w:color="auto" w:fill="FFFFFF"/>
        </w:rPr>
        <w:t>,</w:t>
      </w:r>
      <w:r w:rsidR="00D4091C" w:rsidRPr="000F350F">
        <w:rPr>
          <w:rFonts w:cs="Times New Roman"/>
          <w:shd w:val="clear" w:color="auto" w:fill="FFFFFF"/>
        </w:rPr>
        <w:t xml:space="preserve"> and </w:t>
      </w:r>
      <w:r w:rsidR="00D4091C" w:rsidRPr="000F350F">
        <w:rPr>
          <w:rFonts w:cs="Times New Roman" w:hint="eastAsia"/>
          <w:shd w:val="clear" w:color="auto" w:fill="FFFFFF"/>
        </w:rPr>
        <w:t>1.18</w:t>
      </w:r>
      <w:r w:rsidR="00D4091C">
        <w:rPr>
          <w:rFonts w:cs="Times New Roman"/>
          <w:shd w:val="clear" w:color="auto" w:fill="FFFFFF"/>
        </w:rPr>
        <w:t xml:space="preserve"> </w:t>
      </w:r>
      <w:r w:rsidR="00D4091C" w:rsidRPr="000F350F">
        <w:rPr>
          <w:rFonts w:cs="Times New Roman" w:hint="eastAsia"/>
          <w:shd w:val="clear" w:color="auto" w:fill="FFFFFF"/>
        </w:rPr>
        <w:t>Mt</w:t>
      </w:r>
      <w:r w:rsidR="00414428">
        <w:rPr>
          <w:rFonts w:cs="Times New Roman"/>
          <w:shd w:val="clear" w:color="auto" w:fill="FFFFFF"/>
        </w:rPr>
        <w:t>s</w:t>
      </w:r>
      <w:r w:rsidR="00D4091C" w:rsidRPr="000F350F">
        <w:rPr>
          <w:rFonts w:cs="Times New Roman"/>
          <w:shd w:val="clear" w:color="auto" w:fill="FFFFFF"/>
        </w:rPr>
        <w:t xml:space="preserve"> respectively. The total potential of </w:t>
      </w:r>
      <w:r w:rsidR="00D4091C" w:rsidRPr="00327933">
        <w:rPr>
          <w:rFonts w:cs="Times New Roman"/>
          <w:shd w:val="clear" w:color="auto" w:fill="FFFFFF"/>
        </w:rPr>
        <w:t>greenhouse gas emission reduction</w:t>
      </w:r>
      <w:r w:rsidR="00D4091C" w:rsidRPr="000F350F">
        <w:rPr>
          <w:rFonts w:cs="Times New Roman"/>
          <w:shd w:val="clear" w:color="auto" w:fill="FFFFFF"/>
        </w:rPr>
        <w:t xml:space="preserve"> (PGER) can reach up to </w:t>
      </w:r>
      <w:r w:rsidR="00D4091C" w:rsidRPr="000F350F">
        <w:rPr>
          <w:rFonts w:cs="Times New Roman" w:hint="eastAsia"/>
          <w:shd w:val="clear" w:color="auto" w:fill="FFFFFF"/>
        </w:rPr>
        <w:t>17.64</w:t>
      </w:r>
      <w:r w:rsidR="00D4091C">
        <w:rPr>
          <w:rFonts w:cs="Times New Roman"/>
          <w:shd w:val="clear" w:color="auto" w:fill="FFFFFF"/>
        </w:rPr>
        <w:t xml:space="preserve"> </w:t>
      </w:r>
      <w:r w:rsidR="00D4091C" w:rsidRPr="000F350F">
        <w:rPr>
          <w:rFonts w:cs="Times New Roman" w:hint="eastAsia"/>
          <w:shd w:val="clear" w:color="auto" w:fill="FFFFFF"/>
        </w:rPr>
        <w:t>Mt CO</w:t>
      </w:r>
      <w:r w:rsidR="00D4091C" w:rsidRPr="000F350F">
        <w:rPr>
          <w:rFonts w:cs="Times New Roman" w:hint="eastAsia"/>
          <w:shd w:val="clear" w:color="auto" w:fill="FFFFFF"/>
          <w:vertAlign w:val="subscript"/>
        </w:rPr>
        <w:t>2</w:t>
      </w:r>
      <w:r w:rsidR="00327933">
        <w:rPr>
          <w:rFonts w:cs="Times New Roman"/>
          <w:shd w:val="clear" w:color="auto" w:fill="FFFFFF"/>
          <w:vertAlign w:val="subscript"/>
        </w:rPr>
        <w:t xml:space="preserve"> </w:t>
      </w:r>
      <w:r w:rsidR="00327933">
        <w:rPr>
          <w:rFonts w:cs="Times New Roman"/>
          <w:shd w:val="clear" w:color="auto" w:fill="FFFFFF"/>
        </w:rPr>
        <w:t>-eq</w:t>
      </w:r>
      <w:r w:rsidR="00D4091C" w:rsidRPr="000F350F">
        <w:rPr>
          <w:rFonts w:cs="Times New Roman"/>
          <w:shd w:val="clear" w:color="auto" w:fill="FFFFFF"/>
        </w:rPr>
        <w:t xml:space="preserve">, </w:t>
      </w:r>
      <w:r w:rsidR="00D4091C" w:rsidRPr="000F350F">
        <w:rPr>
          <w:rFonts w:cs="Times New Roman" w:hint="eastAsia"/>
          <w:shd w:val="clear" w:color="auto" w:fill="FFFFFF"/>
        </w:rPr>
        <w:t>6.92</w:t>
      </w:r>
      <w:r w:rsidR="00D4091C">
        <w:rPr>
          <w:rFonts w:cs="Times New Roman"/>
          <w:shd w:val="clear" w:color="auto" w:fill="FFFFFF"/>
        </w:rPr>
        <w:t xml:space="preserve"> </w:t>
      </w:r>
      <w:r w:rsidR="00D4091C" w:rsidRPr="000F350F">
        <w:rPr>
          <w:rFonts w:cs="Times New Roman" w:hint="eastAsia"/>
          <w:shd w:val="clear" w:color="auto" w:fill="FFFFFF"/>
        </w:rPr>
        <w:t>Mt</w:t>
      </w:r>
      <w:r w:rsidR="00414428">
        <w:rPr>
          <w:rFonts w:cs="Times New Roman"/>
          <w:shd w:val="clear" w:color="auto" w:fill="FFFFFF"/>
        </w:rPr>
        <w:t>s</w:t>
      </w:r>
      <w:r w:rsidR="00D4091C" w:rsidRPr="000F350F">
        <w:rPr>
          <w:rFonts w:cs="Times New Roman" w:hint="eastAsia"/>
          <w:shd w:val="clear" w:color="auto" w:fill="FFFFFF"/>
        </w:rPr>
        <w:t>, 3.34</w:t>
      </w:r>
      <w:r w:rsidR="00D4091C">
        <w:rPr>
          <w:rFonts w:cs="Times New Roman"/>
          <w:shd w:val="clear" w:color="auto" w:fill="FFFFFF"/>
        </w:rPr>
        <w:t xml:space="preserve"> </w:t>
      </w:r>
      <w:r w:rsidR="00D4091C" w:rsidRPr="000F350F">
        <w:rPr>
          <w:rFonts w:cs="Times New Roman" w:hint="eastAsia"/>
          <w:shd w:val="clear" w:color="auto" w:fill="FFFFFF"/>
        </w:rPr>
        <w:t>Mt</w:t>
      </w:r>
      <w:r w:rsidR="00414428">
        <w:rPr>
          <w:rFonts w:cs="Times New Roman"/>
          <w:shd w:val="clear" w:color="auto" w:fill="FFFFFF"/>
        </w:rPr>
        <w:t>s</w:t>
      </w:r>
      <w:r w:rsidR="00D4091C" w:rsidRPr="000F350F">
        <w:rPr>
          <w:rFonts w:cs="Times New Roman" w:hint="eastAsia"/>
          <w:shd w:val="clear" w:color="auto" w:fill="FFFFFF"/>
        </w:rPr>
        <w:t>, 0.39</w:t>
      </w:r>
      <w:r w:rsidR="00D4091C">
        <w:rPr>
          <w:rFonts w:cs="Times New Roman"/>
          <w:shd w:val="clear" w:color="auto" w:fill="FFFFFF"/>
        </w:rPr>
        <w:t xml:space="preserve"> </w:t>
      </w:r>
      <w:r w:rsidR="00D4091C" w:rsidRPr="000F350F">
        <w:rPr>
          <w:rFonts w:cs="Times New Roman" w:hint="eastAsia"/>
          <w:shd w:val="clear" w:color="auto" w:fill="FFFFFF"/>
        </w:rPr>
        <w:t>Mt</w:t>
      </w:r>
      <w:r w:rsidR="00414428">
        <w:rPr>
          <w:rFonts w:cs="Times New Roman"/>
          <w:shd w:val="clear" w:color="auto" w:fill="FFFFFF"/>
        </w:rPr>
        <w:t>s</w:t>
      </w:r>
      <w:r w:rsidR="00D4091C" w:rsidRPr="000F350F">
        <w:rPr>
          <w:rFonts w:cs="Times New Roman"/>
          <w:shd w:val="clear" w:color="auto" w:fill="FFFFFF"/>
        </w:rPr>
        <w:t xml:space="preserve"> and </w:t>
      </w:r>
      <w:r w:rsidR="00D4091C" w:rsidRPr="000F350F">
        <w:rPr>
          <w:rFonts w:cs="Times New Roman" w:hint="eastAsia"/>
          <w:shd w:val="clear" w:color="auto" w:fill="FFFFFF"/>
        </w:rPr>
        <w:t>6.99</w:t>
      </w:r>
      <w:r w:rsidR="00D4091C">
        <w:rPr>
          <w:rFonts w:cs="Times New Roman"/>
          <w:shd w:val="clear" w:color="auto" w:fill="FFFFFF"/>
        </w:rPr>
        <w:t xml:space="preserve"> </w:t>
      </w:r>
      <w:r w:rsidR="00D4091C" w:rsidRPr="000F350F">
        <w:rPr>
          <w:rFonts w:cs="Times New Roman"/>
          <w:shd w:val="clear" w:color="auto" w:fill="FFFFFF"/>
        </w:rPr>
        <w:t>Mt</w:t>
      </w:r>
      <w:r w:rsidR="00414428">
        <w:rPr>
          <w:rFonts w:cs="Times New Roman"/>
          <w:shd w:val="clear" w:color="auto" w:fill="FFFFFF"/>
        </w:rPr>
        <w:t>s</w:t>
      </w:r>
      <w:r w:rsidR="00D4091C" w:rsidRPr="000F350F">
        <w:rPr>
          <w:rFonts w:cs="Times New Roman"/>
          <w:shd w:val="clear" w:color="auto" w:fill="FFFFFF"/>
        </w:rPr>
        <w:t xml:space="preserve"> from </w:t>
      </w:r>
      <w:r w:rsidR="00DA4551">
        <w:rPr>
          <w:rFonts w:cs="Times New Roman"/>
          <w:shd w:val="clear" w:color="auto" w:fill="FFFFFF"/>
        </w:rPr>
        <w:t xml:space="preserve">the </w:t>
      </w:r>
      <w:r w:rsidR="00D4091C" w:rsidRPr="000F350F">
        <w:rPr>
          <w:rFonts w:cs="Times New Roman"/>
          <w:shd w:val="clear" w:color="auto" w:fill="FFFFFF"/>
        </w:rPr>
        <w:t xml:space="preserve">respective disposal methods. AD contributes 59.5% </w:t>
      </w:r>
      <w:r w:rsidR="008A29FC">
        <w:rPr>
          <w:rFonts w:cs="Times New Roman" w:hint="eastAsia"/>
          <w:shd w:val="clear" w:color="auto" w:fill="FFFFFF"/>
        </w:rPr>
        <w:t>GHG</w:t>
      </w:r>
      <w:r w:rsidR="00D4091C" w:rsidRPr="000F350F">
        <w:rPr>
          <w:rFonts w:cs="Times New Roman"/>
          <w:shd w:val="clear" w:color="auto" w:fill="FFFFFF"/>
        </w:rPr>
        <w:t xml:space="preserve"> reduction from sludge treatment. At the provincial level, Guangdong, Zhejiang, and Jiangsu ranked </w:t>
      </w:r>
      <w:r w:rsidR="00D4091C">
        <w:rPr>
          <w:rFonts w:cs="Times New Roman"/>
          <w:shd w:val="clear" w:color="auto" w:fill="FFFFFF"/>
        </w:rPr>
        <w:t xml:space="preserve">in the </w:t>
      </w:r>
      <w:r w:rsidR="00D4091C" w:rsidRPr="000F350F">
        <w:rPr>
          <w:rFonts w:cs="Times New Roman"/>
          <w:shd w:val="clear" w:color="auto" w:fill="FFFFFF"/>
        </w:rPr>
        <w:t xml:space="preserve">top </w:t>
      </w:r>
      <w:r w:rsidR="00D4091C">
        <w:rPr>
          <w:rFonts w:cs="Times New Roman"/>
          <w:shd w:val="clear" w:color="auto" w:fill="FFFFFF"/>
        </w:rPr>
        <w:lastRenderedPageBreak/>
        <w:t>three</w:t>
      </w:r>
      <w:r w:rsidR="00D4091C" w:rsidRPr="000F350F">
        <w:rPr>
          <w:rFonts w:cs="Times New Roman"/>
          <w:shd w:val="clear" w:color="auto" w:fill="FFFFFF"/>
        </w:rPr>
        <w:t xml:space="preserve"> </w:t>
      </w:r>
      <w:r w:rsidR="00D4091C">
        <w:rPr>
          <w:rFonts w:cs="Times New Roman"/>
          <w:shd w:val="clear" w:color="auto" w:fill="FFFFFF"/>
        </w:rPr>
        <w:t>for</w:t>
      </w:r>
      <w:r w:rsidR="00D4091C" w:rsidRPr="000F350F">
        <w:rPr>
          <w:rFonts w:cs="Times New Roman"/>
          <w:shd w:val="clear" w:color="auto" w:fill="FFFFFF"/>
        </w:rPr>
        <w:t xml:space="preserve"> PGER, </w:t>
      </w:r>
      <w:r w:rsidR="00D4091C">
        <w:rPr>
          <w:rFonts w:cs="Times New Roman"/>
          <w:shd w:val="clear" w:color="auto" w:fill="FFFFFF"/>
        </w:rPr>
        <w:t>at</w:t>
      </w:r>
      <w:r w:rsidR="00D4091C" w:rsidRPr="000F350F">
        <w:rPr>
          <w:rFonts w:cs="Times New Roman"/>
          <w:shd w:val="clear" w:color="auto" w:fill="FFFFFF"/>
        </w:rPr>
        <w:t xml:space="preserve"> </w:t>
      </w:r>
      <w:r w:rsidR="00D4091C" w:rsidRPr="000F350F">
        <w:rPr>
          <w:rFonts w:cs="Times New Roman" w:hint="eastAsia"/>
          <w:shd w:val="clear" w:color="auto" w:fill="FFFFFF"/>
        </w:rPr>
        <w:t>3.45</w:t>
      </w:r>
      <w:r w:rsidR="00D4091C">
        <w:rPr>
          <w:rFonts w:cs="Times New Roman"/>
          <w:shd w:val="clear" w:color="auto" w:fill="FFFFFF"/>
        </w:rPr>
        <w:t xml:space="preserve"> </w:t>
      </w:r>
      <w:r w:rsidR="00D4091C" w:rsidRPr="000F350F">
        <w:rPr>
          <w:rFonts w:cs="Times New Roman" w:hint="eastAsia"/>
          <w:shd w:val="clear" w:color="auto" w:fill="FFFFFF"/>
        </w:rPr>
        <w:t>Mt</w:t>
      </w:r>
      <w:r w:rsidR="00414428">
        <w:rPr>
          <w:rFonts w:cs="Times New Roman"/>
          <w:shd w:val="clear" w:color="auto" w:fill="FFFFFF"/>
        </w:rPr>
        <w:t>s</w:t>
      </w:r>
      <w:r w:rsidR="00D4091C">
        <w:rPr>
          <w:rFonts w:cs="Times New Roman" w:hint="eastAsia"/>
          <w:shd w:val="clear" w:color="auto" w:fill="FFFFFF"/>
        </w:rPr>
        <w:t>,</w:t>
      </w:r>
      <w:r w:rsidR="00D4091C">
        <w:rPr>
          <w:rFonts w:cs="Times New Roman"/>
          <w:shd w:val="clear" w:color="auto" w:fill="FFFFFF"/>
        </w:rPr>
        <w:t xml:space="preserve"> </w:t>
      </w:r>
      <w:r w:rsidR="00D4091C" w:rsidRPr="000F350F">
        <w:rPr>
          <w:rFonts w:cs="Times New Roman" w:hint="eastAsia"/>
          <w:shd w:val="clear" w:color="auto" w:fill="FFFFFF"/>
        </w:rPr>
        <w:t>1.72</w:t>
      </w:r>
      <w:r w:rsidR="00D4091C">
        <w:rPr>
          <w:rFonts w:cs="Times New Roman"/>
          <w:shd w:val="clear" w:color="auto" w:fill="FFFFFF"/>
        </w:rPr>
        <w:t xml:space="preserve"> </w:t>
      </w:r>
      <w:r w:rsidR="00D4091C" w:rsidRPr="000F350F">
        <w:rPr>
          <w:rFonts w:cs="Times New Roman" w:hint="eastAsia"/>
          <w:shd w:val="clear" w:color="auto" w:fill="FFFFFF"/>
        </w:rPr>
        <w:t>Mt</w:t>
      </w:r>
      <w:r w:rsidR="00414428">
        <w:rPr>
          <w:rFonts w:cs="Times New Roman"/>
          <w:shd w:val="clear" w:color="auto" w:fill="FFFFFF"/>
        </w:rPr>
        <w:t>s</w:t>
      </w:r>
      <w:r w:rsidR="00E37B0F">
        <w:rPr>
          <w:rFonts w:cs="Times New Roman"/>
          <w:shd w:val="clear" w:color="auto" w:fill="FFFFFF"/>
        </w:rPr>
        <w:t>,</w:t>
      </w:r>
      <w:r w:rsidR="00D4091C">
        <w:rPr>
          <w:rFonts w:cs="Times New Roman"/>
          <w:shd w:val="clear" w:color="auto" w:fill="FFFFFF"/>
        </w:rPr>
        <w:t xml:space="preserve"> </w:t>
      </w:r>
      <w:r w:rsidR="00D4091C" w:rsidRPr="000F350F">
        <w:rPr>
          <w:rFonts w:cs="Times New Roman"/>
          <w:shd w:val="clear" w:color="auto" w:fill="FFFFFF"/>
        </w:rPr>
        <w:t xml:space="preserve">and </w:t>
      </w:r>
      <w:r w:rsidR="00D4091C" w:rsidRPr="000F350F">
        <w:rPr>
          <w:rFonts w:cs="Times New Roman" w:hint="eastAsia"/>
          <w:shd w:val="clear" w:color="auto" w:fill="FFFFFF"/>
        </w:rPr>
        <w:t>1.61</w:t>
      </w:r>
      <w:r w:rsidR="00D4091C">
        <w:rPr>
          <w:rFonts w:cs="Times New Roman"/>
          <w:shd w:val="clear" w:color="auto" w:fill="FFFFFF"/>
        </w:rPr>
        <w:t xml:space="preserve"> </w:t>
      </w:r>
      <w:r w:rsidR="00D4091C" w:rsidRPr="000F350F">
        <w:rPr>
          <w:rFonts w:cs="Times New Roman" w:hint="eastAsia"/>
          <w:shd w:val="clear" w:color="auto" w:fill="FFFFFF"/>
        </w:rPr>
        <w:t>Mt</w:t>
      </w:r>
      <w:r w:rsidR="00414428">
        <w:rPr>
          <w:rFonts w:cs="Times New Roman"/>
          <w:shd w:val="clear" w:color="auto" w:fill="FFFFFF"/>
        </w:rPr>
        <w:t>s</w:t>
      </w:r>
      <w:r w:rsidR="00D4091C" w:rsidRPr="000F350F">
        <w:rPr>
          <w:rFonts w:cs="Times New Roman"/>
          <w:shd w:val="clear" w:color="auto" w:fill="FFFFFF"/>
        </w:rPr>
        <w:t xml:space="preserve"> respectively</w:t>
      </w:r>
      <w:r w:rsidR="00D4091C">
        <w:rPr>
          <w:rFonts w:cs="Times New Roman"/>
          <w:shd w:val="clear" w:color="auto" w:fill="FFFFFF"/>
        </w:rPr>
        <w:t>, compared to just</w:t>
      </w:r>
      <w:r w:rsidR="00D4091C" w:rsidRPr="000F350F">
        <w:rPr>
          <w:rFonts w:cs="Times New Roman"/>
          <w:shd w:val="clear" w:color="auto" w:fill="FFFFFF"/>
        </w:rPr>
        <w:t xml:space="preserve"> </w:t>
      </w:r>
      <w:r w:rsidR="00D4091C" w:rsidRPr="000F350F">
        <w:rPr>
          <w:rFonts w:cs="Times New Roman" w:hint="eastAsia"/>
          <w:shd w:val="clear" w:color="auto" w:fill="FFFFFF"/>
        </w:rPr>
        <w:t>0.02</w:t>
      </w:r>
      <w:r w:rsidR="00D4091C">
        <w:rPr>
          <w:rFonts w:cs="Times New Roman"/>
          <w:shd w:val="clear" w:color="auto" w:fill="FFFFFF"/>
        </w:rPr>
        <w:t xml:space="preserve"> </w:t>
      </w:r>
      <w:r w:rsidR="00D4091C" w:rsidRPr="000F350F">
        <w:rPr>
          <w:rFonts w:cs="Times New Roman"/>
          <w:shd w:val="clear" w:color="auto" w:fill="FFFFFF"/>
        </w:rPr>
        <w:t>Mt</w:t>
      </w:r>
      <w:r w:rsidR="00414428">
        <w:rPr>
          <w:rFonts w:cs="Times New Roman"/>
          <w:shd w:val="clear" w:color="auto" w:fill="FFFFFF"/>
        </w:rPr>
        <w:t>s</w:t>
      </w:r>
      <w:r w:rsidR="00D4091C" w:rsidRPr="000F350F">
        <w:rPr>
          <w:rFonts w:cs="Times New Roman" w:hint="eastAsia"/>
          <w:shd w:val="clear" w:color="auto" w:fill="FFFFFF"/>
        </w:rPr>
        <w:t xml:space="preserve"> </w:t>
      </w:r>
      <w:r w:rsidR="00D4091C" w:rsidRPr="000F350F">
        <w:rPr>
          <w:rFonts w:cs="Times New Roman"/>
          <w:shd w:val="clear" w:color="auto" w:fill="FFFFFF"/>
        </w:rPr>
        <w:t xml:space="preserve">and </w:t>
      </w:r>
      <w:r w:rsidR="00D4091C" w:rsidRPr="000F350F">
        <w:rPr>
          <w:rFonts w:cs="Times New Roman" w:hint="eastAsia"/>
          <w:shd w:val="clear" w:color="auto" w:fill="FFFFFF"/>
        </w:rPr>
        <w:t>0.04</w:t>
      </w:r>
      <w:r w:rsidR="00D4091C">
        <w:rPr>
          <w:rFonts w:cs="Times New Roman"/>
          <w:shd w:val="clear" w:color="auto" w:fill="FFFFFF"/>
        </w:rPr>
        <w:t xml:space="preserve"> </w:t>
      </w:r>
      <w:r w:rsidR="00D4091C" w:rsidRPr="000F350F">
        <w:rPr>
          <w:rFonts w:cs="Times New Roman" w:hint="eastAsia"/>
          <w:shd w:val="clear" w:color="auto" w:fill="FFFFFF"/>
        </w:rPr>
        <w:t>Mt</w:t>
      </w:r>
      <w:r w:rsidR="00414428">
        <w:rPr>
          <w:rFonts w:cs="Times New Roman"/>
          <w:shd w:val="clear" w:color="auto" w:fill="FFFFFF"/>
        </w:rPr>
        <w:t>s</w:t>
      </w:r>
      <w:r w:rsidR="00D4091C" w:rsidRPr="000F350F">
        <w:rPr>
          <w:rFonts w:cs="Times New Roman" w:hint="eastAsia"/>
          <w:shd w:val="clear" w:color="auto" w:fill="FFFFFF"/>
        </w:rPr>
        <w:t xml:space="preserve"> CO</w:t>
      </w:r>
      <w:r w:rsidR="00D4091C" w:rsidRPr="00920A33">
        <w:rPr>
          <w:rFonts w:cs="Times New Roman"/>
          <w:shd w:val="clear" w:color="auto" w:fill="FFFFFF"/>
          <w:vertAlign w:val="subscript"/>
        </w:rPr>
        <w:t>2</w:t>
      </w:r>
      <w:r w:rsidR="003E089E">
        <w:rPr>
          <w:rFonts w:cs="Times New Roman"/>
          <w:shd w:val="clear" w:color="auto" w:fill="FFFFFF"/>
          <w:vertAlign w:val="subscript"/>
        </w:rPr>
        <w:t xml:space="preserve"> </w:t>
      </w:r>
      <w:r w:rsidR="003E089E" w:rsidRPr="003E089E">
        <w:rPr>
          <w:rFonts w:cs="Times New Roman"/>
          <w:shd w:val="clear" w:color="auto" w:fill="FFFFFF"/>
        </w:rPr>
        <w:t>-eq</w:t>
      </w:r>
      <w:r w:rsidR="00D4091C" w:rsidRPr="003E089E">
        <w:rPr>
          <w:rFonts w:cs="Times New Roman"/>
          <w:shd w:val="clear" w:color="auto" w:fill="FFFFFF"/>
        </w:rPr>
        <w:t xml:space="preserve"> </w:t>
      </w:r>
      <w:r w:rsidR="00D4091C">
        <w:rPr>
          <w:rFonts w:cs="Times New Roman"/>
          <w:shd w:val="clear" w:color="auto" w:fill="FFFFFF"/>
        </w:rPr>
        <w:t xml:space="preserve">in Qinghai and Hainan </w:t>
      </w:r>
      <w:r w:rsidR="00D4091C" w:rsidRPr="000F350F">
        <w:rPr>
          <w:rFonts w:cs="Times New Roman"/>
          <w:shd w:val="clear" w:color="auto" w:fill="FFFFFF"/>
        </w:rPr>
        <w:t>respectively. O</w:t>
      </w:r>
      <w:r w:rsidR="00D4091C" w:rsidRPr="000F350F">
        <w:rPr>
          <w:rFonts w:cs="Times New Roman" w:hint="eastAsia"/>
          <w:shd w:val="clear" w:color="auto" w:fill="FFFFFF"/>
        </w:rPr>
        <w:t>ther</w:t>
      </w:r>
      <w:r w:rsidR="00D4091C" w:rsidRPr="000F350F">
        <w:rPr>
          <w:rFonts w:cs="Times New Roman"/>
          <w:shd w:val="clear" w:color="auto" w:fill="FFFFFF"/>
        </w:rPr>
        <w:t xml:space="preserve"> </w:t>
      </w:r>
      <w:r w:rsidR="00D4091C" w:rsidRPr="000F350F">
        <w:rPr>
          <w:rFonts w:cs="Times New Roman" w:hint="eastAsia"/>
          <w:shd w:val="clear" w:color="auto" w:fill="FFFFFF"/>
        </w:rPr>
        <w:t>provinces</w:t>
      </w:r>
      <w:r w:rsidR="00D4091C" w:rsidRPr="000F350F">
        <w:rPr>
          <w:rFonts w:cs="Times New Roman"/>
          <w:shd w:val="clear" w:color="auto" w:fill="FFFFFF"/>
        </w:rPr>
        <w:t xml:space="preserve"> </w:t>
      </w:r>
      <w:r w:rsidR="00D4091C" w:rsidRPr="000F350F">
        <w:rPr>
          <w:rFonts w:cs="Times New Roman" w:hint="eastAsia"/>
          <w:shd w:val="clear" w:color="auto" w:fill="FFFFFF"/>
        </w:rPr>
        <w:t>ranged</w:t>
      </w:r>
      <w:r w:rsidR="00D4091C" w:rsidRPr="000F350F">
        <w:rPr>
          <w:rFonts w:cs="Times New Roman"/>
          <w:shd w:val="clear" w:color="auto" w:fill="FFFFFF"/>
        </w:rPr>
        <w:t xml:space="preserve"> </w:t>
      </w:r>
      <w:r w:rsidR="00D4091C" w:rsidRPr="000F350F">
        <w:rPr>
          <w:rFonts w:cs="Times New Roman" w:hint="eastAsia"/>
          <w:shd w:val="clear" w:color="auto" w:fill="FFFFFF"/>
        </w:rPr>
        <w:t>from</w:t>
      </w:r>
      <w:r w:rsidR="00D4091C" w:rsidRPr="000F350F">
        <w:rPr>
          <w:rFonts w:cs="Times New Roman"/>
          <w:shd w:val="clear" w:color="auto" w:fill="FFFFFF"/>
        </w:rPr>
        <w:t xml:space="preserve"> </w:t>
      </w:r>
      <w:r w:rsidR="00D4091C" w:rsidRPr="000F350F">
        <w:rPr>
          <w:rFonts w:cs="Times New Roman" w:hint="eastAsia"/>
          <w:shd w:val="clear" w:color="auto" w:fill="FFFFFF"/>
        </w:rPr>
        <w:t>0.05</w:t>
      </w:r>
      <w:r w:rsidR="00D4091C" w:rsidRPr="000F350F">
        <w:rPr>
          <w:rFonts w:cs="Times New Roman"/>
          <w:shd w:val="clear" w:color="auto" w:fill="FFFFFF"/>
        </w:rPr>
        <w:t xml:space="preserve"> to </w:t>
      </w:r>
      <w:r w:rsidR="00D4091C" w:rsidRPr="000F350F">
        <w:rPr>
          <w:rFonts w:cs="Times New Roman" w:hint="eastAsia"/>
          <w:shd w:val="clear" w:color="auto" w:fill="FFFFFF"/>
        </w:rPr>
        <w:t>1.45</w:t>
      </w:r>
      <w:r w:rsidR="00DA4551">
        <w:rPr>
          <w:rFonts w:cs="Times New Roman"/>
          <w:shd w:val="clear" w:color="auto" w:fill="FFFFFF"/>
        </w:rPr>
        <w:t xml:space="preserve"> </w:t>
      </w:r>
      <w:r w:rsidR="00D4091C" w:rsidRPr="000F350F">
        <w:rPr>
          <w:rFonts w:cs="Times New Roman" w:hint="eastAsia"/>
          <w:shd w:val="clear" w:color="auto" w:fill="FFFFFF"/>
        </w:rPr>
        <w:t>Mt</w:t>
      </w:r>
      <w:r w:rsidR="00414428">
        <w:rPr>
          <w:rFonts w:cs="Times New Roman"/>
          <w:shd w:val="clear" w:color="auto" w:fill="FFFFFF"/>
        </w:rPr>
        <w:t>s</w:t>
      </w:r>
      <w:r w:rsidR="00D4091C" w:rsidRPr="000F350F">
        <w:rPr>
          <w:rFonts w:cs="Times New Roman"/>
          <w:shd w:val="clear" w:color="auto" w:fill="FFFFFF"/>
        </w:rPr>
        <w:t xml:space="preserve"> </w:t>
      </w:r>
      <w:r w:rsidR="00D4091C" w:rsidRPr="00A1789D">
        <w:rPr>
          <w:rFonts w:cs="Times New Roman"/>
          <w:shd w:val="clear" w:color="auto" w:fill="FFFFFF"/>
        </w:rPr>
        <w:t>(</w:t>
      </w:r>
      <w:r w:rsidR="00D4091C" w:rsidRPr="00A1789D">
        <w:rPr>
          <w:rFonts w:cs="Times New Roman"/>
          <w:b/>
          <w:bCs/>
          <w:shd w:val="clear" w:color="auto" w:fill="FFFFFF"/>
        </w:rPr>
        <w:t>Fig</w:t>
      </w:r>
      <w:r w:rsidR="00FA3D8C" w:rsidRPr="00A1789D">
        <w:rPr>
          <w:rFonts w:cs="Times New Roman"/>
          <w:b/>
          <w:bCs/>
          <w:shd w:val="clear" w:color="auto" w:fill="FFFFFF"/>
        </w:rPr>
        <w:t>.</w:t>
      </w:r>
      <w:r w:rsidR="00D4091C" w:rsidRPr="00A1789D">
        <w:rPr>
          <w:rFonts w:cs="Times New Roman"/>
          <w:b/>
          <w:bCs/>
          <w:shd w:val="clear" w:color="auto" w:fill="FFFFFF"/>
        </w:rPr>
        <w:t xml:space="preserve"> </w:t>
      </w:r>
      <w:r w:rsidR="00E37B0F">
        <w:rPr>
          <w:rFonts w:cs="Times New Roman"/>
          <w:b/>
          <w:bCs/>
          <w:shd w:val="clear" w:color="auto" w:fill="FFFFFF"/>
        </w:rPr>
        <w:t>5</w:t>
      </w:r>
      <w:r w:rsidR="00FA3D8C" w:rsidRPr="00A1789D">
        <w:rPr>
          <w:rFonts w:cs="Times New Roman"/>
          <w:b/>
          <w:bCs/>
          <w:shd w:val="clear" w:color="auto" w:fill="FFFFFF"/>
        </w:rPr>
        <w:t>.</w:t>
      </w:r>
      <w:r w:rsidR="00D4091C" w:rsidRPr="00A1789D">
        <w:rPr>
          <w:rFonts w:cs="Times New Roman"/>
          <w:shd w:val="clear" w:color="auto" w:fill="FFFFFF"/>
        </w:rPr>
        <w:t>).</w:t>
      </w:r>
    </w:p>
    <w:p w14:paraId="1340B86C" w14:textId="34C50E99" w:rsidR="009D19EA" w:rsidRDefault="009D19EA" w:rsidP="009D19EA">
      <w:pPr>
        <w:ind w:firstLine="480"/>
      </w:pPr>
      <w:r w:rsidRPr="000F350F">
        <w:t>Fig</w:t>
      </w:r>
      <w:r w:rsidR="00FA3D8C">
        <w:t>.</w:t>
      </w:r>
      <w:r w:rsidRPr="000F350F">
        <w:t xml:space="preserve"> </w:t>
      </w:r>
      <w:r w:rsidR="00E37B0F">
        <w:t>6</w:t>
      </w:r>
      <w:r w:rsidR="00FA3D8C">
        <w:t>.</w:t>
      </w:r>
      <w:r w:rsidRPr="000F350F">
        <w:t xml:space="preserve"> illustrates </w:t>
      </w:r>
      <w:r w:rsidR="008A29FC">
        <w:t>GHG</w:t>
      </w:r>
      <w:r w:rsidRPr="000F350F">
        <w:t xml:space="preserve"> emissions from sludge treatment and disposal under the five SSP pathways. </w:t>
      </w:r>
      <w:r w:rsidR="008A29FC">
        <w:t>GHG</w:t>
      </w:r>
      <w:r w:rsidRPr="000F350F">
        <w:t xml:space="preserve"> emissions will increase</w:t>
      </w:r>
      <w:r w:rsidR="00DA4551">
        <w:t xml:space="preserve"> under all five pathways</w:t>
      </w:r>
      <w:r w:rsidRPr="000F350F">
        <w:t xml:space="preserve">, with growth rates ranging from 10% to 50%. The sludge disposal method is an important factor affecting </w:t>
      </w:r>
      <w:r w:rsidR="008A29FC">
        <w:t>GHG</w:t>
      </w:r>
      <w:r w:rsidRPr="000F350F">
        <w:t xml:space="preserve"> emission</w:t>
      </w:r>
      <w:r>
        <w:t>s</w:t>
      </w:r>
      <w:r w:rsidRPr="000F350F">
        <w:t xml:space="preserve">. </w:t>
      </w:r>
      <w:r w:rsidR="00713883">
        <w:t>Landfills</w:t>
      </w:r>
      <w:r w:rsidRPr="000F350F">
        <w:t xml:space="preserve"> not only </w:t>
      </w:r>
      <w:r w:rsidR="00713883">
        <w:t>consume</w:t>
      </w:r>
      <w:r w:rsidRPr="000F350F">
        <w:t xml:space="preserve"> </w:t>
      </w:r>
      <w:r w:rsidR="00E37B0F" w:rsidRPr="000F350F">
        <w:t>many</w:t>
      </w:r>
      <w:r w:rsidRPr="000F350F">
        <w:t xml:space="preserve"> land resources but also </w:t>
      </w:r>
      <w:r w:rsidR="00713883">
        <w:t>have</w:t>
      </w:r>
      <w:r w:rsidRPr="000F350F">
        <w:t xml:space="preserve"> potential </w:t>
      </w:r>
      <w:r w:rsidR="004C5662">
        <w:rPr>
          <w:rFonts w:hint="eastAsia"/>
        </w:rPr>
        <w:t>damage</w:t>
      </w:r>
      <w:r w:rsidRPr="000F350F">
        <w:t xml:space="preserve"> to groundwater and can affect human health. Therefore, this disposal method will be restricted in the future</w:t>
      </w:r>
      <w:r>
        <w:t>.</w:t>
      </w:r>
      <w:r w:rsidRPr="000F350F">
        <w:t xml:space="preserve"> Incineration lead</w:t>
      </w:r>
      <w:r>
        <w:t>s</w:t>
      </w:r>
      <w:r w:rsidRPr="000F350F">
        <w:t xml:space="preserve"> to </w:t>
      </w:r>
      <w:proofErr w:type="gramStart"/>
      <w:r w:rsidRPr="000F350F">
        <w:t xml:space="preserve">a large </w:t>
      </w:r>
      <w:r w:rsidR="008A29FC">
        <w:t>number</w:t>
      </w:r>
      <w:r w:rsidRPr="000F350F">
        <w:t xml:space="preserve"> of</w:t>
      </w:r>
      <w:proofErr w:type="gramEnd"/>
      <w:r w:rsidRPr="000F350F">
        <w:t xml:space="preserve"> </w:t>
      </w:r>
      <w:r w:rsidR="008A29FC">
        <w:t>GHG</w:t>
      </w:r>
      <w:r w:rsidRPr="000F350F">
        <w:t xml:space="preserve"> emissions, but at present</w:t>
      </w:r>
      <w:r w:rsidR="00A248AF">
        <w:t>,</w:t>
      </w:r>
      <w:r w:rsidRPr="000F350F">
        <w:t xml:space="preserve"> about 15% of sludge is still treated and incinerated directly. The use of sludge for building materials requires incineration treatment, which also has the disadvantage of wasting the chemical elements in sludge (</w:t>
      </w:r>
      <w:proofErr w:type="spellStart"/>
      <w:r w:rsidR="004D677C">
        <w:fldChar w:fldCharType="begin"/>
      </w:r>
      <w:r w:rsidR="004D677C">
        <w:instrText xml:space="preserve"> HYPERLINK \l "l4" </w:instrText>
      </w:r>
      <w:r w:rsidR="004D677C">
        <w:fldChar w:fldCharType="separate"/>
      </w:r>
      <w:r w:rsidRPr="00A277A2">
        <w:rPr>
          <w:rStyle w:val="af9"/>
          <w:u w:val="none"/>
        </w:rPr>
        <w:t>Jin</w:t>
      </w:r>
      <w:proofErr w:type="spellEnd"/>
      <w:r w:rsidRPr="00A277A2">
        <w:rPr>
          <w:rStyle w:val="af9"/>
          <w:u w:val="none"/>
        </w:rPr>
        <w:t xml:space="preserve"> et al., 2014</w:t>
      </w:r>
      <w:r w:rsidR="004D677C">
        <w:rPr>
          <w:rStyle w:val="af9"/>
          <w:u w:val="none"/>
        </w:rPr>
        <w:fldChar w:fldCharType="end"/>
      </w:r>
      <w:r w:rsidRPr="000F350F">
        <w:t>). Land</w:t>
      </w:r>
      <w:r w:rsidR="004C5662">
        <w:t xml:space="preserve"> </w:t>
      </w:r>
      <w:r w:rsidR="004C5662">
        <w:rPr>
          <w:rFonts w:hint="eastAsia"/>
        </w:rPr>
        <w:t>application</w:t>
      </w:r>
      <w:r w:rsidRPr="000F350F">
        <w:t xml:space="preserve">, such as composting, will be an important </w:t>
      </w:r>
      <w:r w:rsidR="00DA4551">
        <w:t>method</w:t>
      </w:r>
      <w:r w:rsidRPr="000F350F">
        <w:t xml:space="preserve"> of sludge resource utilization in the future </w:t>
      </w:r>
      <w:r>
        <w:t>and</w:t>
      </w:r>
      <w:r w:rsidRPr="000F350F">
        <w:t xml:space="preserve"> can reduce </w:t>
      </w:r>
      <w:r w:rsidR="008A29FC">
        <w:t>GHG</w:t>
      </w:r>
      <w:r w:rsidRPr="000F350F">
        <w:t xml:space="preserve"> emissions from sludge disposal by more than 90% compared to incineration.</w:t>
      </w:r>
    </w:p>
    <w:p w14:paraId="5CB7EF29" w14:textId="18E99A6E" w:rsidR="003E089E" w:rsidRPr="000F350F" w:rsidDel="00101EDC" w:rsidRDefault="00D85EA6" w:rsidP="004D7ED4">
      <w:pPr>
        <w:ind w:firstLine="480"/>
        <w:rPr>
          <w:moveFrom w:id="64" w:author="Owen" w:date="2022-04-04T21:02:00Z"/>
        </w:rPr>
      </w:pPr>
      <w:moveFromRangeStart w:id="65" w:author="Owen" w:date="2022-04-04T21:02:00Z" w:name="move99998595"/>
      <w:moveFrom w:id="66" w:author="Owen" w:date="2022-04-04T21:02:00Z">
        <w:r w:rsidDel="00101EDC">
          <w:rPr>
            <w:rFonts w:cs="Times New Roman"/>
            <w:shd w:val="clear" w:color="auto" w:fill="FFFFFF"/>
          </w:rPr>
          <w:t xml:space="preserve">We set a </w:t>
        </w:r>
        <w:r w:rsidR="004D7ED4" w:rsidRPr="000F350F" w:rsidDel="00101EDC">
          <w:rPr>
            <w:rFonts w:cs="Times New Roman" w:hint="eastAsia"/>
            <w:shd w:val="clear" w:color="auto" w:fill="FFFFFF"/>
          </w:rPr>
          <w:t>L</w:t>
        </w:r>
        <w:r w:rsidR="004D7ED4" w:rsidRPr="000F350F" w:rsidDel="00101EDC">
          <w:rPr>
            <w:rFonts w:cs="Times New Roman"/>
            <w:shd w:val="clear" w:color="auto" w:fill="FFFFFF"/>
          </w:rPr>
          <w:t xml:space="preserve">ow Carbon Disposal (LCD) scenario </w:t>
        </w:r>
        <w:r w:rsidDel="00101EDC">
          <w:rPr>
            <w:rFonts w:cs="Times New Roman"/>
            <w:shd w:val="clear" w:color="auto" w:fill="FFFFFF"/>
          </w:rPr>
          <w:t xml:space="preserve">to simulate the effective methods to optimize sludge treatment </w:t>
        </w:r>
        <w:r w:rsidR="004D7ED4" w:rsidRPr="000F350F" w:rsidDel="00101EDC">
          <w:rPr>
            <w:rFonts w:cs="Times New Roman"/>
            <w:shd w:val="clear" w:color="auto" w:fill="FFFFFF"/>
          </w:rPr>
          <w:t>which assume</w:t>
        </w:r>
        <w:r w:rsidR="004D7ED4" w:rsidDel="00101EDC">
          <w:rPr>
            <w:rFonts w:cs="Times New Roman"/>
            <w:shd w:val="clear" w:color="auto" w:fill="FFFFFF"/>
          </w:rPr>
          <w:t>d</w:t>
        </w:r>
        <w:r w:rsidR="004D7ED4" w:rsidRPr="000F350F" w:rsidDel="00101EDC">
          <w:rPr>
            <w:rFonts w:cs="Times New Roman"/>
            <w:shd w:val="clear" w:color="auto" w:fill="FFFFFF"/>
          </w:rPr>
          <w:t xml:space="preserve"> all sludge w</w:t>
        </w:r>
        <w:r w:rsidR="004D7ED4" w:rsidDel="00101EDC">
          <w:rPr>
            <w:rFonts w:cs="Times New Roman"/>
            <w:shd w:val="clear" w:color="auto" w:fill="FFFFFF"/>
          </w:rPr>
          <w:t>as</w:t>
        </w:r>
        <w:r w:rsidR="004D7ED4" w:rsidRPr="000F350F" w:rsidDel="00101EDC">
          <w:rPr>
            <w:rFonts w:cs="Times New Roman"/>
            <w:shd w:val="clear" w:color="auto" w:fill="FFFFFF"/>
          </w:rPr>
          <w:t xml:space="preserve"> treated with anaerobic digestion and improved disposal methods (5%, 5%, 70%, 10% for Landfill, Incineration, Land </w:t>
        </w:r>
        <w:r w:rsidR="004D7ED4" w:rsidDel="00101EDC">
          <w:rPr>
            <w:rFonts w:cs="Times New Roman"/>
            <w:shd w:val="clear" w:color="auto" w:fill="FFFFFF"/>
          </w:rPr>
          <w:t>application</w:t>
        </w:r>
        <w:r w:rsidR="004D7ED4" w:rsidRPr="000F350F" w:rsidDel="00101EDC">
          <w:rPr>
            <w:rFonts w:cs="Times New Roman"/>
            <w:shd w:val="clear" w:color="auto" w:fill="FFFFFF"/>
          </w:rPr>
          <w:t>, and Building material respectively)</w:t>
        </w:r>
        <w:r w:rsidR="004D7ED4" w:rsidDel="00101EDC">
          <w:rPr>
            <w:rFonts w:hint="eastAsia"/>
          </w:rPr>
          <w:t>.</w:t>
        </w:r>
        <w:r w:rsidDel="00101EDC">
          <w:t xml:space="preserve"> </w:t>
        </w:r>
        <w:r w:rsidR="003E089E" w:rsidRPr="000F350F" w:rsidDel="00101EDC">
          <w:t>U</w:t>
        </w:r>
        <w:r w:rsidR="003E089E" w:rsidRPr="000F350F" w:rsidDel="00101EDC">
          <w:rPr>
            <w:rFonts w:hint="eastAsia"/>
          </w:rPr>
          <w:t>nder</w:t>
        </w:r>
        <w:r w:rsidR="003E089E" w:rsidRPr="000F350F" w:rsidDel="00101EDC">
          <w:t xml:space="preserve"> </w:t>
        </w:r>
        <w:r w:rsidR="003E089E" w:rsidRPr="000F350F" w:rsidDel="00101EDC">
          <w:rPr>
            <w:rFonts w:hint="eastAsia"/>
          </w:rPr>
          <w:t>the</w:t>
        </w:r>
        <w:r w:rsidR="003E089E" w:rsidRPr="000F350F" w:rsidDel="00101EDC">
          <w:t xml:space="preserve"> LCD </w:t>
        </w:r>
        <w:r w:rsidR="003E089E" w:rsidRPr="000F350F" w:rsidDel="00101EDC">
          <w:rPr>
            <w:rFonts w:hint="eastAsia"/>
          </w:rPr>
          <w:t>scenario</w:t>
        </w:r>
        <w:r w:rsidR="003E089E" w:rsidRPr="000F350F" w:rsidDel="00101EDC">
          <w:t xml:space="preserve">, </w:t>
        </w:r>
        <w:r w:rsidR="00E50A65" w:rsidDel="00101EDC">
          <w:t xml:space="preserve">GHG </w:t>
        </w:r>
        <w:r w:rsidR="003E089E" w:rsidRPr="000F350F" w:rsidDel="00101EDC">
          <w:t>emission</w:t>
        </w:r>
        <w:r w:rsidR="003E089E" w:rsidDel="00101EDC">
          <w:t>s</w:t>
        </w:r>
        <w:r w:rsidR="003E089E" w:rsidRPr="000F350F" w:rsidDel="00101EDC">
          <w:t xml:space="preserve"> were effectively reduced (Fi</w:t>
        </w:r>
        <w:r w:rsidR="003E089E" w:rsidDel="00101EDC">
          <w:t>g.</w:t>
        </w:r>
        <w:r w:rsidR="003E089E" w:rsidRPr="000F350F" w:rsidDel="00101EDC">
          <w:t xml:space="preserve"> </w:t>
        </w:r>
        <w:r w:rsidR="003E089E" w:rsidDel="00101EDC">
          <w:t>7.</w:t>
        </w:r>
        <w:r w:rsidR="003E089E" w:rsidRPr="000F350F" w:rsidDel="00101EDC">
          <w:rPr>
            <w:rFonts w:hint="eastAsia"/>
          </w:rPr>
          <w:t>)</w:t>
        </w:r>
        <w:r w:rsidR="003E089E" w:rsidRPr="000F350F" w:rsidDel="00101EDC">
          <w:t xml:space="preserve">. From SSP1 to SSP5, the PGER </w:t>
        </w:r>
        <w:r w:rsidR="003E089E" w:rsidDel="00101EDC">
          <w:t>was</w:t>
        </w:r>
        <w:r w:rsidR="003E089E" w:rsidRPr="000F350F" w:rsidDel="00101EDC">
          <w:t xml:space="preserve"> 44.38, 46.55, 50.58, 48.74</w:t>
        </w:r>
        <w:r w:rsidR="003E089E" w:rsidDel="00101EDC">
          <w:t>, and</w:t>
        </w:r>
        <w:r w:rsidR="003E089E" w:rsidRPr="000F350F" w:rsidDel="00101EDC">
          <w:t xml:space="preserve"> 52.30</w:t>
        </w:r>
        <w:r w:rsidR="003E089E" w:rsidDel="00101EDC">
          <w:t xml:space="preserve"> </w:t>
        </w:r>
        <w:r w:rsidR="003E089E" w:rsidRPr="000F350F" w:rsidDel="00101EDC">
          <w:t>Mt</w:t>
        </w:r>
        <w:r w:rsidR="003E089E" w:rsidDel="00101EDC">
          <w:t>s</w:t>
        </w:r>
        <w:r w:rsidR="003E089E" w:rsidRPr="000F350F" w:rsidDel="00101EDC">
          <w:t xml:space="preserve"> respectively</w:t>
        </w:r>
        <w:r w:rsidR="00545B5A" w:rsidDel="00101EDC">
          <w:t xml:space="preserve"> in 2060</w:t>
        </w:r>
        <w:r w:rsidR="003E089E" w:rsidDel="00101EDC">
          <w:t>,</w:t>
        </w:r>
        <w:r w:rsidR="003E089E" w:rsidRPr="000F350F" w:rsidDel="00101EDC">
          <w:t xml:space="preserve"> which was about 75%</w:t>
        </w:r>
        <w:r w:rsidR="003E089E" w:rsidRPr="000F350F" w:rsidDel="00101EDC">
          <w:rPr>
            <w:rFonts w:hint="eastAsia"/>
          </w:rPr>
          <w:t xml:space="preserve"> </w:t>
        </w:r>
        <w:r w:rsidR="003E089E" w:rsidRPr="000F350F" w:rsidDel="00101EDC">
          <w:t xml:space="preserve">of total </w:t>
        </w:r>
        <w:r w:rsidR="00545B5A" w:rsidDel="00101EDC">
          <w:t>GHG</w:t>
        </w:r>
        <w:r w:rsidR="003E089E" w:rsidRPr="000F350F" w:rsidDel="00101EDC">
          <w:t xml:space="preserve"> emissions </w:t>
        </w:r>
        <w:r w:rsidR="003E089E" w:rsidDel="00101EDC">
          <w:t>in the</w:t>
        </w:r>
        <w:r w:rsidR="003E089E" w:rsidRPr="000F350F" w:rsidDel="00101EDC">
          <w:t xml:space="preserve"> </w:t>
        </w:r>
        <w:r w:rsidR="00E50A65" w:rsidDel="00101EDC">
          <w:t>SSPs</w:t>
        </w:r>
        <w:r w:rsidR="003E089E" w:rsidRPr="000F350F" w:rsidDel="00101EDC">
          <w:t xml:space="preserve"> scenario</w:t>
        </w:r>
        <w:r w:rsidR="00E50A65" w:rsidDel="00101EDC">
          <w:t>s</w:t>
        </w:r>
        <w:r w:rsidR="003E089E" w:rsidRPr="000F350F" w:rsidDel="00101EDC">
          <w:t xml:space="preserve"> (</w:t>
        </w:r>
        <w:r w:rsidR="003E089E" w:rsidDel="00101EDC">
          <w:t>w</w:t>
        </w:r>
        <w:r w:rsidR="003E089E" w:rsidRPr="000F350F" w:rsidDel="00101EDC">
          <w:t>ithout anaerobic digestion and improved disposal methods)</w:t>
        </w:r>
        <w:r w:rsidR="003E089E" w:rsidDel="00101EDC">
          <w:t>.</w:t>
        </w:r>
        <w:r w:rsidR="00E50A65" w:rsidRPr="00E50A65" w:rsidDel="00101EDC">
          <w:t xml:space="preserve"> </w:t>
        </w:r>
        <w:r w:rsidR="00E50A65" w:rsidDel="00101EDC">
          <w:t>Until 2030</w:t>
        </w:r>
        <w:r w:rsidR="00401D9F" w:rsidDel="00101EDC">
          <w:t>, the anticipated Carbon Peak in China</w:t>
        </w:r>
        <w:r w:rsidR="00E50A65" w:rsidDel="00101EDC">
          <w:t xml:space="preserve">, </w:t>
        </w:r>
        <w:r w:rsidR="00E50A65" w:rsidRPr="000F350F" w:rsidDel="00101EDC">
          <w:t xml:space="preserve">the annual </w:t>
        </w:r>
        <w:r w:rsidR="00003ADC" w:rsidDel="00101EDC">
          <w:t>GHG</w:t>
        </w:r>
        <w:r w:rsidR="00E50A65" w:rsidRPr="000F350F" w:rsidDel="00101EDC">
          <w:t xml:space="preserve"> emission from sludge</w:t>
        </w:r>
        <w:r w:rsidR="00E50A65" w:rsidDel="00101EDC">
          <w:t xml:space="preserve"> under SSP1 to SSP5</w:t>
        </w:r>
        <w:r w:rsidR="00E50A65" w:rsidRPr="000F350F" w:rsidDel="00101EDC">
          <w:t xml:space="preserve"> </w:t>
        </w:r>
        <w:r w:rsidR="00E50A65" w:rsidDel="00101EDC">
          <w:t>would</w:t>
        </w:r>
        <w:r w:rsidR="00E50A65" w:rsidRPr="000F350F" w:rsidDel="00101EDC">
          <w:t xml:space="preserve"> be reduced </w:t>
        </w:r>
        <w:r w:rsidR="00F568E6" w:rsidDel="00101EDC">
          <w:t>to</w:t>
        </w:r>
        <w:r w:rsidR="00E50A65" w:rsidRPr="000F350F" w:rsidDel="00101EDC">
          <w:t xml:space="preserve"> 17.85, 18.19, 19.27, 18.61</w:t>
        </w:r>
        <w:r w:rsidR="00E37B0F" w:rsidDel="00101EDC">
          <w:t>,</w:t>
        </w:r>
        <w:r w:rsidR="00E50A65" w:rsidDel="00101EDC">
          <w:t xml:space="preserve"> and</w:t>
        </w:r>
        <w:r w:rsidR="00E50A65" w:rsidRPr="000F350F" w:rsidDel="00101EDC">
          <w:t xml:space="preserve"> 19.14</w:t>
        </w:r>
        <w:r w:rsidR="00E50A65" w:rsidDel="00101EDC">
          <w:t xml:space="preserve"> </w:t>
        </w:r>
        <w:r w:rsidR="00E50A65" w:rsidRPr="000F350F" w:rsidDel="00101EDC">
          <w:t>Mt</w:t>
        </w:r>
        <w:r w:rsidR="00E50A65" w:rsidDel="00101EDC">
          <w:t xml:space="preserve">s </w:t>
        </w:r>
        <w:r w:rsidR="00E50A65" w:rsidRPr="000F350F" w:rsidDel="00101EDC">
          <w:t>respectively</w:t>
        </w:r>
        <w:r w:rsidR="00003ADC" w:rsidDel="00101EDC">
          <w:t>.</w:t>
        </w:r>
        <w:r w:rsidR="00003ADC" w:rsidDel="00101EDC">
          <w:rPr>
            <w:rStyle w:val="a7"/>
          </w:rPr>
          <w:t xml:space="preserve"> </w:t>
        </w:r>
        <w:r w:rsidR="00E50A65" w:rsidDel="00101EDC">
          <w:t xml:space="preserve"> </w:t>
        </w:r>
        <w:r w:rsidR="00376A9A" w:rsidDel="00101EDC">
          <w:t>Significant potential of GHG reduction shows the effectiveness of improving sludge disposal methods.</w:t>
        </w:r>
      </w:moveFrom>
    </w:p>
    <w:moveFromRangeEnd w:id="65"/>
    <w:p w14:paraId="18C03910" w14:textId="77777777" w:rsidR="00101EDC" w:rsidRPr="000F350F" w:rsidRDefault="00101EDC" w:rsidP="00101EDC">
      <w:pPr>
        <w:ind w:firstLine="480"/>
        <w:rPr>
          <w:moveTo w:id="67" w:author="Owen" w:date="2022-04-04T21:02:00Z"/>
        </w:rPr>
      </w:pPr>
      <w:moveToRangeStart w:id="68" w:author="Owen" w:date="2022-04-04T21:02:00Z" w:name="move99998595"/>
      <w:moveTo w:id="69" w:author="Owen" w:date="2022-04-04T21:02:00Z">
        <w:r>
          <w:rPr>
            <w:rFonts w:cs="Times New Roman"/>
            <w:shd w:val="clear" w:color="auto" w:fill="FFFFFF"/>
          </w:rPr>
          <w:t xml:space="preserve">We set a </w:t>
        </w:r>
        <w:r w:rsidRPr="000F350F">
          <w:rPr>
            <w:rFonts w:cs="Times New Roman" w:hint="eastAsia"/>
            <w:shd w:val="clear" w:color="auto" w:fill="FFFFFF"/>
          </w:rPr>
          <w:t>L</w:t>
        </w:r>
        <w:r w:rsidRPr="000F350F">
          <w:rPr>
            <w:rFonts w:cs="Times New Roman"/>
            <w:shd w:val="clear" w:color="auto" w:fill="FFFFFF"/>
          </w:rPr>
          <w:t xml:space="preserve">ow Carbon Disposal (LCD) scenario </w:t>
        </w:r>
        <w:r>
          <w:rPr>
            <w:rFonts w:cs="Times New Roman"/>
            <w:shd w:val="clear" w:color="auto" w:fill="FFFFFF"/>
          </w:rPr>
          <w:t xml:space="preserve">to simulate the effective methods to optimize sludge treatment </w:t>
        </w:r>
        <w:r w:rsidRPr="000F350F">
          <w:rPr>
            <w:rFonts w:cs="Times New Roman"/>
            <w:shd w:val="clear" w:color="auto" w:fill="FFFFFF"/>
          </w:rPr>
          <w:t>which assume</w:t>
        </w:r>
        <w:r>
          <w:rPr>
            <w:rFonts w:cs="Times New Roman"/>
            <w:shd w:val="clear" w:color="auto" w:fill="FFFFFF"/>
          </w:rPr>
          <w:t>d</w:t>
        </w:r>
        <w:r w:rsidRPr="000F350F">
          <w:rPr>
            <w:rFonts w:cs="Times New Roman"/>
            <w:shd w:val="clear" w:color="auto" w:fill="FFFFFF"/>
          </w:rPr>
          <w:t xml:space="preserve"> all sludge w</w:t>
        </w:r>
        <w:r>
          <w:rPr>
            <w:rFonts w:cs="Times New Roman"/>
            <w:shd w:val="clear" w:color="auto" w:fill="FFFFFF"/>
          </w:rPr>
          <w:t>as</w:t>
        </w:r>
        <w:r w:rsidRPr="000F350F">
          <w:rPr>
            <w:rFonts w:cs="Times New Roman"/>
            <w:shd w:val="clear" w:color="auto" w:fill="FFFFFF"/>
          </w:rPr>
          <w:t xml:space="preserve"> treated with anaerobic digestion and improved disposal methods (5%, 5%, 70%, 10% for Landfill, Incineration, Land </w:t>
        </w:r>
        <w:r>
          <w:rPr>
            <w:rFonts w:cs="Times New Roman"/>
            <w:shd w:val="clear" w:color="auto" w:fill="FFFFFF"/>
          </w:rPr>
          <w:t>application</w:t>
        </w:r>
        <w:r w:rsidRPr="000F350F">
          <w:rPr>
            <w:rFonts w:cs="Times New Roman"/>
            <w:shd w:val="clear" w:color="auto" w:fill="FFFFFF"/>
          </w:rPr>
          <w:t>, and Building material respectively)</w:t>
        </w:r>
        <w:r>
          <w:rPr>
            <w:rFonts w:hint="eastAsia"/>
          </w:rPr>
          <w:t>.</w:t>
        </w:r>
        <w:r>
          <w:t xml:space="preserve"> </w:t>
        </w:r>
        <w:r w:rsidRPr="000F350F">
          <w:t>U</w:t>
        </w:r>
        <w:r w:rsidRPr="000F350F">
          <w:rPr>
            <w:rFonts w:hint="eastAsia"/>
          </w:rPr>
          <w:t>nder</w:t>
        </w:r>
        <w:r w:rsidRPr="000F350F">
          <w:t xml:space="preserve"> </w:t>
        </w:r>
        <w:r w:rsidRPr="000F350F">
          <w:rPr>
            <w:rFonts w:hint="eastAsia"/>
          </w:rPr>
          <w:t>the</w:t>
        </w:r>
        <w:r w:rsidRPr="000F350F">
          <w:t xml:space="preserve"> LCD </w:t>
        </w:r>
        <w:r w:rsidRPr="000F350F">
          <w:rPr>
            <w:rFonts w:hint="eastAsia"/>
          </w:rPr>
          <w:t>scenario</w:t>
        </w:r>
        <w:r w:rsidRPr="000F350F">
          <w:t xml:space="preserve">, </w:t>
        </w:r>
        <w:r>
          <w:t xml:space="preserve">GHG </w:t>
        </w:r>
        <w:r w:rsidRPr="000F350F">
          <w:t>emission</w:t>
        </w:r>
        <w:r>
          <w:t>s</w:t>
        </w:r>
        <w:r w:rsidRPr="000F350F">
          <w:t xml:space="preserve"> were effectively reduced (Fi</w:t>
        </w:r>
        <w:r>
          <w:t>g.</w:t>
        </w:r>
        <w:r w:rsidRPr="000F350F">
          <w:t xml:space="preserve"> </w:t>
        </w:r>
        <w:r>
          <w:t>7.</w:t>
        </w:r>
        <w:r w:rsidRPr="000F350F">
          <w:rPr>
            <w:rFonts w:hint="eastAsia"/>
          </w:rPr>
          <w:t>)</w:t>
        </w:r>
        <w:r w:rsidRPr="000F350F">
          <w:t xml:space="preserve">. From SSP1 to SSP5, the PGER </w:t>
        </w:r>
        <w:r>
          <w:t>was</w:t>
        </w:r>
        <w:r w:rsidRPr="000F350F">
          <w:t xml:space="preserve"> 44.38, 46.55, 50.58, 48.74</w:t>
        </w:r>
        <w:r>
          <w:t>, and</w:t>
        </w:r>
        <w:r w:rsidRPr="000F350F">
          <w:t xml:space="preserve"> 52.30</w:t>
        </w:r>
        <w:r>
          <w:t xml:space="preserve"> </w:t>
        </w:r>
        <w:r w:rsidRPr="000F350F">
          <w:t>Mt</w:t>
        </w:r>
        <w:r>
          <w:t>s</w:t>
        </w:r>
        <w:r w:rsidRPr="000F350F">
          <w:t xml:space="preserve"> respectively</w:t>
        </w:r>
        <w:r>
          <w:t xml:space="preserve"> in 2060,</w:t>
        </w:r>
        <w:r w:rsidRPr="000F350F">
          <w:t xml:space="preserve"> which was about 75%</w:t>
        </w:r>
        <w:r w:rsidRPr="000F350F">
          <w:rPr>
            <w:rFonts w:hint="eastAsia"/>
          </w:rPr>
          <w:t xml:space="preserve"> </w:t>
        </w:r>
        <w:r w:rsidRPr="000F350F">
          <w:t xml:space="preserve">of total </w:t>
        </w:r>
        <w:r>
          <w:t>GHG</w:t>
        </w:r>
        <w:r w:rsidRPr="000F350F">
          <w:t xml:space="preserve"> emissions </w:t>
        </w:r>
        <w:r>
          <w:t>in the</w:t>
        </w:r>
        <w:r w:rsidRPr="000F350F">
          <w:t xml:space="preserve"> </w:t>
        </w:r>
        <w:r>
          <w:t>SSPs</w:t>
        </w:r>
        <w:r w:rsidRPr="000F350F">
          <w:t xml:space="preserve"> scenario</w:t>
        </w:r>
        <w:r>
          <w:t>s</w:t>
        </w:r>
        <w:r w:rsidRPr="000F350F">
          <w:t xml:space="preserve"> (</w:t>
        </w:r>
        <w:r>
          <w:t>w</w:t>
        </w:r>
        <w:r w:rsidRPr="000F350F">
          <w:t>ithout anaerobic digestion and improved disposal methods)</w:t>
        </w:r>
        <w:r>
          <w:t>.</w:t>
        </w:r>
        <w:r w:rsidRPr="00E50A65">
          <w:t xml:space="preserve"> </w:t>
        </w:r>
        <w:r>
          <w:t xml:space="preserve">Until 2030, the anticipated Carbon Peak in China, </w:t>
        </w:r>
        <w:r w:rsidRPr="000F350F">
          <w:t xml:space="preserve">the annual </w:t>
        </w:r>
        <w:r>
          <w:t>GHG</w:t>
        </w:r>
        <w:r w:rsidRPr="000F350F">
          <w:t xml:space="preserve"> emission from sludge</w:t>
        </w:r>
        <w:r>
          <w:t xml:space="preserve"> under SSP1 to SSP5</w:t>
        </w:r>
        <w:r w:rsidRPr="000F350F">
          <w:t xml:space="preserve"> </w:t>
        </w:r>
        <w:r>
          <w:t>would</w:t>
        </w:r>
        <w:r w:rsidRPr="000F350F">
          <w:t xml:space="preserve"> be reduced </w:t>
        </w:r>
        <w:r>
          <w:t>to</w:t>
        </w:r>
        <w:r w:rsidRPr="000F350F">
          <w:t xml:space="preserve"> 17.85, 18.19, 19.27, 18.61</w:t>
        </w:r>
        <w:r>
          <w:t>, and</w:t>
        </w:r>
        <w:r w:rsidRPr="000F350F">
          <w:t xml:space="preserve"> 19.14</w:t>
        </w:r>
        <w:r>
          <w:t xml:space="preserve"> </w:t>
        </w:r>
        <w:r w:rsidRPr="000F350F">
          <w:t>Mt</w:t>
        </w:r>
        <w:r>
          <w:t xml:space="preserve">s </w:t>
        </w:r>
        <w:r w:rsidRPr="000F350F">
          <w:t>respectively</w:t>
        </w:r>
        <w:r>
          <w:t>.</w:t>
        </w:r>
        <w:r>
          <w:rPr>
            <w:rStyle w:val="a7"/>
          </w:rPr>
          <w:t xml:space="preserve"> </w:t>
        </w:r>
        <w:r>
          <w:t xml:space="preserve"> Significant potential of GHG reduction shows the effectiveness of improving sludge disposal methods.</w:t>
        </w:r>
      </w:moveTo>
    </w:p>
    <w:moveToRangeEnd w:id="68"/>
    <w:p w14:paraId="1FFAD3B4" w14:textId="39AB64CC" w:rsidR="00A277A2" w:rsidRDefault="00A277A2" w:rsidP="00A277A2">
      <w:pPr>
        <w:pStyle w:val="2"/>
        <w:rPr>
          <w:rFonts w:eastAsiaTheme="minorEastAsia"/>
        </w:rPr>
      </w:pPr>
      <w:r>
        <w:lastRenderedPageBreak/>
        <w:t xml:space="preserve">3.5. </w:t>
      </w:r>
      <w:r>
        <w:rPr>
          <w:rFonts w:eastAsia="宋体"/>
        </w:rPr>
        <w:t>Policy Implications</w:t>
      </w:r>
    </w:p>
    <w:p w14:paraId="5E0F1D4D" w14:textId="77777777" w:rsidR="00101EDC" w:rsidRDefault="00101EDC" w:rsidP="00101EDC">
      <w:pPr>
        <w:ind w:firstLineChars="0" w:firstLine="420"/>
        <w:rPr>
          <w:ins w:id="70" w:author="Owen" w:date="2022-04-04T21:03:00Z"/>
        </w:rPr>
      </w:pPr>
      <w:ins w:id="71" w:author="Owen" w:date="2022-04-04T21:03:00Z">
        <w:r>
          <w:rPr>
            <w:noProof/>
          </w:rPr>
          <mc:AlternateContent>
            <mc:Choice Requires="wpg">
              <w:drawing>
                <wp:anchor distT="0" distB="0" distL="114300" distR="114300" simplePos="0" relativeHeight="251721728" behindDoc="0" locked="0" layoutInCell="1" allowOverlap="1" wp14:anchorId="04E3ECD1" wp14:editId="3700B93C">
                  <wp:simplePos x="0" y="0"/>
                  <wp:positionH relativeFrom="column">
                    <wp:posOffset>-676275</wp:posOffset>
                  </wp:positionH>
                  <wp:positionV relativeFrom="paragraph">
                    <wp:posOffset>2929306</wp:posOffset>
                  </wp:positionV>
                  <wp:extent cx="6290310" cy="5305425"/>
                  <wp:effectExtent l="0" t="0" r="0" b="3175"/>
                  <wp:wrapSquare wrapText="bothSides"/>
                  <wp:docPr id="4" name="组合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90310" cy="5305425"/>
                            <a:chOff x="0" y="29"/>
                            <a:chExt cx="62909" cy="48365"/>
                          </a:xfrm>
                        </wpg:grpSpPr>
                        <pic:pic xmlns:pic="http://schemas.openxmlformats.org/drawingml/2006/picture">
                          <pic:nvPicPr>
                            <pic:cNvPr id="5" name="图片 19"/>
                            <pic:cNvPicPr>
                              <a:picLocks/>
                            </pic:cNvPicPr>
                          </pic:nvPicPr>
                          <pic:blipFill>
                            <a:blip r:embed="rId45" cstate="email">
                              <a:extLst>
                                <a:ext uri="{28A0092B-C50C-407E-A947-70E740481C1C}">
                                  <a14:useLocalDpi xmlns:a14="http://schemas.microsoft.com/office/drawing/2010/main" val="0"/>
                                </a:ext>
                              </a:extLst>
                            </a:blip>
                            <a:srcRect/>
                            <a:stretch/>
                          </pic:blipFill>
                          <pic:spPr bwMode="auto">
                            <a:xfrm>
                              <a:off x="4194" y="29"/>
                              <a:ext cx="55626" cy="42163"/>
                            </a:xfrm>
                            <a:prstGeom prst="rect">
                              <a:avLst/>
                            </a:prstGeom>
                            <a:noFill/>
                          </pic:spPr>
                        </pic:pic>
                        <wps:wsp>
                          <wps:cNvPr id="14" name="文本框 22"/>
                          <wps:cNvSpPr txBox="1">
                            <a:spLocks/>
                          </wps:cNvSpPr>
                          <wps:spPr bwMode="auto">
                            <a:xfrm>
                              <a:off x="0" y="43250"/>
                              <a:ext cx="62909" cy="5144"/>
                            </a:xfrm>
                            <a:prstGeom prst="rect">
                              <a:avLst/>
                            </a:prstGeom>
                            <a:solidFill>
                              <a:srgbClr val="FFFFFF"/>
                            </a:solidFill>
                            <a:ln>
                              <a:noFill/>
                            </a:ln>
                          </wps:spPr>
                          <wps:txbx>
                            <w:txbxContent>
                              <w:p w14:paraId="0B2B661C" w14:textId="77777777" w:rsidR="00101EDC" w:rsidRPr="00921A6F" w:rsidRDefault="00101EDC" w:rsidP="00101EDC">
                                <w:pPr>
                                  <w:pStyle w:val="aa"/>
                                  <w:ind w:firstLineChars="0" w:firstLine="0"/>
                                  <w:jc w:val="left"/>
                                  <w:rPr>
                                    <w:noProof/>
                                  </w:rPr>
                                </w:pPr>
                                <w:r w:rsidRPr="00B13067">
                                  <w:rPr>
                                    <w:rFonts w:ascii="Times New Roman" w:hAnsi="Times New Roman" w:cs="Times New Roman"/>
                                    <w:b/>
                                    <w:bCs/>
                                  </w:rPr>
                                  <w:t>Fig.</w:t>
                                </w:r>
                                <w:r>
                                  <w:rPr>
                                    <w:rFonts w:ascii="Times New Roman" w:hAnsi="Times New Roman" w:cs="Times New Roman"/>
                                    <w:b/>
                                    <w:bCs/>
                                  </w:rPr>
                                  <w:t>6</w:t>
                                </w:r>
                                <w:r w:rsidRPr="00B13067">
                                  <w:rPr>
                                    <w:rFonts w:ascii="Times New Roman" w:hAnsi="Times New Roman" w:cs="Times New Roman"/>
                                    <w:b/>
                                    <w:bCs/>
                                  </w:rPr>
                                  <w:t>.</w:t>
                                </w:r>
                                <w:r>
                                  <w:t xml:space="preserve"> </w:t>
                                </w:r>
                                <w:r w:rsidRPr="005F4DAD">
                                  <w:rPr>
                                    <w:rFonts w:ascii="Times New Roman" w:hAnsi="Times New Roman" w:cs="Times New Roman"/>
                                    <w:sz w:val="18"/>
                                    <w:szCs w:val="18"/>
                                  </w:rPr>
                                  <w:t>(</w:t>
                                </w:r>
                                <w:r w:rsidRPr="005F4DAD">
                                  <w:rPr>
                                    <w:rFonts w:ascii="Times New Roman" w:hAnsi="Times New Roman" w:cs="Times New Roman" w:hint="eastAsia"/>
                                    <w:sz w:val="18"/>
                                    <w:szCs w:val="18"/>
                                  </w:rPr>
                                  <w:t>a</w:t>
                                </w:r>
                                <w:r w:rsidRPr="005F4DAD">
                                  <w:rPr>
                                    <w:rFonts w:ascii="Times New Roman" w:hAnsi="Times New Roman" w:cs="Times New Roman"/>
                                    <w:sz w:val="18"/>
                                    <w:szCs w:val="18"/>
                                  </w:rPr>
                                  <w:t xml:space="preserve">) </w:t>
                                </w:r>
                                <w:r w:rsidRPr="006D2B8B">
                                  <w:rPr>
                                    <w:rFonts w:ascii="Times New Roman" w:hAnsi="Times New Roman" w:cs="Times New Roman"/>
                                    <w:sz w:val="18"/>
                                    <w:szCs w:val="18"/>
                                  </w:rPr>
                                  <w:t>Greenhouse gas emission</w:t>
                                </w:r>
                                <w:r>
                                  <w:rPr>
                                    <w:rFonts w:ascii="Times New Roman" w:hAnsi="Times New Roman" w:cs="Times New Roman"/>
                                    <w:sz w:val="18"/>
                                    <w:szCs w:val="18"/>
                                  </w:rPr>
                                  <w:t xml:space="preserve"> from sludge disposals under different scenarios (SSPs– Without Anaerobic digestion and improved disposal methods, LCD – low carbon development, 5% uncertainty were shown). (b) Potential GHG emission reduction in different area.</w:t>
                                </w:r>
                              </w:p>
                            </w:txbxContent>
                          </wps:txbx>
                          <wps:bodyPr rot="0" vert="horz" wrap="square" lIns="0" tIns="0" rIns="0" bIns="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04E3ECD1" id="组合 29" o:spid="_x0000_s1041" style="position:absolute;left:0;text-align:left;margin-left:-53.25pt;margin-top:230.65pt;width:495.3pt;height:417.75pt;z-index:251721728;mso-position-horizontal-relative:text;mso-position-vertical-relative:text;mso-width-relative:margin;mso-height-relative:margin" coordorigin=",29" coordsize="62909,48365" o:gfxdata="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">
                  <v:shape id="图片 19" o:spid="_x0000_s1042" type="#_x0000_t75" style="position:absolute;left:4194;top:29;width:55626;height:4216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">
                    <v:imagedata r:id="rId46" o:title=""/>
                    <o:lock v:ext="edit" aspectratio="f"/>
                  </v:shape>
                  <v:shape id="文本框 22" o:spid="_x0000_s1043" type="#_x0000_t202" style="position:absolute;top:43250;width:62909;height:514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" stroked="f">
                    <v:textbox inset="0,0,0,0">
                      <w:txbxContent>
                        <w:p w14:paraId="0B2B661C" w14:textId="77777777" w:rsidR="00101EDC" w:rsidRPr="00921A6F" w:rsidRDefault="00101EDC" w:rsidP="00101EDC">
                          <w:pPr>
                            <w:pStyle w:val="aa"/>
                            <w:ind w:firstLineChars="0" w:firstLine="0"/>
                            <w:jc w:val="left"/>
                            <w:rPr>
                              <w:noProof/>
                            </w:rPr>
                          </w:pPr>
                          <w:r w:rsidRPr="00B13067">
                            <w:rPr>
                              <w:rFonts w:ascii="Times New Roman" w:hAnsi="Times New Roman" w:cs="Times New Roman"/>
                              <w:b/>
                              <w:bCs/>
                            </w:rPr>
                            <w:t>Fig.</w:t>
                          </w:r>
                          <w:r>
                            <w:rPr>
                              <w:rFonts w:ascii="Times New Roman" w:hAnsi="Times New Roman" w:cs="Times New Roman"/>
                              <w:b/>
                              <w:bCs/>
                            </w:rPr>
                            <w:t>6</w:t>
                          </w:r>
                          <w:r w:rsidRPr="00B13067">
                            <w:rPr>
                              <w:rFonts w:ascii="Times New Roman" w:hAnsi="Times New Roman" w:cs="Times New Roman"/>
                              <w:b/>
                              <w:bCs/>
                            </w:rPr>
                            <w:t>.</w:t>
                          </w:r>
                          <w:r>
                            <w:t xml:space="preserve"> </w:t>
                          </w:r>
                          <w:r w:rsidRPr="005F4DAD">
                            <w:rPr>
                              <w:rFonts w:ascii="Times New Roman" w:hAnsi="Times New Roman" w:cs="Times New Roman"/>
                              <w:sz w:val="18"/>
                              <w:szCs w:val="18"/>
                            </w:rPr>
                            <w:t>(</w:t>
                          </w:r>
                          <w:r w:rsidRPr="005F4DAD">
                            <w:rPr>
                              <w:rFonts w:ascii="Times New Roman" w:hAnsi="Times New Roman" w:cs="Times New Roman" w:hint="eastAsia"/>
                              <w:sz w:val="18"/>
                              <w:szCs w:val="18"/>
                            </w:rPr>
                            <w:t>a</w:t>
                          </w:r>
                          <w:r w:rsidRPr="005F4DAD">
                            <w:rPr>
                              <w:rFonts w:ascii="Times New Roman" w:hAnsi="Times New Roman" w:cs="Times New Roman"/>
                              <w:sz w:val="18"/>
                              <w:szCs w:val="18"/>
                            </w:rPr>
                            <w:t xml:space="preserve">) </w:t>
                          </w:r>
                          <w:r w:rsidRPr="006D2B8B">
                            <w:rPr>
                              <w:rFonts w:ascii="Times New Roman" w:hAnsi="Times New Roman" w:cs="Times New Roman"/>
                              <w:sz w:val="18"/>
                              <w:szCs w:val="18"/>
                            </w:rPr>
                            <w:t>Greenhouse gas emission</w:t>
                          </w:r>
                          <w:r>
                            <w:rPr>
                              <w:rFonts w:ascii="Times New Roman" w:hAnsi="Times New Roman" w:cs="Times New Roman"/>
                              <w:sz w:val="18"/>
                              <w:szCs w:val="18"/>
                            </w:rPr>
                            <w:t xml:space="preserve"> from sludge disposals under different scenarios (SSPs– Without Anaerobic digestion and improved disposal methods, LCD – low carbon development, 5% uncertainty were shown). (b) Potential GHG emission reduction in different area.</w:t>
                          </w:r>
                        </w:p>
                      </w:txbxContent>
                    </v:textbox>
                  </v:shape>
                  <w10:wrap type="square"/>
                </v:group>
              </w:pict>
            </mc:Fallback>
          </mc:AlternateContent>
        </w:r>
        <w:r w:rsidRPr="000F350F">
          <w:t xml:space="preserve">Currently, </w:t>
        </w:r>
        <w:r>
          <w:t>landfill, incineration, land application, and building material</w:t>
        </w:r>
        <w:r w:rsidRPr="000F350F">
          <w:t xml:space="preserve"> account for about 55%, 15%, 20%</w:t>
        </w:r>
        <w:r>
          <w:t>,</w:t>
        </w:r>
        <w:r w:rsidRPr="000F350F">
          <w:t xml:space="preserve"> and 10% of sludge disposal in China respectively, with significant regional variations</w:t>
        </w:r>
        <w:r>
          <w:t xml:space="preserve"> </w:t>
        </w:r>
        <w:r w:rsidRPr="000F350F">
          <w:t>(</w:t>
        </w:r>
        <w:r>
          <w:fldChar w:fldCharType="begin"/>
        </w:r>
        <w:r>
          <w:instrText xml:space="preserve"> HYPERLINK \l "l15" </w:instrText>
        </w:r>
        <w:r>
          <w:fldChar w:fldCharType="separate"/>
        </w:r>
        <w:r w:rsidRPr="00A277A2">
          <w:rPr>
            <w:rStyle w:val="af9"/>
            <w:u w:val="none"/>
          </w:rPr>
          <w:t>Wei et al</w:t>
        </w:r>
        <w:r>
          <w:rPr>
            <w:rStyle w:val="af9"/>
            <w:u w:val="none"/>
          </w:rPr>
          <w:t>.</w:t>
        </w:r>
        <w:r w:rsidRPr="00A277A2">
          <w:rPr>
            <w:rStyle w:val="af9"/>
            <w:u w:val="none"/>
          </w:rPr>
          <w:t>, 2020</w:t>
        </w:r>
        <w:r>
          <w:rPr>
            <w:rStyle w:val="af9"/>
            <w:u w:val="none"/>
          </w:rPr>
          <w:fldChar w:fldCharType="end"/>
        </w:r>
        <w:r w:rsidRPr="00A277A2">
          <w:t>)</w:t>
        </w:r>
        <w:r w:rsidRPr="000F350F">
          <w:rPr>
            <w:rFonts w:hint="eastAsia"/>
          </w:rPr>
          <w:t>.</w:t>
        </w:r>
        <w:r>
          <w:t xml:space="preserve"> To ameliorate the rapid growth of GHG emissions from sludge treatments, different strategies should be implemented.  </w:t>
        </w:r>
        <w:r w:rsidRPr="000F350F">
          <w:t xml:space="preserve"> </w:t>
        </w:r>
        <w:r>
          <w:t xml:space="preserve">In the </w:t>
        </w:r>
        <w:r w:rsidRPr="000F350F">
          <w:t xml:space="preserve">mainly </w:t>
        </w:r>
        <w:r>
          <w:t xml:space="preserve">LH regions </w:t>
        </w:r>
        <w:r w:rsidRPr="000F350F">
          <w:t xml:space="preserve">in the central and western regions of China, </w:t>
        </w:r>
        <w:r>
          <w:t xml:space="preserve">about </w:t>
        </w:r>
        <w:r w:rsidRPr="000F350F">
          <w:t>80%</w:t>
        </w:r>
        <w:r>
          <w:t xml:space="preserve"> of sludge is ended up in </w:t>
        </w:r>
        <w:r w:rsidRPr="000F350F">
          <w:rPr>
            <w:rFonts w:hint="eastAsia"/>
          </w:rPr>
          <w:t>l</w:t>
        </w:r>
        <w:r w:rsidRPr="000F350F">
          <w:t xml:space="preserve">andfill </w:t>
        </w:r>
        <w:r>
          <w:t>sites</w:t>
        </w:r>
        <w:r w:rsidRPr="000F350F">
          <w:t xml:space="preserve">. As sludge generation rises, </w:t>
        </w:r>
        <w:r>
          <w:t>another disposal capacity</w:t>
        </w:r>
        <w:r w:rsidRPr="000F350F">
          <w:t xml:space="preserve"> </w:t>
        </w:r>
        <w:r>
          <w:rPr>
            <w:rFonts w:hint="eastAsia"/>
          </w:rPr>
          <w:t>should</w:t>
        </w:r>
        <w:r>
          <w:t xml:space="preserve"> </w:t>
        </w:r>
        <w:r>
          <w:rPr>
            <w:rFonts w:hint="eastAsia"/>
          </w:rPr>
          <w:t>be</w:t>
        </w:r>
        <w:r>
          <w:t xml:space="preserve"> enhanced</w:t>
        </w:r>
        <w:r w:rsidRPr="000F350F">
          <w:t>.</w:t>
        </w:r>
        <w:r w:rsidRPr="005129B3">
          <w:rPr>
            <w:rFonts w:cs="Times New Roman"/>
          </w:rPr>
          <w:t xml:space="preserve"> </w:t>
        </w:r>
        <w:r w:rsidRPr="00FC0A99">
          <w:rPr>
            <w:rFonts w:cs="Times New Roman"/>
          </w:rPr>
          <w:t>With the rapid growth rate</w:t>
        </w:r>
        <w:r>
          <w:rPr>
            <w:rFonts w:cs="Times New Roman"/>
          </w:rPr>
          <w:t>, t</w:t>
        </w:r>
        <w:r w:rsidRPr="00FC0A99">
          <w:rPr>
            <w:rFonts w:cs="Times New Roman"/>
          </w:rPr>
          <w:t xml:space="preserve">he sludge generation should be controlled </w:t>
        </w:r>
        <w:r>
          <w:rPr>
            <w:rFonts w:cs="Times New Roman"/>
          </w:rPr>
          <w:t>at</w:t>
        </w:r>
        <w:r w:rsidRPr="00FC0A99">
          <w:rPr>
            <w:rFonts w:cs="Times New Roman"/>
          </w:rPr>
          <w:t xml:space="preserve"> </w:t>
        </w:r>
        <w:r>
          <w:rPr>
            <w:rFonts w:cs="Times New Roman"/>
          </w:rPr>
          <w:t xml:space="preserve">the </w:t>
        </w:r>
        <w:r w:rsidRPr="00FC0A99">
          <w:rPr>
            <w:rFonts w:cs="Times New Roman"/>
          </w:rPr>
          <w:t xml:space="preserve">source by a reasonable dietary structure and urban compact development to reduce </w:t>
        </w:r>
        <w:r>
          <w:rPr>
            <w:rFonts w:cs="Times New Roman"/>
          </w:rPr>
          <w:t>GHG</w:t>
        </w:r>
        <w:r w:rsidRPr="00FC0A99">
          <w:rPr>
            <w:rFonts w:cs="Times New Roman"/>
          </w:rPr>
          <w:t xml:space="preserve"> emissions.</w:t>
        </w:r>
        <w:r w:rsidRPr="000F350F">
          <w:t xml:space="preserve"> </w:t>
        </w:r>
      </w:ins>
    </w:p>
    <w:p w14:paraId="76D3B809" w14:textId="41374602" w:rsidR="00FF4545" w:rsidDel="00101EDC" w:rsidRDefault="006B370D" w:rsidP="00A277A2">
      <w:pPr>
        <w:ind w:firstLineChars="0" w:firstLine="420"/>
        <w:rPr>
          <w:del w:id="72" w:author="Owen" w:date="2022-04-04T21:03:00Z"/>
        </w:rPr>
      </w:pPr>
      <w:del w:id="73" w:author="Owen" w:date="2022-04-04T21:03:00Z">
        <w:r w:rsidDel="00101EDC">
          <w:rPr>
            <w:noProof/>
          </w:rPr>
          <w:lastRenderedPageBreak/>
          <mc:AlternateContent>
            <mc:Choice Requires="wpg">
              <w:drawing>
                <wp:anchor distT="0" distB="0" distL="114300" distR="114300" simplePos="0" relativeHeight="251657216" behindDoc="0" locked="0" layoutInCell="1" allowOverlap="1" wp14:anchorId="6378AB0B" wp14:editId="232B4C6E">
                  <wp:simplePos x="0" y="0"/>
                  <wp:positionH relativeFrom="column">
                    <wp:posOffset>-676275</wp:posOffset>
                  </wp:positionH>
                  <wp:positionV relativeFrom="paragraph">
                    <wp:posOffset>2929306</wp:posOffset>
                  </wp:positionV>
                  <wp:extent cx="6290310" cy="5305425"/>
                  <wp:effectExtent l="0" t="0" r="0" b="3175"/>
                  <wp:wrapSquare wrapText="bothSides"/>
                  <wp:docPr id="51" name="组合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90310" cy="5305425"/>
                            <a:chOff x="0" y="29"/>
                            <a:chExt cx="62909" cy="48365"/>
                          </a:xfrm>
                        </wpg:grpSpPr>
                        <pic:pic xmlns:pic="http://schemas.openxmlformats.org/drawingml/2006/picture">
                          <pic:nvPicPr>
                            <pic:cNvPr id="52" name="图片 19"/>
                            <pic:cNvPicPr>
                              <a:picLocks/>
                            </pic:cNvPicPr>
                          </pic:nvPicPr>
                          <pic:blipFill>
                            <a:blip r:embed="rId45" cstate="email">
                              <a:extLst>
                                <a:ext uri="{28A0092B-C50C-407E-A947-70E740481C1C}">
                                  <a14:useLocalDpi xmlns:a14="http://schemas.microsoft.com/office/drawing/2010/main" val="0"/>
                                </a:ext>
                              </a:extLst>
                            </a:blip>
                            <a:srcRect/>
                            <a:stretch/>
                          </pic:blipFill>
                          <pic:spPr bwMode="auto">
                            <a:xfrm>
                              <a:off x="4194" y="29"/>
                              <a:ext cx="55626" cy="42163"/>
                            </a:xfrm>
                            <a:prstGeom prst="rect">
                              <a:avLst/>
                            </a:prstGeom>
                            <a:noFill/>
                          </pic:spPr>
                        </pic:pic>
                        <wps:wsp>
                          <wps:cNvPr id="53" name="文本框 22"/>
                          <wps:cNvSpPr txBox="1">
                            <a:spLocks/>
                          </wps:cNvSpPr>
                          <wps:spPr bwMode="auto">
                            <a:xfrm>
                              <a:off x="0" y="43250"/>
                              <a:ext cx="62909" cy="5144"/>
                            </a:xfrm>
                            <a:prstGeom prst="rect">
                              <a:avLst/>
                            </a:prstGeom>
                            <a:solidFill>
                              <a:srgbClr val="FFFFFF"/>
                            </a:solidFill>
                            <a:ln>
                              <a:noFill/>
                            </a:ln>
                          </wps:spPr>
                          <wps:txbx>
                            <w:txbxContent>
                              <w:p w14:paraId="49141C21" w14:textId="04838C92" w:rsidR="00B45FC6" w:rsidRPr="00921A6F" w:rsidRDefault="00B45FC6" w:rsidP="00B45FC6">
                                <w:pPr>
                                  <w:pStyle w:val="aa"/>
                                  <w:ind w:firstLineChars="0" w:firstLine="0"/>
                                  <w:jc w:val="left"/>
                                  <w:rPr>
                                    <w:noProof/>
                                  </w:rPr>
                                </w:pPr>
                                <w:r w:rsidRPr="00B13067">
                                  <w:rPr>
                                    <w:rFonts w:ascii="Times New Roman" w:hAnsi="Times New Roman" w:cs="Times New Roman"/>
                                    <w:b/>
                                    <w:bCs/>
                                  </w:rPr>
                                  <w:t>Fig.</w:t>
                                </w:r>
                                <w:r w:rsidR="00E37B0F">
                                  <w:rPr>
                                    <w:rFonts w:ascii="Times New Roman" w:hAnsi="Times New Roman" w:cs="Times New Roman"/>
                                    <w:b/>
                                    <w:bCs/>
                                  </w:rPr>
                                  <w:t>6</w:t>
                                </w:r>
                                <w:r w:rsidRPr="00B13067">
                                  <w:rPr>
                                    <w:rFonts w:ascii="Times New Roman" w:hAnsi="Times New Roman" w:cs="Times New Roman"/>
                                    <w:b/>
                                    <w:bCs/>
                                  </w:rPr>
                                  <w:t>.</w:t>
                                </w:r>
                                <w:r>
                                  <w:t xml:space="preserve"> </w:t>
                                </w:r>
                                <w:r w:rsidR="00C83D44" w:rsidRPr="005F4DAD">
                                  <w:rPr>
                                    <w:rFonts w:ascii="Times New Roman" w:hAnsi="Times New Roman" w:cs="Times New Roman"/>
                                    <w:sz w:val="18"/>
                                    <w:szCs w:val="18"/>
                                  </w:rPr>
                                  <w:t>(</w:t>
                                </w:r>
                                <w:r w:rsidR="00C83D44" w:rsidRPr="005F4DAD">
                                  <w:rPr>
                                    <w:rFonts w:ascii="Times New Roman" w:hAnsi="Times New Roman" w:cs="Times New Roman" w:hint="eastAsia"/>
                                    <w:sz w:val="18"/>
                                    <w:szCs w:val="18"/>
                                  </w:rPr>
                                  <w:t>a</w:t>
                                </w:r>
                                <w:r w:rsidR="00C83D44" w:rsidRPr="005F4DAD">
                                  <w:rPr>
                                    <w:rFonts w:ascii="Times New Roman" w:hAnsi="Times New Roman" w:cs="Times New Roman"/>
                                    <w:sz w:val="18"/>
                                    <w:szCs w:val="18"/>
                                  </w:rPr>
                                  <w:t xml:space="preserve">) </w:t>
                                </w:r>
                                <w:r w:rsidRPr="006D2B8B">
                                  <w:rPr>
                                    <w:rFonts w:ascii="Times New Roman" w:hAnsi="Times New Roman" w:cs="Times New Roman"/>
                                    <w:sz w:val="18"/>
                                    <w:szCs w:val="18"/>
                                  </w:rPr>
                                  <w:t>Greenhouse gas emission</w:t>
                                </w:r>
                                <w:r>
                                  <w:rPr>
                                    <w:rFonts w:ascii="Times New Roman" w:hAnsi="Times New Roman" w:cs="Times New Roman"/>
                                    <w:sz w:val="18"/>
                                    <w:szCs w:val="18"/>
                                  </w:rPr>
                                  <w:t xml:space="preserve"> from sludge disposals under different scenarios</w:t>
                                </w:r>
                                <w:r w:rsidR="00C83D44">
                                  <w:rPr>
                                    <w:rFonts w:ascii="Times New Roman" w:hAnsi="Times New Roman" w:cs="Times New Roman"/>
                                    <w:sz w:val="18"/>
                                    <w:szCs w:val="18"/>
                                  </w:rPr>
                                  <w:t xml:space="preserve"> (</w:t>
                                </w:r>
                                <w:r w:rsidR="00545B5A">
                                  <w:rPr>
                                    <w:rFonts w:ascii="Times New Roman" w:hAnsi="Times New Roman" w:cs="Times New Roman"/>
                                    <w:sz w:val="18"/>
                                    <w:szCs w:val="18"/>
                                  </w:rPr>
                                  <w:t>SSPs</w:t>
                                </w:r>
                                <w:r w:rsidR="00C83D44">
                                  <w:rPr>
                                    <w:rFonts w:ascii="Times New Roman" w:hAnsi="Times New Roman" w:cs="Times New Roman"/>
                                    <w:sz w:val="18"/>
                                    <w:szCs w:val="18"/>
                                  </w:rPr>
                                  <w:t>– Without Anaerobic digestion and improved disposal methods, LCD – low carbon d</w:t>
                                </w:r>
                                <w:r w:rsidR="00E37B0F">
                                  <w:rPr>
                                    <w:rFonts w:ascii="Times New Roman" w:hAnsi="Times New Roman" w:cs="Times New Roman"/>
                                    <w:sz w:val="18"/>
                                    <w:szCs w:val="18"/>
                                  </w:rPr>
                                  <w:t>evelopment</w:t>
                                </w:r>
                                <w:r w:rsidR="00C83D44">
                                  <w:rPr>
                                    <w:rFonts w:ascii="Times New Roman" w:hAnsi="Times New Roman" w:cs="Times New Roman"/>
                                    <w:sz w:val="18"/>
                                    <w:szCs w:val="18"/>
                                  </w:rPr>
                                  <w:t>, 5% uncertainty were shown)</w:t>
                                </w:r>
                                <w:r>
                                  <w:rPr>
                                    <w:rFonts w:ascii="Times New Roman" w:hAnsi="Times New Roman" w:cs="Times New Roman"/>
                                    <w:sz w:val="18"/>
                                    <w:szCs w:val="18"/>
                                  </w:rPr>
                                  <w:t>.</w:t>
                                </w:r>
                                <w:r w:rsidR="00C83D44">
                                  <w:rPr>
                                    <w:rFonts w:ascii="Times New Roman" w:hAnsi="Times New Roman" w:cs="Times New Roman"/>
                                    <w:sz w:val="18"/>
                                    <w:szCs w:val="18"/>
                                  </w:rPr>
                                  <w:t xml:space="preserve"> (b) Potential GHG emission reduction in different area.</w:t>
                                </w:r>
                              </w:p>
                            </w:txbxContent>
                          </wps:txbx>
                          <wps:bodyPr rot="0" vert="horz" wrap="square" lIns="0" tIns="0" rIns="0" bIns="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6378AB0B" id="_x0000_s1044" style="position:absolute;left:0;text-align:left;margin-left:-53.25pt;margin-top:230.65pt;width:495.3pt;height:417.75pt;z-index:251657216;mso-position-horizontal-relative:text;mso-position-vertical-relative:text;mso-width-relative:margin;mso-height-relative:margin" coordorigin=",29" coordsize="62909,48365" o:gfxdata="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">
                  <v:shape id="图片 19" o:spid="_x0000_s1045" type="#_x0000_t75" style="position:absolute;left:4194;top:29;width:55626;height:4216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">
                    <v:imagedata r:id="rId46" o:title=""/>
                    <o:lock v:ext="edit" aspectratio="f"/>
                  </v:shape>
                  <v:shape id="文本框 22" o:spid="_x0000_s1046" type="#_x0000_t202" style="position:absolute;top:43250;width:62909;height:514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" stroked="f">
                    <v:textbox inset="0,0,0,0">
                      <w:txbxContent>
                        <w:p w14:paraId="49141C21" w14:textId="04838C92" w:rsidR="00B45FC6" w:rsidRPr="00921A6F" w:rsidRDefault="00B45FC6" w:rsidP="00B45FC6">
                          <w:pPr>
                            <w:pStyle w:val="aa"/>
                            <w:ind w:firstLineChars="0" w:firstLine="0"/>
                            <w:jc w:val="left"/>
                            <w:rPr>
                              <w:noProof/>
                            </w:rPr>
                          </w:pPr>
                          <w:r w:rsidRPr="00B13067">
                            <w:rPr>
                              <w:rFonts w:ascii="Times New Roman" w:hAnsi="Times New Roman" w:cs="Times New Roman"/>
                              <w:b/>
                              <w:bCs/>
                            </w:rPr>
                            <w:t>Fig.</w:t>
                          </w:r>
                          <w:r w:rsidR="00E37B0F">
                            <w:rPr>
                              <w:rFonts w:ascii="Times New Roman" w:hAnsi="Times New Roman" w:cs="Times New Roman"/>
                              <w:b/>
                              <w:bCs/>
                            </w:rPr>
                            <w:t>6</w:t>
                          </w:r>
                          <w:r w:rsidRPr="00B13067">
                            <w:rPr>
                              <w:rFonts w:ascii="Times New Roman" w:hAnsi="Times New Roman" w:cs="Times New Roman"/>
                              <w:b/>
                              <w:bCs/>
                            </w:rPr>
                            <w:t>.</w:t>
                          </w:r>
                          <w:r>
                            <w:t xml:space="preserve"> </w:t>
                          </w:r>
                          <w:r w:rsidR="00C83D44" w:rsidRPr="005F4DAD">
                            <w:rPr>
                              <w:rFonts w:ascii="Times New Roman" w:hAnsi="Times New Roman" w:cs="Times New Roman"/>
                              <w:sz w:val="18"/>
                              <w:szCs w:val="18"/>
                            </w:rPr>
                            <w:t>(</w:t>
                          </w:r>
                          <w:r w:rsidR="00C83D44" w:rsidRPr="005F4DAD">
                            <w:rPr>
                              <w:rFonts w:ascii="Times New Roman" w:hAnsi="Times New Roman" w:cs="Times New Roman" w:hint="eastAsia"/>
                              <w:sz w:val="18"/>
                              <w:szCs w:val="18"/>
                            </w:rPr>
                            <w:t>a</w:t>
                          </w:r>
                          <w:r w:rsidR="00C83D44" w:rsidRPr="005F4DAD">
                            <w:rPr>
                              <w:rFonts w:ascii="Times New Roman" w:hAnsi="Times New Roman" w:cs="Times New Roman"/>
                              <w:sz w:val="18"/>
                              <w:szCs w:val="18"/>
                            </w:rPr>
                            <w:t xml:space="preserve">) </w:t>
                          </w:r>
                          <w:r w:rsidRPr="006D2B8B">
                            <w:rPr>
                              <w:rFonts w:ascii="Times New Roman" w:hAnsi="Times New Roman" w:cs="Times New Roman"/>
                              <w:sz w:val="18"/>
                              <w:szCs w:val="18"/>
                            </w:rPr>
                            <w:t>Greenhouse gas emission</w:t>
                          </w:r>
                          <w:r>
                            <w:rPr>
                              <w:rFonts w:ascii="Times New Roman" w:hAnsi="Times New Roman" w:cs="Times New Roman"/>
                              <w:sz w:val="18"/>
                              <w:szCs w:val="18"/>
                            </w:rPr>
                            <w:t xml:space="preserve"> from sludge disposals under different scenarios</w:t>
                          </w:r>
                          <w:r w:rsidR="00C83D44">
                            <w:rPr>
                              <w:rFonts w:ascii="Times New Roman" w:hAnsi="Times New Roman" w:cs="Times New Roman"/>
                              <w:sz w:val="18"/>
                              <w:szCs w:val="18"/>
                            </w:rPr>
                            <w:t xml:space="preserve"> (</w:t>
                          </w:r>
                          <w:r w:rsidR="00545B5A">
                            <w:rPr>
                              <w:rFonts w:ascii="Times New Roman" w:hAnsi="Times New Roman" w:cs="Times New Roman"/>
                              <w:sz w:val="18"/>
                              <w:szCs w:val="18"/>
                            </w:rPr>
                            <w:t>SSPs</w:t>
                          </w:r>
                          <w:r w:rsidR="00C83D44">
                            <w:rPr>
                              <w:rFonts w:ascii="Times New Roman" w:hAnsi="Times New Roman" w:cs="Times New Roman"/>
                              <w:sz w:val="18"/>
                              <w:szCs w:val="18"/>
                            </w:rPr>
                            <w:t>– Without Anaerobic digestion and improved disposal methods, LCD – low carbon d</w:t>
                          </w:r>
                          <w:r w:rsidR="00E37B0F">
                            <w:rPr>
                              <w:rFonts w:ascii="Times New Roman" w:hAnsi="Times New Roman" w:cs="Times New Roman"/>
                              <w:sz w:val="18"/>
                              <w:szCs w:val="18"/>
                            </w:rPr>
                            <w:t>evelopment</w:t>
                          </w:r>
                          <w:r w:rsidR="00C83D44">
                            <w:rPr>
                              <w:rFonts w:ascii="Times New Roman" w:hAnsi="Times New Roman" w:cs="Times New Roman"/>
                              <w:sz w:val="18"/>
                              <w:szCs w:val="18"/>
                            </w:rPr>
                            <w:t>, 5% uncertainty were shown)</w:t>
                          </w:r>
                          <w:r>
                            <w:rPr>
                              <w:rFonts w:ascii="Times New Roman" w:hAnsi="Times New Roman" w:cs="Times New Roman"/>
                              <w:sz w:val="18"/>
                              <w:szCs w:val="18"/>
                            </w:rPr>
                            <w:t>.</w:t>
                          </w:r>
                          <w:r w:rsidR="00C83D44">
                            <w:rPr>
                              <w:rFonts w:ascii="Times New Roman" w:hAnsi="Times New Roman" w:cs="Times New Roman"/>
                              <w:sz w:val="18"/>
                              <w:szCs w:val="18"/>
                            </w:rPr>
                            <w:t xml:space="preserve"> (b) Potential GHG emission reduction in different area.</w:t>
                          </w:r>
                        </w:p>
                      </w:txbxContent>
                    </v:textbox>
                  </v:shape>
                  <w10:wrap type="square"/>
                </v:group>
              </w:pict>
            </mc:Fallback>
          </mc:AlternateContent>
        </w:r>
        <w:r w:rsidR="009D19EA" w:rsidRPr="000F350F" w:rsidDel="00101EDC">
          <w:delText xml:space="preserve">Currently, </w:delText>
        </w:r>
        <w:r w:rsidR="009D19EA" w:rsidDel="00101EDC">
          <w:delText>landfill, incineration, land application</w:delText>
        </w:r>
        <w:r w:rsidR="003E089E" w:rsidDel="00101EDC">
          <w:delText>,</w:delText>
        </w:r>
        <w:r w:rsidR="009D19EA" w:rsidDel="00101EDC">
          <w:delText xml:space="preserve"> and building material</w:delText>
        </w:r>
        <w:r w:rsidR="009D19EA" w:rsidRPr="000F350F" w:rsidDel="00101EDC">
          <w:delText xml:space="preserve"> account for about 55%, 15%, 20%</w:delText>
        </w:r>
        <w:r w:rsidR="003E089E" w:rsidDel="00101EDC">
          <w:delText>,</w:delText>
        </w:r>
        <w:r w:rsidR="009D19EA" w:rsidRPr="000F350F" w:rsidDel="00101EDC">
          <w:delText xml:space="preserve"> and 10% of sludge disposal in China respectively, with significant regional variations</w:delText>
        </w:r>
        <w:r w:rsidR="009D19EA" w:rsidDel="00101EDC">
          <w:delText xml:space="preserve"> </w:delText>
        </w:r>
        <w:r w:rsidR="009D19EA" w:rsidRPr="000F350F" w:rsidDel="00101EDC">
          <w:delText>(</w:delText>
        </w:r>
        <w:r w:rsidR="0051212B" w:rsidDel="00101EDC">
          <w:fldChar w:fldCharType="begin"/>
        </w:r>
        <w:r w:rsidR="0051212B" w:rsidDel="00101EDC">
          <w:delInstrText xml:space="preserve"> HYPERLINK \l "l15" </w:delInstrText>
        </w:r>
        <w:r w:rsidR="0051212B" w:rsidDel="00101EDC">
          <w:fldChar w:fldCharType="separate"/>
        </w:r>
        <w:r w:rsidR="00713883" w:rsidRPr="00A277A2" w:rsidDel="00101EDC">
          <w:rPr>
            <w:rStyle w:val="af9"/>
            <w:u w:val="none"/>
          </w:rPr>
          <w:delText>Wei et al</w:delText>
        </w:r>
        <w:r w:rsidR="00A277A2" w:rsidDel="00101EDC">
          <w:rPr>
            <w:rStyle w:val="af9"/>
            <w:u w:val="none"/>
          </w:rPr>
          <w:delText>.</w:delText>
        </w:r>
        <w:r w:rsidR="00713883" w:rsidRPr="00A277A2" w:rsidDel="00101EDC">
          <w:rPr>
            <w:rStyle w:val="af9"/>
            <w:u w:val="none"/>
          </w:rPr>
          <w:delText>, 2020</w:delText>
        </w:r>
        <w:r w:rsidR="0051212B" w:rsidDel="00101EDC">
          <w:rPr>
            <w:rStyle w:val="af9"/>
            <w:u w:val="none"/>
          </w:rPr>
          <w:fldChar w:fldCharType="end"/>
        </w:r>
        <w:r w:rsidR="009D19EA" w:rsidRPr="00A277A2" w:rsidDel="00101EDC">
          <w:delText>)</w:delText>
        </w:r>
        <w:r w:rsidR="009D19EA" w:rsidRPr="000F350F" w:rsidDel="00101EDC">
          <w:rPr>
            <w:rFonts w:hint="eastAsia"/>
          </w:rPr>
          <w:delText>.</w:delText>
        </w:r>
        <w:r w:rsidR="00FF4545" w:rsidDel="00101EDC">
          <w:delText xml:space="preserve"> To ameliorate the rapid growth of GHG emissions from sludge treatments, different strategies should be implemented.  </w:delText>
        </w:r>
        <w:r w:rsidR="009D19EA" w:rsidRPr="000F350F" w:rsidDel="00101EDC">
          <w:delText xml:space="preserve"> </w:delText>
        </w:r>
        <w:r w:rsidR="009D19EA" w:rsidDel="00101EDC">
          <w:delText xml:space="preserve">In the </w:delText>
        </w:r>
        <w:r w:rsidR="009D19EA" w:rsidRPr="000F350F" w:rsidDel="00101EDC">
          <w:delText xml:space="preserve">mainly </w:delText>
        </w:r>
        <w:r w:rsidR="009D19EA" w:rsidDel="00101EDC">
          <w:delText xml:space="preserve">LH regions </w:delText>
        </w:r>
        <w:r w:rsidR="009D19EA" w:rsidRPr="000F350F" w:rsidDel="00101EDC">
          <w:delText xml:space="preserve">in the central and western regions of China, </w:delText>
        </w:r>
        <w:r w:rsidR="005129B3" w:rsidDel="00101EDC">
          <w:delText xml:space="preserve">about </w:delText>
        </w:r>
        <w:r w:rsidR="005129B3" w:rsidRPr="000F350F" w:rsidDel="00101EDC">
          <w:delText>80%</w:delText>
        </w:r>
        <w:r w:rsidR="005129B3" w:rsidDel="00101EDC">
          <w:delText xml:space="preserve"> </w:delText>
        </w:r>
        <w:r w:rsidR="003E089E" w:rsidDel="00101EDC">
          <w:delText xml:space="preserve">of </w:delText>
        </w:r>
        <w:r w:rsidR="009D19EA" w:rsidDel="00101EDC">
          <w:delText xml:space="preserve">sludge </w:delText>
        </w:r>
        <w:r w:rsidR="005129B3" w:rsidDel="00101EDC">
          <w:delText>is ended up in</w:delText>
        </w:r>
        <w:r w:rsidR="009D19EA" w:rsidDel="00101EDC">
          <w:delText xml:space="preserve"> </w:delText>
        </w:r>
        <w:r w:rsidR="009D19EA" w:rsidRPr="000F350F" w:rsidDel="00101EDC">
          <w:rPr>
            <w:rFonts w:hint="eastAsia"/>
          </w:rPr>
          <w:delText>l</w:delText>
        </w:r>
        <w:r w:rsidR="009D19EA" w:rsidRPr="000F350F" w:rsidDel="00101EDC">
          <w:delText xml:space="preserve">andfill </w:delText>
        </w:r>
        <w:r w:rsidR="003E089E" w:rsidDel="00101EDC">
          <w:delText>sites</w:delText>
        </w:r>
        <w:r w:rsidR="009D19EA" w:rsidRPr="000F350F" w:rsidDel="00101EDC">
          <w:delText xml:space="preserve">. As sludge generation rises, </w:delText>
        </w:r>
        <w:r w:rsidR="003E089E" w:rsidDel="00101EDC">
          <w:delText>another disposal capacity</w:delText>
        </w:r>
        <w:r w:rsidR="005129B3" w:rsidRPr="000F350F" w:rsidDel="00101EDC">
          <w:delText xml:space="preserve"> </w:delText>
        </w:r>
        <w:r w:rsidR="005129B3" w:rsidDel="00101EDC">
          <w:rPr>
            <w:rFonts w:hint="eastAsia"/>
          </w:rPr>
          <w:delText>should</w:delText>
        </w:r>
        <w:r w:rsidR="005129B3" w:rsidDel="00101EDC">
          <w:delText xml:space="preserve"> </w:delText>
        </w:r>
        <w:r w:rsidR="005129B3" w:rsidDel="00101EDC">
          <w:rPr>
            <w:rFonts w:hint="eastAsia"/>
          </w:rPr>
          <w:delText>be</w:delText>
        </w:r>
        <w:r w:rsidR="005129B3" w:rsidDel="00101EDC">
          <w:delText xml:space="preserve"> enhanced</w:delText>
        </w:r>
        <w:r w:rsidR="009D19EA" w:rsidRPr="000F350F" w:rsidDel="00101EDC">
          <w:delText>.</w:delText>
        </w:r>
        <w:r w:rsidR="005129B3" w:rsidRPr="005129B3" w:rsidDel="00101EDC">
          <w:rPr>
            <w:rFonts w:cs="Times New Roman"/>
          </w:rPr>
          <w:delText xml:space="preserve"> </w:delText>
        </w:r>
        <w:r w:rsidR="005129B3" w:rsidRPr="00FC0A99" w:rsidDel="00101EDC">
          <w:rPr>
            <w:rFonts w:cs="Times New Roman"/>
          </w:rPr>
          <w:delText>With the rapid growth rate</w:delText>
        </w:r>
        <w:r w:rsidR="005129B3" w:rsidDel="00101EDC">
          <w:rPr>
            <w:rFonts w:cs="Times New Roman"/>
          </w:rPr>
          <w:delText>, t</w:delText>
        </w:r>
        <w:r w:rsidR="005129B3" w:rsidRPr="00FC0A99" w:rsidDel="00101EDC">
          <w:rPr>
            <w:rFonts w:cs="Times New Roman"/>
          </w:rPr>
          <w:delText xml:space="preserve">he sludge generation should be controlled </w:delText>
        </w:r>
        <w:r w:rsidR="005129B3" w:rsidDel="00101EDC">
          <w:rPr>
            <w:rFonts w:cs="Times New Roman"/>
          </w:rPr>
          <w:delText>at</w:delText>
        </w:r>
        <w:r w:rsidR="005129B3" w:rsidRPr="00FC0A99" w:rsidDel="00101EDC">
          <w:rPr>
            <w:rFonts w:cs="Times New Roman"/>
          </w:rPr>
          <w:delText xml:space="preserve"> </w:delText>
        </w:r>
        <w:r w:rsidR="00003ADC" w:rsidDel="00101EDC">
          <w:rPr>
            <w:rFonts w:cs="Times New Roman"/>
          </w:rPr>
          <w:delText xml:space="preserve">the </w:delText>
        </w:r>
        <w:r w:rsidR="005129B3" w:rsidRPr="00FC0A99" w:rsidDel="00101EDC">
          <w:rPr>
            <w:rFonts w:cs="Times New Roman"/>
          </w:rPr>
          <w:delText xml:space="preserve">source by a reasonable dietary structure and urban compact development to reduce </w:delText>
        </w:r>
        <w:r w:rsidR="008A29FC" w:rsidDel="00101EDC">
          <w:rPr>
            <w:rFonts w:cs="Times New Roman"/>
          </w:rPr>
          <w:delText>GHG</w:delText>
        </w:r>
        <w:r w:rsidR="005129B3" w:rsidRPr="00FC0A99" w:rsidDel="00101EDC">
          <w:rPr>
            <w:rFonts w:cs="Times New Roman"/>
          </w:rPr>
          <w:delText xml:space="preserve"> emissions.</w:delText>
        </w:r>
        <w:r w:rsidR="009D19EA" w:rsidRPr="000F350F" w:rsidDel="00101EDC">
          <w:delText xml:space="preserve"> </w:delText>
        </w:r>
      </w:del>
    </w:p>
    <w:p w14:paraId="34EFCBB8" w14:textId="3E3CAB1D" w:rsidR="009D19EA" w:rsidRPr="000F350F" w:rsidDel="00101EDC" w:rsidRDefault="009D19EA" w:rsidP="00A277A2">
      <w:pPr>
        <w:ind w:firstLineChars="0" w:firstLine="420"/>
        <w:rPr>
          <w:moveFrom w:id="74" w:author="Owen" w:date="2022-04-04T21:03:00Z"/>
        </w:rPr>
      </w:pPr>
      <w:moveFromRangeStart w:id="75" w:author="Owen" w:date="2022-04-04T21:03:00Z" w:name="move99998604"/>
      <w:commentRangeStart w:id="76"/>
      <w:moveFrom w:id="77" w:author="Owen" w:date="2022-04-04T21:03:00Z">
        <w:r w:rsidRPr="000F350F" w:rsidDel="00101EDC">
          <w:t>The proportion of sludge incineration in the HH region is 20%, which will generate about 4-7 Mt</w:t>
        </w:r>
        <w:r w:rsidR="00E21284" w:rsidDel="00101EDC">
          <w:t>s</w:t>
        </w:r>
        <w:r w:rsidRPr="000F350F" w:rsidDel="00101EDC">
          <w:t xml:space="preserve"> CO</w:t>
        </w:r>
        <w:r w:rsidRPr="000F350F" w:rsidDel="00101EDC">
          <w:rPr>
            <w:vertAlign w:val="subscript"/>
          </w:rPr>
          <w:t>2</w:t>
        </w:r>
        <w:r w:rsidR="00003ADC" w:rsidDel="00101EDC">
          <w:rPr>
            <w:vertAlign w:val="subscript"/>
          </w:rPr>
          <w:t xml:space="preserve"> </w:t>
        </w:r>
        <w:r w:rsidR="00003ADC" w:rsidDel="00101EDC">
          <w:t>-eq</w:t>
        </w:r>
        <w:r w:rsidRPr="000F350F" w:rsidDel="00101EDC">
          <w:t xml:space="preserve"> per year.</w:t>
        </w:r>
        <w:commentRangeEnd w:id="76"/>
        <w:r w:rsidR="005129B3" w:rsidDel="00101EDC">
          <w:rPr>
            <w:rStyle w:val="a7"/>
          </w:rPr>
          <w:commentReference w:id="76"/>
        </w:r>
        <w:r w:rsidRPr="000F350F" w:rsidDel="00101EDC">
          <w:t xml:space="preserve"> Increasing the proportion of </w:t>
        </w:r>
        <w:r w:rsidDel="00101EDC">
          <w:t>l</w:t>
        </w:r>
        <w:r w:rsidRPr="000F350F" w:rsidDel="00101EDC">
          <w:t xml:space="preserve">and application and popularizing AD technology are important paths for future sludge </w:t>
        </w:r>
        <w:r w:rsidR="008A29FC" w:rsidDel="00101EDC">
          <w:t>GHG</w:t>
        </w:r>
        <w:r w:rsidRPr="000F350F" w:rsidDel="00101EDC">
          <w:t xml:space="preserve"> reduction</w:t>
        </w:r>
        <w:r w:rsidRPr="000F350F" w:rsidDel="00101EDC">
          <w:rPr>
            <w:rFonts w:hint="eastAsia"/>
          </w:rPr>
          <w:t>.</w:t>
        </w:r>
      </w:moveFrom>
    </w:p>
    <w:p w14:paraId="072068F5" w14:textId="109FBB87" w:rsidR="009D19EA" w:rsidRPr="000F350F" w:rsidDel="00101EDC" w:rsidRDefault="009D19EA" w:rsidP="009D19EA">
      <w:pPr>
        <w:ind w:firstLine="480"/>
        <w:rPr>
          <w:moveFrom w:id="78" w:author="Owen" w:date="2022-04-04T21:03:00Z"/>
        </w:rPr>
      </w:pPr>
      <w:moveFrom w:id="79" w:author="Owen" w:date="2022-04-04T21:03:00Z">
        <w:r w:rsidRPr="000F350F" w:rsidDel="00101EDC">
          <w:t xml:space="preserve">In summary, to control the growth of </w:t>
        </w:r>
        <w:r w:rsidR="00F568E6" w:rsidDel="00101EDC">
          <w:t>GHG</w:t>
        </w:r>
        <w:r w:rsidRPr="000F350F" w:rsidDel="00101EDC">
          <w:t xml:space="preserve"> emissions from sludge, the introduction of AD measures and changes in sludge emission measures </w:t>
        </w:r>
        <w:r w:rsidDel="00101EDC">
          <w:t>will be</w:t>
        </w:r>
        <w:r w:rsidRPr="000F350F" w:rsidDel="00101EDC">
          <w:t xml:space="preserve"> effective tools. The trend of sludge </w:t>
        </w:r>
        <w:r w:rsidR="00F568E6" w:rsidDel="00101EDC">
          <w:t>GHG</w:t>
        </w:r>
        <w:r w:rsidRPr="000F350F" w:rsidDel="00101EDC">
          <w:t xml:space="preserve"> emissions will slow down as AD technology becomes widespread, and sludge </w:t>
        </w:r>
        <w:r w:rsidR="008A29FC" w:rsidDel="00101EDC">
          <w:t>GHG</w:t>
        </w:r>
        <w:r w:rsidRPr="000F350F" w:rsidDel="00101EDC">
          <w:t xml:space="preserve"> emissions will be the same in 2060 as </w:t>
        </w:r>
        <w:r w:rsidDel="00101EDC">
          <w:t xml:space="preserve">they were </w:t>
        </w:r>
        <w:r w:rsidRPr="000F350F" w:rsidDel="00101EDC">
          <w:t xml:space="preserve">in 2017 when each of the four major regions reaches a different </w:t>
        </w:r>
        <w:r w:rsidR="00F4598B" w:rsidDel="00101EDC">
          <w:t>portion of AD implementation</w:t>
        </w:r>
        <w:r w:rsidRPr="000F350F" w:rsidDel="00101EDC">
          <w:t xml:space="preserve">. </w:t>
        </w:r>
        <w:r w:rsidDel="00101EDC">
          <w:t xml:space="preserve">Table </w:t>
        </w:r>
        <w:r w:rsidR="002255A1" w:rsidDel="00101EDC">
          <w:t xml:space="preserve">3 </w:t>
        </w:r>
        <w:r w:rsidDel="00101EDC">
          <w:t xml:space="preserve">shows the increase in the AD ratio that will need to be achieved to </w:t>
        </w:r>
        <w:r w:rsidRPr="000F350F" w:rsidDel="00101EDC">
          <w:t xml:space="preserve">ensure that sludge </w:t>
        </w:r>
        <w:r w:rsidR="008A29FC" w:rsidDel="00101EDC">
          <w:t>GHG</w:t>
        </w:r>
        <w:r w:rsidRPr="000F350F" w:rsidDel="00101EDC">
          <w:t xml:space="preserve"> emission</w:t>
        </w:r>
        <w:r w:rsidDel="00101EDC">
          <w:t>s</w:t>
        </w:r>
        <w:r w:rsidRPr="000F350F" w:rsidDel="00101EDC">
          <w:t xml:space="preserve"> remain unchanged</w:t>
        </w:r>
        <w:r w:rsidDel="00101EDC">
          <w:t xml:space="preserve"> if the sludge treatment method is not changed</w:t>
        </w:r>
        <w:r w:rsidRPr="000F350F" w:rsidDel="00101EDC">
          <w:t xml:space="preserve">. LH </w:t>
        </w:r>
        <w:r w:rsidR="002433D6" w:rsidDel="00101EDC">
          <w:t xml:space="preserve">regions </w:t>
        </w:r>
        <w:r w:rsidRPr="000F350F" w:rsidDel="00101EDC">
          <w:t>require t</w:t>
        </w:r>
        <w:r w:rsidDel="00101EDC">
          <w:t>he</w:t>
        </w:r>
        <w:r w:rsidRPr="000F350F" w:rsidDel="00101EDC">
          <w:t xml:space="preserve"> highest AD capacity, follow</w:t>
        </w:r>
        <w:r w:rsidDel="00101EDC">
          <w:t>ed</w:t>
        </w:r>
        <w:r w:rsidRPr="000F350F" w:rsidDel="00101EDC">
          <w:t xml:space="preserve"> by HL and HH.</w:t>
        </w:r>
      </w:moveFrom>
    </w:p>
    <w:moveFromRangeEnd w:id="75"/>
    <w:p w14:paraId="44CF53BD" w14:textId="77777777" w:rsidR="00101EDC" w:rsidRPr="000F350F" w:rsidRDefault="00101EDC" w:rsidP="00101EDC">
      <w:pPr>
        <w:ind w:firstLineChars="0" w:firstLine="420"/>
        <w:rPr>
          <w:moveTo w:id="80" w:author="Owen" w:date="2022-04-04T21:03:00Z"/>
        </w:rPr>
      </w:pPr>
      <w:moveToRangeStart w:id="81" w:author="Owen" w:date="2022-04-04T21:03:00Z" w:name="move99998604"/>
      <w:commentRangeStart w:id="82"/>
      <w:moveTo w:id="83" w:author="Owen" w:date="2022-04-04T21:03:00Z">
        <w:r w:rsidRPr="000F350F">
          <w:t>The proportion of sludge incineration in the HH region is 20%, which will generate about 4-7 Mt</w:t>
        </w:r>
        <w:r>
          <w:t>s</w:t>
        </w:r>
        <w:r w:rsidRPr="000F350F">
          <w:t xml:space="preserve"> CO</w:t>
        </w:r>
        <w:r w:rsidRPr="000F350F">
          <w:rPr>
            <w:vertAlign w:val="subscript"/>
          </w:rPr>
          <w:t>2</w:t>
        </w:r>
        <w:r>
          <w:rPr>
            <w:vertAlign w:val="subscript"/>
          </w:rPr>
          <w:t xml:space="preserve"> </w:t>
        </w:r>
        <w:r>
          <w:t>-eq</w:t>
        </w:r>
        <w:r w:rsidRPr="000F350F">
          <w:t xml:space="preserve"> per year.</w:t>
        </w:r>
        <w:commentRangeEnd w:id="82"/>
        <w:r>
          <w:rPr>
            <w:rStyle w:val="a7"/>
          </w:rPr>
          <w:commentReference w:id="82"/>
        </w:r>
        <w:r w:rsidRPr="000F350F">
          <w:t xml:space="preserve"> Increasing the proportion of </w:t>
        </w:r>
        <w:r>
          <w:t>l</w:t>
        </w:r>
        <w:r w:rsidRPr="000F350F">
          <w:t xml:space="preserve">and application and popularizing AD technology are important paths for future sludge </w:t>
        </w:r>
        <w:r>
          <w:t>GHG</w:t>
        </w:r>
        <w:r w:rsidRPr="000F350F">
          <w:t xml:space="preserve"> reduction</w:t>
        </w:r>
        <w:r w:rsidRPr="000F350F">
          <w:rPr>
            <w:rFonts w:hint="eastAsia"/>
          </w:rPr>
          <w:t>.</w:t>
        </w:r>
      </w:moveTo>
    </w:p>
    <w:p w14:paraId="60CC5A9E" w14:textId="77777777" w:rsidR="00101EDC" w:rsidRPr="000F350F" w:rsidRDefault="00101EDC" w:rsidP="00101EDC">
      <w:pPr>
        <w:ind w:firstLine="480"/>
        <w:rPr>
          <w:moveTo w:id="84" w:author="Owen" w:date="2022-04-04T21:03:00Z"/>
        </w:rPr>
      </w:pPr>
      <w:moveTo w:id="85" w:author="Owen" w:date="2022-04-04T21:03:00Z">
        <w:r w:rsidRPr="000F350F">
          <w:t xml:space="preserve">In summary, to control the growth of </w:t>
        </w:r>
        <w:r>
          <w:t>GHG</w:t>
        </w:r>
        <w:r w:rsidRPr="000F350F">
          <w:t xml:space="preserve"> emissions from sludge, the introduction of AD measures and changes in sludge emission measures </w:t>
        </w:r>
        <w:r>
          <w:t>will be</w:t>
        </w:r>
        <w:r w:rsidRPr="000F350F">
          <w:t xml:space="preserve"> effective tools. The trend of sludge </w:t>
        </w:r>
        <w:r>
          <w:t>GHG</w:t>
        </w:r>
        <w:r w:rsidRPr="000F350F">
          <w:t xml:space="preserve"> emissions will slow down as AD technology becomes widespread, and sludge </w:t>
        </w:r>
        <w:r>
          <w:t>GHG</w:t>
        </w:r>
        <w:r w:rsidRPr="000F350F">
          <w:t xml:space="preserve"> emissions will be the same in 2060 as </w:t>
        </w:r>
        <w:r>
          <w:t xml:space="preserve">they were </w:t>
        </w:r>
        <w:r w:rsidRPr="000F350F">
          <w:t xml:space="preserve">in 2017 when each of the four major regions reaches a different </w:t>
        </w:r>
        <w:r>
          <w:t>portion of AD implementation</w:t>
        </w:r>
        <w:r w:rsidRPr="000F350F">
          <w:t xml:space="preserve">. </w:t>
        </w:r>
        <w:r>
          <w:t xml:space="preserve">Table 3 shows the increase in the AD ratio that will need to be achieved to </w:t>
        </w:r>
        <w:r w:rsidRPr="000F350F">
          <w:t xml:space="preserve">ensure that sludge </w:t>
        </w:r>
        <w:r>
          <w:t>GHG</w:t>
        </w:r>
        <w:r w:rsidRPr="000F350F">
          <w:t xml:space="preserve"> emission</w:t>
        </w:r>
        <w:r>
          <w:t>s</w:t>
        </w:r>
        <w:r w:rsidRPr="000F350F">
          <w:t xml:space="preserve"> remain unchanged</w:t>
        </w:r>
        <w:r>
          <w:t xml:space="preserve"> if the sludge treatment method is not changed</w:t>
        </w:r>
        <w:r w:rsidRPr="000F350F">
          <w:t xml:space="preserve">. LH </w:t>
        </w:r>
        <w:r>
          <w:t xml:space="preserve">regions </w:t>
        </w:r>
        <w:r w:rsidRPr="000F350F">
          <w:t>require t</w:t>
        </w:r>
        <w:r>
          <w:t>he</w:t>
        </w:r>
        <w:r w:rsidRPr="000F350F">
          <w:t xml:space="preserve"> highest AD capacity, follow</w:t>
        </w:r>
        <w:r>
          <w:t>ed</w:t>
        </w:r>
        <w:r w:rsidRPr="000F350F">
          <w:t xml:space="preserve"> by HL and HH.</w:t>
        </w:r>
      </w:moveTo>
    </w:p>
    <w:moveToRangeEnd w:id="81"/>
    <w:p w14:paraId="580BEC17" w14:textId="781F8530" w:rsidR="00034E4F" w:rsidRPr="00062D4D" w:rsidRDefault="00034E4F" w:rsidP="00034E4F">
      <w:pPr>
        <w:pStyle w:val="aa"/>
        <w:keepNext/>
        <w:ind w:firstLineChars="0" w:firstLine="0"/>
        <w:rPr>
          <w:rFonts w:ascii="Times New Roman" w:hAnsi="Times New Roman" w:cs="Times New Roman"/>
          <w:sz w:val="18"/>
          <w:szCs w:val="18"/>
        </w:rPr>
      </w:pPr>
      <w:r w:rsidRPr="00062D4D">
        <w:rPr>
          <w:rFonts w:ascii="Times New Roman" w:hAnsi="Times New Roman" w:cs="Times New Roman"/>
          <w:b/>
          <w:bCs/>
        </w:rPr>
        <w:t>Tab</w:t>
      </w:r>
      <w:r>
        <w:rPr>
          <w:rFonts w:ascii="Times New Roman" w:hAnsi="Times New Roman" w:cs="Times New Roman"/>
          <w:b/>
          <w:bCs/>
        </w:rPr>
        <w:t>le</w:t>
      </w:r>
      <w:r w:rsidRPr="00062D4D">
        <w:rPr>
          <w:rFonts w:ascii="Times New Roman" w:hAnsi="Times New Roman" w:cs="Times New Roman"/>
          <w:b/>
          <w:bCs/>
        </w:rPr>
        <w:t xml:space="preserve">. </w:t>
      </w:r>
      <w:r w:rsidR="00ED22E0">
        <w:rPr>
          <w:rFonts w:ascii="Times New Roman" w:hAnsi="Times New Roman" w:cs="Times New Roman"/>
          <w:b/>
          <w:bCs/>
        </w:rPr>
        <w:t>3</w:t>
      </w:r>
      <w:r w:rsidRPr="00062D4D">
        <w:rPr>
          <w:rFonts w:ascii="Times New Roman" w:hAnsi="Times New Roman" w:cs="Times New Roman"/>
          <w:sz w:val="18"/>
          <w:szCs w:val="18"/>
        </w:rPr>
        <w:t xml:space="preserve"> </w:t>
      </w:r>
      <w:r w:rsidR="009D19EA">
        <w:rPr>
          <w:rFonts w:ascii="Times New Roman" w:hAnsi="Times New Roman" w:cs="Times New Roman"/>
          <w:sz w:val="18"/>
          <w:szCs w:val="18"/>
        </w:rPr>
        <w:t>Required p</w:t>
      </w:r>
      <w:r w:rsidR="009D19EA" w:rsidRPr="000F350F">
        <w:rPr>
          <w:rFonts w:ascii="Times New Roman" w:hAnsi="Times New Roman" w:cs="Times New Roman"/>
          <w:sz w:val="18"/>
          <w:szCs w:val="18"/>
        </w:rPr>
        <w:t>revalence of AD in 20</w:t>
      </w:r>
      <w:r w:rsidR="006960EF">
        <w:rPr>
          <w:rFonts w:ascii="Times New Roman" w:hAnsi="Times New Roman" w:cs="Times New Roman"/>
          <w:sz w:val="18"/>
          <w:szCs w:val="18"/>
        </w:rPr>
        <w:t>60</w:t>
      </w:r>
      <w:r w:rsidR="009D19EA" w:rsidRPr="000F350F">
        <w:rPr>
          <w:rFonts w:ascii="Times New Roman" w:hAnsi="Times New Roman" w:cs="Times New Roman"/>
          <w:sz w:val="18"/>
          <w:szCs w:val="18"/>
        </w:rPr>
        <w:t xml:space="preserve"> </w:t>
      </w:r>
      <w:r w:rsidR="009D19EA">
        <w:rPr>
          <w:rFonts w:ascii="Times New Roman" w:hAnsi="Times New Roman" w:cs="Times New Roman"/>
          <w:sz w:val="18"/>
          <w:szCs w:val="18"/>
        </w:rPr>
        <w:t>to achieve no change</w:t>
      </w:r>
      <w:r w:rsidR="009D19EA" w:rsidRPr="000F350F">
        <w:rPr>
          <w:rFonts w:ascii="Times New Roman" w:hAnsi="Times New Roman" w:cs="Times New Roman"/>
          <w:sz w:val="18"/>
          <w:szCs w:val="18"/>
        </w:rPr>
        <w:t xml:space="preserve"> </w:t>
      </w:r>
      <w:r w:rsidR="002433D6">
        <w:rPr>
          <w:rFonts w:ascii="Times New Roman" w:hAnsi="Times New Roman" w:cs="Times New Roman"/>
          <w:sz w:val="18"/>
          <w:szCs w:val="18"/>
        </w:rPr>
        <w:t xml:space="preserve">in </w:t>
      </w:r>
      <w:r w:rsidR="009D19EA" w:rsidRPr="000F350F">
        <w:rPr>
          <w:rFonts w:ascii="Times New Roman" w:hAnsi="Times New Roman" w:cs="Times New Roman"/>
          <w:sz w:val="18"/>
          <w:szCs w:val="18"/>
        </w:rPr>
        <w:t xml:space="preserve">sludge </w:t>
      </w:r>
      <w:r w:rsidR="008A29FC">
        <w:rPr>
          <w:rFonts w:ascii="Times New Roman" w:hAnsi="Times New Roman" w:cs="Times New Roman"/>
          <w:sz w:val="18"/>
          <w:szCs w:val="18"/>
        </w:rPr>
        <w:t>GHG</w:t>
      </w:r>
      <w:r w:rsidR="009D19EA" w:rsidRPr="000F350F">
        <w:rPr>
          <w:rFonts w:ascii="Times New Roman" w:hAnsi="Times New Roman" w:cs="Times New Roman"/>
          <w:sz w:val="18"/>
          <w:szCs w:val="18"/>
        </w:rPr>
        <w:t xml:space="preserve"> emissions </w:t>
      </w:r>
      <w:r w:rsidR="009D19EA">
        <w:rPr>
          <w:rFonts w:ascii="Times New Roman" w:hAnsi="Times New Roman" w:cs="Times New Roman"/>
          <w:sz w:val="18"/>
          <w:szCs w:val="18"/>
        </w:rPr>
        <w:t>from</w:t>
      </w:r>
      <w:r w:rsidR="009D19EA" w:rsidRPr="000F350F">
        <w:rPr>
          <w:rFonts w:ascii="Times New Roman" w:hAnsi="Times New Roman" w:cs="Times New Roman"/>
          <w:sz w:val="18"/>
          <w:szCs w:val="18"/>
        </w:rPr>
        <w:t xml:space="preserve"> 2017</w:t>
      </w:r>
      <w:r w:rsidR="0019230F">
        <w:rPr>
          <w:rFonts w:ascii="Times New Roman" w:hAnsi="Times New Roman" w:cs="Times New Roman"/>
          <w:sz w:val="18"/>
          <w:szCs w:val="18"/>
        </w:rPr>
        <w:t xml:space="preserve"> (</w:t>
      </w:r>
      <w:r w:rsidR="002433D6">
        <w:rPr>
          <w:rFonts w:ascii="Times New Roman" w:hAnsi="Times New Roman" w:cs="Times New Roman"/>
          <w:sz w:val="18"/>
          <w:szCs w:val="18"/>
        </w:rPr>
        <w:t xml:space="preserve">stable </w:t>
      </w:r>
      <w:r w:rsidR="0019230F">
        <w:rPr>
          <w:rFonts w:ascii="Times New Roman" w:hAnsi="Times New Roman" w:cs="Times New Roman"/>
          <w:sz w:val="18"/>
          <w:szCs w:val="18"/>
        </w:rPr>
        <w:t xml:space="preserve">sludge </w:t>
      </w:r>
      <w:r w:rsidR="008A29FC">
        <w:rPr>
          <w:rFonts w:ascii="Times New Roman" w:hAnsi="Times New Roman" w:cs="Times New Roman"/>
          <w:sz w:val="18"/>
          <w:szCs w:val="18"/>
        </w:rPr>
        <w:t>GHG</w:t>
      </w:r>
      <w:r w:rsidR="0019230F">
        <w:rPr>
          <w:rFonts w:ascii="Times New Roman" w:hAnsi="Times New Roman" w:cs="Times New Roman"/>
          <w:sz w:val="18"/>
          <w:szCs w:val="18"/>
        </w:rPr>
        <w:t xml:space="preserve"> emissions in LL </w:t>
      </w:r>
      <w:r w:rsidR="002433D6">
        <w:rPr>
          <w:rFonts w:ascii="Times New Roman" w:hAnsi="Times New Roman" w:cs="Times New Roman"/>
          <w:sz w:val="18"/>
          <w:szCs w:val="18"/>
        </w:rPr>
        <w:t>will require additional measures</w:t>
      </w:r>
      <w:r w:rsidR="0019230F">
        <w:rPr>
          <w:rFonts w:ascii="Times New Roman" w:hAnsi="Times New Roman" w:cs="Times New Roman"/>
          <w:sz w:val="18"/>
          <w:szCs w:val="18"/>
        </w:rPr>
        <w:t>)</w:t>
      </w:r>
    </w:p>
    <w:tbl>
      <w:tblPr>
        <w:tblStyle w:val="ad"/>
        <w:tblW w:w="8364"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2"/>
        <w:gridCol w:w="1673"/>
        <w:gridCol w:w="1673"/>
        <w:gridCol w:w="1673"/>
        <w:gridCol w:w="1673"/>
      </w:tblGrid>
      <w:tr w:rsidR="0039694F" w:rsidRPr="0039694F" w14:paraId="5924BDBB" w14:textId="77777777" w:rsidTr="00C2743C">
        <w:trPr>
          <w:cantSplit/>
          <w:trHeight w:val="284"/>
        </w:trPr>
        <w:tc>
          <w:tcPr>
            <w:tcW w:w="1361" w:type="dxa"/>
            <w:tcBorders>
              <w:top w:val="single" w:sz="12" w:space="0" w:color="auto"/>
              <w:bottom w:val="single" w:sz="8" w:space="0" w:color="auto"/>
            </w:tcBorders>
          </w:tcPr>
          <w:p w14:paraId="5C6D1648" w14:textId="77777777" w:rsidR="0039694F" w:rsidRPr="0039694F" w:rsidRDefault="0039694F" w:rsidP="0039694F">
            <w:pPr>
              <w:pStyle w:val="ac"/>
              <w:widowControl/>
              <w:ind w:firstLine="422"/>
              <w:rPr>
                <w:rFonts w:ascii="Times New Roman" w:hAnsi="Times New Roman"/>
                <w:b/>
                <w:bCs/>
                <w:sz w:val="21"/>
                <w:szCs w:val="21"/>
                <w:lang w:eastAsia="zh-CN"/>
              </w:rPr>
            </w:pPr>
          </w:p>
        </w:tc>
        <w:tc>
          <w:tcPr>
            <w:tcW w:w="1361" w:type="dxa"/>
            <w:tcBorders>
              <w:top w:val="single" w:sz="12" w:space="0" w:color="auto"/>
              <w:bottom w:val="single" w:sz="8" w:space="0" w:color="auto"/>
            </w:tcBorders>
          </w:tcPr>
          <w:p w14:paraId="5FFC9F85" w14:textId="18417FFD" w:rsidR="0039694F" w:rsidRPr="0039694F" w:rsidRDefault="0039694F" w:rsidP="0039694F">
            <w:pPr>
              <w:pStyle w:val="ac"/>
              <w:widowControl/>
              <w:ind w:firstLine="422"/>
              <w:rPr>
                <w:rFonts w:ascii="Times New Roman" w:hAnsi="Times New Roman"/>
                <w:b/>
                <w:bCs/>
                <w:sz w:val="21"/>
                <w:szCs w:val="21"/>
                <w:lang w:eastAsia="zh-CN"/>
              </w:rPr>
            </w:pPr>
            <w:r w:rsidRPr="0039694F">
              <w:rPr>
                <w:rFonts w:ascii="Times New Roman" w:hAnsi="Times New Roman" w:hint="eastAsia"/>
                <w:b/>
                <w:bCs/>
                <w:sz w:val="21"/>
                <w:szCs w:val="21"/>
                <w:lang w:eastAsia="zh-CN"/>
              </w:rPr>
              <w:t>H</w:t>
            </w:r>
            <w:r w:rsidRPr="0039694F">
              <w:rPr>
                <w:rFonts w:ascii="Times New Roman" w:hAnsi="Times New Roman"/>
                <w:b/>
                <w:bCs/>
                <w:sz w:val="21"/>
                <w:szCs w:val="21"/>
                <w:lang w:eastAsia="zh-CN"/>
              </w:rPr>
              <w:t>H</w:t>
            </w:r>
            <w:r w:rsidR="002433D6">
              <w:rPr>
                <w:rFonts w:ascii="Times New Roman" w:hAnsi="Times New Roman"/>
                <w:b/>
                <w:bCs/>
                <w:sz w:val="21"/>
                <w:szCs w:val="21"/>
                <w:lang w:eastAsia="zh-CN"/>
              </w:rPr>
              <w:t xml:space="preserve"> </w:t>
            </w:r>
            <w:r w:rsidR="004061AF">
              <w:rPr>
                <w:rFonts w:ascii="Times New Roman" w:hAnsi="Times New Roman"/>
                <w:b/>
                <w:bCs/>
                <w:sz w:val="21"/>
                <w:szCs w:val="21"/>
                <w:lang w:eastAsia="zh-CN"/>
              </w:rPr>
              <w:t>(%)</w:t>
            </w:r>
          </w:p>
        </w:tc>
        <w:tc>
          <w:tcPr>
            <w:tcW w:w="1361" w:type="dxa"/>
            <w:tcBorders>
              <w:top w:val="single" w:sz="12" w:space="0" w:color="auto"/>
              <w:bottom w:val="single" w:sz="8" w:space="0" w:color="auto"/>
            </w:tcBorders>
          </w:tcPr>
          <w:p w14:paraId="7980A993" w14:textId="577F684C" w:rsidR="0039694F" w:rsidRPr="0039694F" w:rsidRDefault="0039694F" w:rsidP="0039694F">
            <w:pPr>
              <w:pStyle w:val="ac"/>
              <w:widowControl/>
              <w:ind w:firstLine="422"/>
              <w:rPr>
                <w:rFonts w:ascii="Times New Roman" w:hAnsi="Times New Roman"/>
                <w:b/>
                <w:bCs/>
                <w:sz w:val="21"/>
                <w:szCs w:val="21"/>
                <w:lang w:eastAsia="zh-CN"/>
              </w:rPr>
            </w:pPr>
            <w:r w:rsidRPr="0039694F">
              <w:rPr>
                <w:rFonts w:ascii="Times New Roman" w:hAnsi="Times New Roman" w:hint="eastAsia"/>
                <w:b/>
                <w:bCs/>
                <w:sz w:val="21"/>
                <w:szCs w:val="21"/>
                <w:lang w:eastAsia="zh-CN"/>
              </w:rPr>
              <w:t>H</w:t>
            </w:r>
            <w:r w:rsidRPr="0039694F">
              <w:rPr>
                <w:rFonts w:ascii="Times New Roman" w:hAnsi="Times New Roman"/>
                <w:b/>
                <w:bCs/>
                <w:sz w:val="21"/>
                <w:szCs w:val="21"/>
                <w:lang w:eastAsia="zh-CN"/>
              </w:rPr>
              <w:t>L</w:t>
            </w:r>
            <w:r w:rsidR="002433D6">
              <w:rPr>
                <w:rFonts w:ascii="Times New Roman" w:hAnsi="Times New Roman"/>
                <w:b/>
                <w:bCs/>
                <w:sz w:val="21"/>
                <w:szCs w:val="21"/>
                <w:lang w:eastAsia="zh-CN"/>
              </w:rPr>
              <w:t xml:space="preserve"> </w:t>
            </w:r>
            <w:r w:rsidR="004061AF">
              <w:rPr>
                <w:rFonts w:ascii="Times New Roman" w:hAnsi="Times New Roman"/>
                <w:b/>
                <w:bCs/>
                <w:sz w:val="21"/>
                <w:szCs w:val="21"/>
                <w:lang w:eastAsia="zh-CN"/>
              </w:rPr>
              <w:t>(%)</w:t>
            </w:r>
          </w:p>
        </w:tc>
        <w:tc>
          <w:tcPr>
            <w:tcW w:w="1361" w:type="dxa"/>
            <w:tcBorders>
              <w:top w:val="single" w:sz="12" w:space="0" w:color="auto"/>
              <w:bottom w:val="single" w:sz="8" w:space="0" w:color="auto"/>
            </w:tcBorders>
          </w:tcPr>
          <w:p w14:paraId="57F65AB2" w14:textId="2CFDE714" w:rsidR="0039694F" w:rsidRPr="0039694F" w:rsidRDefault="0039694F" w:rsidP="0039694F">
            <w:pPr>
              <w:pStyle w:val="ac"/>
              <w:widowControl/>
              <w:ind w:firstLine="422"/>
              <w:rPr>
                <w:rFonts w:ascii="Times New Roman" w:hAnsi="Times New Roman"/>
                <w:b/>
                <w:bCs/>
                <w:sz w:val="21"/>
                <w:szCs w:val="21"/>
                <w:lang w:eastAsia="zh-CN"/>
              </w:rPr>
            </w:pPr>
            <w:r w:rsidRPr="0039694F">
              <w:rPr>
                <w:rFonts w:ascii="Times New Roman" w:hAnsi="Times New Roman" w:hint="eastAsia"/>
                <w:b/>
                <w:bCs/>
                <w:sz w:val="21"/>
                <w:szCs w:val="21"/>
                <w:lang w:eastAsia="zh-CN"/>
              </w:rPr>
              <w:t>L</w:t>
            </w:r>
            <w:r w:rsidRPr="0039694F">
              <w:rPr>
                <w:rFonts w:ascii="Times New Roman" w:hAnsi="Times New Roman"/>
                <w:b/>
                <w:bCs/>
                <w:sz w:val="21"/>
                <w:szCs w:val="21"/>
                <w:lang w:eastAsia="zh-CN"/>
              </w:rPr>
              <w:t>H</w:t>
            </w:r>
            <w:r w:rsidR="002433D6">
              <w:rPr>
                <w:rFonts w:ascii="Times New Roman" w:hAnsi="Times New Roman"/>
                <w:b/>
                <w:bCs/>
                <w:sz w:val="21"/>
                <w:szCs w:val="21"/>
                <w:lang w:eastAsia="zh-CN"/>
              </w:rPr>
              <w:t xml:space="preserve"> </w:t>
            </w:r>
            <w:r w:rsidR="004061AF">
              <w:rPr>
                <w:rFonts w:ascii="Times New Roman" w:hAnsi="Times New Roman"/>
                <w:b/>
                <w:bCs/>
                <w:sz w:val="21"/>
                <w:szCs w:val="21"/>
                <w:lang w:eastAsia="zh-CN"/>
              </w:rPr>
              <w:t>(%)</w:t>
            </w:r>
          </w:p>
        </w:tc>
        <w:tc>
          <w:tcPr>
            <w:tcW w:w="1361" w:type="dxa"/>
            <w:tcBorders>
              <w:top w:val="single" w:sz="12" w:space="0" w:color="auto"/>
              <w:bottom w:val="single" w:sz="8" w:space="0" w:color="auto"/>
            </w:tcBorders>
          </w:tcPr>
          <w:p w14:paraId="210246E4" w14:textId="324D1B7D" w:rsidR="0039694F" w:rsidRPr="0039694F" w:rsidRDefault="0039694F" w:rsidP="0039694F">
            <w:pPr>
              <w:pStyle w:val="ac"/>
              <w:widowControl/>
              <w:ind w:firstLine="422"/>
              <w:rPr>
                <w:rFonts w:ascii="Times New Roman" w:hAnsi="Times New Roman"/>
                <w:b/>
                <w:bCs/>
                <w:sz w:val="21"/>
                <w:szCs w:val="21"/>
                <w:lang w:eastAsia="zh-CN"/>
              </w:rPr>
            </w:pPr>
            <w:r w:rsidRPr="0039694F">
              <w:rPr>
                <w:rFonts w:ascii="Times New Roman" w:hAnsi="Times New Roman" w:hint="eastAsia"/>
                <w:b/>
                <w:bCs/>
                <w:sz w:val="21"/>
                <w:szCs w:val="21"/>
                <w:lang w:eastAsia="zh-CN"/>
              </w:rPr>
              <w:t>L</w:t>
            </w:r>
            <w:r w:rsidR="005F4DAD">
              <w:rPr>
                <w:rFonts w:ascii="Times New Roman" w:hAnsi="Times New Roman"/>
                <w:b/>
                <w:bCs/>
                <w:sz w:val="21"/>
                <w:szCs w:val="21"/>
                <w:lang w:eastAsia="zh-CN"/>
              </w:rPr>
              <w:t>L</w:t>
            </w:r>
            <w:r w:rsidR="002433D6">
              <w:rPr>
                <w:rFonts w:ascii="Times New Roman" w:hAnsi="Times New Roman"/>
                <w:b/>
                <w:bCs/>
                <w:sz w:val="21"/>
                <w:szCs w:val="21"/>
                <w:lang w:eastAsia="zh-CN"/>
              </w:rPr>
              <w:t xml:space="preserve"> </w:t>
            </w:r>
            <w:r w:rsidR="004061AF">
              <w:rPr>
                <w:rFonts w:ascii="Times New Roman" w:hAnsi="Times New Roman"/>
                <w:b/>
                <w:bCs/>
                <w:sz w:val="21"/>
                <w:szCs w:val="21"/>
                <w:lang w:eastAsia="zh-CN"/>
              </w:rPr>
              <w:t>(%)</w:t>
            </w:r>
          </w:p>
        </w:tc>
      </w:tr>
      <w:tr w:rsidR="0039694F" w:rsidRPr="0039694F" w14:paraId="4A759DD0" w14:textId="77777777" w:rsidTr="00C2743C">
        <w:trPr>
          <w:cantSplit/>
          <w:trHeight w:val="284"/>
        </w:trPr>
        <w:tc>
          <w:tcPr>
            <w:tcW w:w="1361" w:type="dxa"/>
            <w:tcBorders>
              <w:top w:val="single" w:sz="8" w:space="0" w:color="auto"/>
              <w:bottom w:val="nil"/>
            </w:tcBorders>
          </w:tcPr>
          <w:p w14:paraId="718F985B" w14:textId="77777777" w:rsidR="0039694F" w:rsidRPr="0039694F" w:rsidRDefault="0039694F" w:rsidP="0039694F">
            <w:pPr>
              <w:pStyle w:val="ac"/>
              <w:widowControl/>
              <w:ind w:firstLine="420"/>
              <w:rPr>
                <w:rFonts w:ascii="Times New Roman" w:hAnsi="Times New Roman"/>
                <w:sz w:val="21"/>
                <w:szCs w:val="21"/>
                <w:lang w:eastAsia="zh-CN"/>
              </w:rPr>
            </w:pPr>
            <w:r w:rsidRPr="0039694F">
              <w:rPr>
                <w:rFonts w:ascii="Times New Roman" w:hAnsi="Times New Roman" w:hint="eastAsia"/>
                <w:sz w:val="21"/>
                <w:szCs w:val="21"/>
                <w:lang w:eastAsia="zh-CN"/>
              </w:rPr>
              <w:t>S</w:t>
            </w:r>
            <w:r w:rsidRPr="0039694F">
              <w:rPr>
                <w:rFonts w:ascii="Times New Roman" w:hAnsi="Times New Roman"/>
                <w:sz w:val="21"/>
                <w:szCs w:val="21"/>
                <w:lang w:eastAsia="zh-CN"/>
              </w:rPr>
              <w:t>SP1</w:t>
            </w:r>
          </w:p>
        </w:tc>
        <w:tc>
          <w:tcPr>
            <w:tcW w:w="1361" w:type="dxa"/>
            <w:tcBorders>
              <w:top w:val="single" w:sz="8" w:space="0" w:color="auto"/>
              <w:bottom w:val="nil"/>
            </w:tcBorders>
          </w:tcPr>
          <w:p w14:paraId="2CD4CAB4" w14:textId="140274A7" w:rsidR="0039694F" w:rsidRPr="0039694F" w:rsidRDefault="0039694F" w:rsidP="0039694F">
            <w:pPr>
              <w:pStyle w:val="ac"/>
              <w:widowControl/>
              <w:ind w:firstLine="420"/>
              <w:rPr>
                <w:rFonts w:ascii="Times New Roman" w:hAnsi="Times New Roman"/>
                <w:sz w:val="21"/>
                <w:szCs w:val="21"/>
                <w:lang w:eastAsia="zh-CN"/>
              </w:rPr>
            </w:pPr>
            <w:r w:rsidRPr="0039694F">
              <w:rPr>
                <w:rFonts w:ascii="Times New Roman" w:hAnsi="Times New Roman" w:hint="eastAsia"/>
                <w:sz w:val="21"/>
                <w:szCs w:val="21"/>
                <w:lang w:eastAsia="zh-CN"/>
              </w:rPr>
              <w:t>1</w:t>
            </w:r>
            <w:r w:rsidRPr="0039694F">
              <w:rPr>
                <w:rFonts w:ascii="Times New Roman" w:hAnsi="Times New Roman"/>
                <w:sz w:val="21"/>
                <w:szCs w:val="21"/>
                <w:lang w:eastAsia="zh-CN"/>
              </w:rPr>
              <w:t>8</w:t>
            </w:r>
          </w:p>
        </w:tc>
        <w:tc>
          <w:tcPr>
            <w:tcW w:w="1361" w:type="dxa"/>
            <w:tcBorders>
              <w:top w:val="single" w:sz="8" w:space="0" w:color="auto"/>
              <w:bottom w:val="nil"/>
            </w:tcBorders>
          </w:tcPr>
          <w:p w14:paraId="7A7127BD" w14:textId="7BF77866" w:rsidR="0039694F" w:rsidRPr="0039694F" w:rsidRDefault="0039694F" w:rsidP="0039694F">
            <w:pPr>
              <w:pStyle w:val="ac"/>
              <w:widowControl/>
              <w:ind w:firstLine="420"/>
              <w:rPr>
                <w:rFonts w:ascii="Times New Roman" w:hAnsi="Times New Roman"/>
                <w:sz w:val="21"/>
                <w:szCs w:val="21"/>
                <w:lang w:eastAsia="zh-CN"/>
              </w:rPr>
            </w:pPr>
            <w:r w:rsidRPr="0039694F">
              <w:rPr>
                <w:rFonts w:ascii="Times New Roman" w:hAnsi="Times New Roman" w:hint="eastAsia"/>
                <w:sz w:val="21"/>
                <w:szCs w:val="21"/>
                <w:lang w:eastAsia="zh-CN"/>
              </w:rPr>
              <w:t>4</w:t>
            </w:r>
            <w:r w:rsidRPr="0039694F">
              <w:rPr>
                <w:rFonts w:ascii="Times New Roman" w:hAnsi="Times New Roman"/>
                <w:sz w:val="21"/>
                <w:szCs w:val="21"/>
                <w:lang w:eastAsia="zh-CN"/>
              </w:rPr>
              <w:t>1</w:t>
            </w:r>
          </w:p>
        </w:tc>
        <w:tc>
          <w:tcPr>
            <w:tcW w:w="1361" w:type="dxa"/>
            <w:tcBorders>
              <w:top w:val="single" w:sz="8" w:space="0" w:color="auto"/>
              <w:bottom w:val="nil"/>
            </w:tcBorders>
          </w:tcPr>
          <w:p w14:paraId="620E8162" w14:textId="0BB104B3" w:rsidR="0039694F" w:rsidRPr="0039694F" w:rsidRDefault="0039694F" w:rsidP="0039694F">
            <w:pPr>
              <w:pStyle w:val="ac"/>
              <w:widowControl/>
              <w:ind w:firstLine="420"/>
              <w:rPr>
                <w:rFonts w:ascii="Times New Roman" w:hAnsi="Times New Roman"/>
                <w:sz w:val="21"/>
                <w:szCs w:val="21"/>
                <w:lang w:eastAsia="zh-CN"/>
              </w:rPr>
            </w:pPr>
            <w:r w:rsidRPr="0039694F">
              <w:rPr>
                <w:rFonts w:ascii="Times New Roman" w:hAnsi="Times New Roman" w:hint="eastAsia"/>
                <w:sz w:val="21"/>
                <w:szCs w:val="21"/>
                <w:lang w:eastAsia="zh-CN"/>
              </w:rPr>
              <w:t>6</w:t>
            </w:r>
            <w:r w:rsidRPr="0039694F">
              <w:rPr>
                <w:rFonts w:ascii="Times New Roman" w:hAnsi="Times New Roman"/>
                <w:sz w:val="21"/>
                <w:szCs w:val="21"/>
                <w:lang w:eastAsia="zh-CN"/>
              </w:rPr>
              <w:t>7</w:t>
            </w:r>
          </w:p>
        </w:tc>
        <w:tc>
          <w:tcPr>
            <w:tcW w:w="1361" w:type="dxa"/>
            <w:tcBorders>
              <w:top w:val="single" w:sz="8" w:space="0" w:color="auto"/>
              <w:bottom w:val="nil"/>
            </w:tcBorders>
          </w:tcPr>
          <w:p w14:paraId="61867307" w14:textId="02F017C3" w:rsidR="0039694F" w:rsidRPr="0039694F" w:rsidRDefault="0039694F" w:rsidP="0039694F">
            <w:pPr>
              <w:pStyle w:val="ac"/>
              <w:widowControl/>
              <w:ind w:firstLine="420"/>
              <w:rPr>
                <w:rFonts w:ascii="Times New Roman" w:hAnsi="Times New Roman"/>
                <w:sz w:val="21"/>
                <w:szCs w:val="21"/>
                <w:lang w:eastAsia="zh-CN"/>
              </w:rPr>
            </w:pPr>
            <w:r w:rsidRPr="0039694F">
              <w:rPr>
                <w:rFonts w:ascii="Times New Roman" w:hAnsi="Times New Roman" w:hint="eastAsia"/>
                <w:sz w:val="21"/>
                <w:szCs w:val="21"/>
                <w:lang w:eastAsia="zh-CN"/>
              </w:rPr>
              <w:t>/</w:t>
            </w:r>
          </w:p>
        </w:tc>
      </w:tr>
      <w:tr w:rsidR="0039694F" w:rsidRPr="0039694F" w14:paraId="7AAAD2B3" w14:textId="77777777" w:rsidTr="00C2743C">
        <w:trPr>
          <w:cantSplit/>
          <w:trHeight w:val="284"/>
        </w:trPr>
        <w:tc>
          <w:tcPr>
            <w:tcW w:w="1361" w:type="dxa"/>
            <w:tcBorders>
              <w:top w:val="nil"/>
              <w:bottom w:val="nil"/>
            </w:tcBorders>
          </w:tcPr>
          <w:p w14:paraId="1D3419CB" w14:textId="77777777" w:rsidR="0039694F" w:rsidRPr="0039694F" w:rsidRDefault="0039694F" w:rsidP="0039694F">
            <w:pPr>
              <w:pStyle w:val="ac"/>
              <w:widowControl/>
              <w:ind w:firstLine="420"/>
              <w:rPr>
                <w:rFonts w:ascii="Times New Roman" w:hAnsi="Times New Roman"/>
                <w:sz w:val="21"/>
                <w:szCs w:val="21"/>
                <w:lang w:eastAsia="zh-CN"/>
              </w:rPr>
            </w:pPr>
            <w:r w:rsidRPr="0039694F">
              <w:rPr>
                <w:rFonts w:ascii="Times New Roman" w:hAnsi="Times New Roman" w:hint="eastAsia"/>
                <w:sz w:val="21"/>
                <w:szCs w:val="21"/>
                <w:lang w:eastAsia="zh-CN"/>
              </w:rPr>
              <w:t>S</w:t>
            </w:r>
            <w:r w:rsidRPr="0039694F">
              <w:rPr>
                <w:rFonts w:ascii="Times New Roman" w:hAnsi="Times New Roman"/>
                <w:sz w:val="21"/>
                <w:szCs w:val="21"/>
                <w:lang w:eastAsia="zh-CN"/>
              </w:rPr>
              <w:t>SP2</w:t>
            </w:r>
          </w:p>
        </w:tc>
        <w:tc>
          <w:tcPr>
            <w:tcW w:w="1361" w:type="dxa"/>
            <w:tcBorders>
              <w:top w:val="nil"/>
              <w:bottom w:val="nil"/>
            </w:tcBorders>
          </w:tcPr>
          <w:p w14:paraId="72CE436E" w14:textId="2C5DC243" w:rsidR="0039694F" w:rsidRPr="0039694F" w:rsidRDefault="0039694F" w:rsidP="0039694F">
            <w:pPr>
              <w:pStyle w:val="ac"/>
              <w:widowControl/>
              <w:ind w:firstLine="420"/>
              <w:rPr>
                <w:rFonts w:ascii="Times New Roman" w:hAnsi="Times New Roman"/>
                <w:sz w:val="21"/>
                <w:szCs w:val="21"/>
                <w:lang w:eastAsia="zh-CN"/>
              </w:rPr>
            </w:pPr>
            <w:r w:rsidRPr="0039694F">
              <w:rPr>
                <w:rFonts w:ascii="Times New Roman" w:hAnsi="Times New Roman" w:hint="eastAsia"/>
                <w:sz w:val="21"/>
                <w:szCs w:val="21"/>
                <w:lang w:eastAsia="zh-CN"/>
              </w:rPr>
              <w:t>2</w:t>
            </w:r>
            <w:r w:rsidRPr="0039694F">
              <w:rPr>
                <w:rFonts w:ascii="Times New Roman" w:hAnsi="Times New Roman"/>
                <w:sz w:val="21"/>
                <w:szCs w:val="21"/>
                <w:lang w:eastAsia="zh-CN"/>
              </w:rPr>
              <w:t>9</w:t>
            </w:r>
          </w:p>
        </w:tc>
        <w:tc>
          <w:tcPr>
            <w:tcW w:w="1361" w:type="dxa"/>
            <w:tcBorders>
              <w:top w:val="nil"/>
              <w:bottom w:val="nil"/>
            </w:tcBorders>
          </w:tcPr>
          <w:p w14:paraId="6DFDC620" w14:textId="6DF18BDB" w:rsidR="0039694F" w:rsidRPr="0039694F" w:rsidRDefault="0039694F" w:rsidP="0039694F">
            <w:pPr>
              <w:pStyle w:val="ac"/>
              <w:widowControl/>
              <w:ind w:firstLine="420"/>
              <w:rPr>
                <w:rFonts w:ascii="Times New Roman" w:hAnsi="Times New Roman"/>
                <w:sz w:val="21"/>
                <w:szCs w:val="21"/>
                <w:lang w:eastAsia="zh-CN"/>
              </w:rPr>
            </w:pPr>
            <w:r w:rsidRPr="0039694F">
              <w:rPr>
                <w:rFonts w:ascii="Times New Roman" w:hAnsi="Times New Roman" w:hint="eastAsia"/>
                <w:sz w:val="21"/>
                <w:szCs w:val="21"/>
                <w:lang w:eastAsia="zh-CN"/>
              </w:rPr>
              <w:t>5</w:t>
            </w:r>
            <w:r w:rsidRPr="0039694F">
              <w:rPr>
                <w:rFonts w:ascii="Times New Roman" w:hAnsi="Times New Roman"/>
                <w:sz w:val="21"/>
                <w:szCs w:val="21"/>
                <w:lang w:eastAsia="zh-CN"/>
              </w:rPr>
              <w:t>5</w:t>
            </w:r>
          </w:p>
        </w:tc>
        <w:tc>
          <w:tcPr>
            <w:tcW w:w="1361" w:type="dxa"/>
            <w:tcBorders>
              <w:top w:val="nil"/>
              <w:bottom w:val="nil"/>
            </w:tcBorders>
          </w:tcPr>
          <w:p w14:paraId="3BA69A82" w14:textId="189FE934" w:rsidR="0039694F" w:rsidRPr="0039694F" w:rsidRDefault="0039694F" w:rsidP="0039694F">
            <w:pPr>
              <w:pStyle w:val="ac"/>
              <w:widowControl/>
              <w:ind w:firstLine="420"/>
              <w:rPr>
                <w:rFonts w:ascii="Times New Roman" w:hAnsi="Times New Roman"/>
                <w:sz w:val="21"/>
                <w:szCs w:val="21"/>
                <w:lang w:eastAsia="zh-CN"/>
              </w:rPr>
            </w:pPr>
            <w:r w:rsidRPr="0039694F">
              <w:rPr>
                <w:rFonts w:ascii="Times New Roman" w:hAnsi="Times New Roman" w:hint="eastAsia"/>
                <w:sz w:val="21"/>
                <w:szCs w:val="21"/>
                <w:lang w:eastAsia="zh-CN"/>
              </w:rPr>
              <w:t>7</w:t>
            </w:r>
            <w:r w:rsidRPr="0039694F">
              <w:rPr>
                <w:rFonts w:ascii="Times New Roman" w:hAnsi="Times New Roman"/>
                <w:sz w:val="21"/>
                <w:szCs w:val="21"/>
                <w:lang w:eastAsia="zh-CN"/>
              </w:rPr>
              <w:t>9</w:t>
            </w:r>
          </w:p>
        </w:tc>
        <w:tc>
          <w:tcPr>
            <w:tcW w:w="1361" w:type="dxa"/>
            <w:tcBorders>
              <w:top w:val="nil"/>
              <w:bottom w:val="nil"/>
            </w:tcBorders>
          </w:tcPr>
          <w:p w14:paraId="018241D3" w14:textId="7EF14C30" w:rsidR="0039694F" w:rsidRPr="0039694F" w:rsidRDefault="0039694F" w:rsidP="0039694F">
            <w:pPr>
              <w:pStyle w:val="ac"/>
              <w:widowControl/>
              <w:ind w:firstLine="420"/>
              <w:rPr>
                <w:rFonts w:ascii="Times New Roman" w:hAnsi="Times New Roman"/>
                <w:sz w:val="21"/>
                <w:szCs w:val="21"/>
                <w:lang w:eastAsia="zh-CN"/>
              </w:rPr>
            </w:pPr>
            <w:r w:rsidRPr="0039694F">
              <w:rPr>
                <w:rFonts w:ascii="Times New Roman" w:hAnsi="Times New Roman" w:hint="eastAsia"/>
                <w:sz w:val="21"/>
                <w:szCs w:val="21"/>
                <w:lang w:eastAsia="zh-CN"/>
              </w:rPr>
              <w:t>/</w:t>
            </w:r>
          </w:p>
        </w:tc>
      </w:tr>
      <w:tr w:rsidR="0039694F" w:rsidRPr="0039694F" w14:paraId="3E7AAB7F" w14:textId="77777777" w:rsidTr="00C2743C">
        <w:trPr>
          <w:cantSplit/>
          <w:trHeight w:val="284"/>
        </w:trPr>
        <w:tc>
          <w:tcPr>
            <w:tcW w:w="1361" w:type="dxa"/>
            <w:tcBorders>
              <w:top w:val="nil"/>
              <w:bottom w:val="nil"/>
            </w:tcBorders>
          </w:tcPr>
          <w:p w14:paraId="06620D59" w14:textId="77777777" w:rsidR="0039694F" w:rsidRPr="0039694F" w:rsidRDefault="0039694F" w:rsidP="0039694F">
            <w:pPr>
              <w:pStyle w:val="ac"/>
              <w:widowControl/>
              <w:ind w:firstLine="420"/>
              <w:rPr>
                <w:rFonts w:ascii="Times New Roman" w:hAnsi="Times New Roman"/>
                <w:sz w:val="21"/>
                <w:szCs w:val="21"/>
                <w:lang w:eastAsia="zh-CN"/>
              </w:rPr>
            </w:pPr>
            <w:r w:rsidRPr="0039694F">
              <w:rPr>
                <w:rFonts w:ascii="Times New Roman" w:hAnsi="Times New Roman" w:hint="eastAsia"/>
                <w:sz w:val="21"/>
                <w:szCs w:val="21"/>
                <w:lang w:eastAsia="zh-CN"/>
              </w:rPr>
              <w:t>S</w:t>
            </w:r>
            <w:r w:rsidRPr="0039694F">
              <w:rPr>
                <w:rFonts w:ascii="Times New Roman" w:hAnsi="Times New Roman"/>
                <w:sz w:val="21"/>
                <w:szCs w:val="21"/>
                <w:lang w:eastAsia="zh-CN"/>
              </w:rPr>
              <w:t>SP3</w:t>
            </w:r>
          </w:p>
        </w:tc>
        <w:tc>
          <w:tcPr>
            <w:tcW w:w="1361" w:type="dxa"/>
            <w:tcBorders>
              <w:top w:val="nil"/>
              <w:bottom w:val="nil"/>
            </w:tcBorders>
          </w:tcPr>
          <w:p w14:paraId="7AA6CD98" w14:textId="25B7AC47" w:rsidR="0039694F" w:rsidRPr="0039694F" w:rsidRDefault="0039694F" w:rsidP="0039694F">
            <w:pPr>
              <w:pStyle w:val="ac"/>
              <w:widowControl/>
              <w:ind w:firstLine="420"/>
              <w:rPr>
                <w:rFonts w:ascii="Times New Roman" w:hAnsi="Times New Roman"/>
                <w:sz w:val="21"/>
                <w:szCs w:val="21"/>
                <w:lang w:eastAsia="zh-CN"/>
              </w:rPr>
            </w:pPr>
            <w:r w:rsidRPr="0039694F">
              <w:rPr>
                <w:rFonts w:ascii="Times New Roman" w:hAnsi="Times New Roman" w:hint="eastAsia"/>
                <w:sz w:val="21"/>
                <w:szCs w:val="21"/>
                <w:lang w:eastAsia="zh-CN"/>
              </w:rPr>
              <w:t>3</w:t>
            </w:r>
            <w:r w:rsidRPr="0039694F">
              <w:rPr>
                <w:rFonts w:ascii="Times New Roman" w:hAnsi="Times New Roman"/>
                <w:sz w:val="21"/>
                <w:szCs w:val="21"/>
                <w:lang w:eastAsia="zh-CN"/>
              </w:rPr>
              <w:t>8</w:t>
            </w:r>
          </w:p>
        </w:tc>
        <w:tc>
          <w:tcPr>
            <w:tcW w:w="1361" w:type="dxa"/>
            <w:tcBorders>
              <w:top w:val="nil"/>
              <w:bottom w:val="nil"/>
            </w:tcBorders>
          </w:tcPr>
          <w:p w14:paraId="6C2A3E3F" w14:textId="659A0DDE" w:rsidR="0039694F" w:rsidRPr="0039694F" w:rsidRDefault="0039694F" w:rsidP="0039694F">
            <w:pPr>
              <w:pStyle w:val="ac"/>
              <w:widowControl/>
              <w:ind w:firstLine="420"/>
              <w:rPr>
                <w:rFonts w:ascii="Times New Roman" w:hAnsi="Times New Roman"/>
                <w:sz w:val="21"/>
                <w:szCs w:val="21"/>
                <w:lang w:eastAsia="zh-CN"/>
              </w:rPr>
            </w:pPr>
            <w:r w:rsidRPr="0039694F">
              <w:rPr>
                <w:rFonts w:ascii="Times New Roman" w:hAnsi="Times New Roman" w:hint="eastAsia"/>
                <w:sz w:val="21"/>
                <w:szCs w:val="21"/>
                <w:lang w:eastAsia="zh-CN"/>
              </w:rPr>
              <w:t>7</w:t>
            </w:r>
            <w:r w:rsidRPr="0039694F">
              <w:rPr>
                <w:rFonts w:ascii="Times New Roman" w:hAnsi="Times New Roman"/>
                <w:sz w:val="21"/>
                <w:szCs w:val="21"/>
                <w:lang w:eastAsia="zh-CN"/>
              </w:rPr>
              <w:t>4</w:t>
            </w:r>
          </w:p>
        </w:tc>
        <w:tc>
          <w:tcPr>
            <w:tcW w:w="1361" w:type="dxa"/>
            <w:tcBorders>
              <w:top w:val="nil"/>
              <w:bottom w:val="nil"/>
            </w:tcBorders>
          </w:tcPr>
          <w:p w14:paraId="2BA2E4CF" w14:textId="7D726EE0" w:rsidR="0039694F" w:rsidRPr="0039694F" w:rsidRDefault="0039694F" w:rsidP="0039694F">
            <w:pPr>
              <w:pStyle w:val="ac"/>
              <w:widowControl/>
              <w:ind w:firstLine="420"/>
              <w:rPr>
                <w:rFonts w:ascii="Times New Roman" w:hAnsi="Times New Roman"/>
                <w:sz w:val="21"/>
                <w:szCs w:val="21"/>
                <w:lang w:eastAsia="zh-CN"/>
              </w:rPr>
            </w:pPr>
            <w:r w:rsidRPr="0039694F">
              <w:rPr>
                <w:rFonts w:ascii="Times New Roman" w:hAnsi="Times New Roman" w:hint="eastAsia"/>
                <w:sz w:val="21"/>
                <w:szCs w:val="21"/>
                <w:lang w:eastAsia="zh-CN"/>
              </w:rPr>
              <w:t>9</w:t>
            </w:r>
            <w:r w:rsidRPr="0039694F">
              <w:rPr>
                <w:rFonts w:ascii="Times New Roman" w:hAnsi="Times New Roman"/>
                <w:sz w:val="21"/>
                <w:szCs w:val="21"/>
                <w:lang w:eastAsia="zh-CN"/>
              </w:rPr>
              <w:t>2</w:t>
            </w:r>
          </w:p>
        </w:tc>
        <w:tc>
          <w:tcPr>
            <w:tcW w:w="1361" w:type="dxa"/>
            <w:tcBorders>
              <w:top w:val="nil"/>
              <w:bottom w:val="nil"/>
            </w:tcBorders>
          </w:tcPr>
          <w:p w14:paraId="23309EA9" w14:textId="74E7832F" w:rsidR="0039694F" w:rsidRPr="0039694F" w:rsidRDefault="0039694F" w:rsidP="0039694F">
            <w:pPr>
              <w:pStyle w:val="ac"/>
              <w:widowControl/>
              <w:ind w:firstLine="420"/>
              <w:rPr>
                <w:rFonts w:ascii="Times New Roman" w:hAnsi="Times New Roman"/>
                <w:sz w:val="21"/>
                <w:szCs w:val="21"/>
                <w:lang w:eastAsia="zh-CN"/>
              </w:rPr>
            </w:pPr>
            <w:r w:rsidRPr="0039694F">
              <w:rPr>
                <w:rFonts w:ascii="Times New Roman" w:hAnsi="Times New Roman" w:hint="eastAsia"/>
                <w:sz w:val="21"/>
                <w:szCs w:val="21"/>
                <w:lang w:eastAsia="zh-CN"/>
              </w:rPr>
              <w:t>/</w:t>
            </w:r>
          </w:p>
        </w:tc>
      </w:tr>
      <w:tr w:rsidR="0039694F" w:rsidRPr="0039694F" w14:paraId="7305939F" w14:textId="77777777" w:rsidTr="00C2743C">
        <w:trPr>
          <w:cantSplit/>
          <w:trHeight w:val="284"/>
        </w:trPr>
        <w:tc>
          <w:tcPr>
            <w:tcW w:w="1361" w:type="dxa"/>
            <w:tcBorders>
              <w:top w:val="nil"/>
              <w:bottom w:val="nil"/>
            </w:tcBorders>
          </w:tcPr>
          <w:p w14:paraId="0311F6B7" w14:textId="77777777" w:rsidR="0039694F" w:rsidRPr="0039694F" w:rsidRDefault="0039694F" w:rsidP="0039694F">
            <w:pPr>
              <w:pStyle w:val="ac"/>
              <w:widowControl/>
              <w:ind w:firstLine="420"/>
              <w:rPr>
                <w:rFonts w:ascii="Times New Roman" w:hAnsi="Times New Roman"/>
                <w:sz w:val="21"/>
                <w:szCs w:val="21"/>
                <w:lang w:eastAsia="zh-CN"/>
              </w:rPr>
            </w:pPr>
            <w:r w:rsidRPr="0039694F">
              <w:rPr>
                <w:rFonts w:ascii="Times New Roman" w:hAnsi="Times New Roman" w:hint="eastAsia"/>
                <w:sz w:val="21"/>
                <w:szCs w:val="21"/>
                <w:lang w:eastAsia="zh-CN"/>
              </w:rPr>
              <w:t>S</w:t>
            </w:r>
            <w:r w:rsidRPr="0039694F">
              <w:rPr>
                <w:rFonts w:ascii="Times New Roman" w:hAnsi="Times New Roman"/>
                <w:sz w:val="21"/>
                <w:szCs w:val="21"/>
                <w:lang w:eastAsia="zh-CN"/>
              </w:rPr>
              <w:t>SP4</w:t>
            </w:r>
          </w:p>
        </w:tc>
        <w:tc>
          <w:tcPr>
            <w:tcW w:w="1361" w:type="dxa"/>
            <w:tcBorders>
              <w:top w:val="nil"/>
              <w:bottom w:val="nil"/>
            </w:tcBorders>
          </w:tcPr>
          <w:p w14:paraId="63327A35" w14:textId="2BE45797" w:rsidR="0039694F" w:rsidRPr="0039694F" w:rsidRDefault="0039694F" w:rsidP="0039694F">
            <w:pPr>
              <w:pStyle w:val="ac"/>
              <w:widowControl/>
              <w:ind w:firstLine="420"/>
              <w:rPr>
                <w:rFonts w:ascii="Times New Roman" w:hAnsi="Times New Roman"/>
                <w:sz w:val="21"/>
                <w:szCs w:val="21"/>
                <w:lang w:eastAsia="zh-CN"/>
              </w:rPr>
            </w:pPr>
            <w:r w:rsidRPr="0039694F">
              <w:rPr>
                <w:rFonts w:ascii="Times New Roman" w:hAnsi="Times New Roman" w:hint="eastAsia"/>
                <w:sz w:val="21"/>
                <w:szCs w:val="21"/>
                <w:lang w:eastAsia="zh-CN"/>
              </w:rPr>
              <w:t>3</w:t>
            </w:r>
            <w:r w:rsidRPr="0039694F">
              <w:rPr>
                <w:rFonts w:ascii="Times New Roman" w:hAnsi="Times New Roman"/>
                <w:sz w:val="21"/>
                <w:szCs w:val="21"/>
                <w:lang w:eastAsia="zh-CN"/>
              </w:rPr>
              <w:t>0</w:t>
            </w:r>
          </w:p>
        </w:tc>
        <w:tc>
          <w:tcPr>
            <w:tcW w:w="1361" w:type="dxa"/>
            <w:tcBorders>
              <w:top w:val="nil"/>
              <w:bottom w:val="nil"/>
            </w:tcBorders>
          </w:tcPr>
          <w:p w14:paraId="22873826" w14:textId="078C59B9" w:rsidR="0039694F" w:rsidRPr="0039694F" w:rsidRDefault="0039694F" w:rsidP="0039694F">
            <w:pPr>
              <w:pStyle w:val="ac"/>
              <w:widowControl/>
              <w:ind w:firstLine="420"/>
              <w:rPr>
                <w:rFonts w:ascii="Times New Roman" w:hAnsi="Times New Roman"/>
                <w:sz w:val="21"/>
                <w:szCs w:val="21"/>
                <w:lang w:eastAsia="zh-CN"/>
              </w:rPr>
            </w:pPr>
            <w:r w:rsidRPr="0039694F">
              <w:rPr>
                <w:rFonts w:ascii="Times New Roman" w:hAnsi="Times New Roman" w:hint="eastAsia"/>
                <w:sz w:val="21"/>
                <w:szCs w:val="21"/>
                <w:lang w:eastAsia="zh-CN"/>
              </w:rPr>
              <w:t>6</w:t>
            </w:r>
            <w:r w:rsidRPr="0039694F">
              <w:rPr>
                <w:rFonts w:ascii="Times New Roman" w:hAnsi="Times New Roman"/>
                <w:sz w:val="21"/>
                <w:szCs w:val="21"/>
                <w:lang w:eastAsia="zh-CN"/>
              </w:rPr>
              <w:t>4</w:t>
            </w:r>
          </w:p>
        </w:tc>
        <w:tc>
          <w:tcPr>
            <w:tcW w:w="1361" w:type="dxa"/>
            <w:tcBorders>
              <w:top w:val="nil"/>
              <w:bottom w:val="nil"/>
            </w:tcBorders>
          </w:tcPr>
          <w:p w14:paraId="3881BBB5" w14:textId="704F1E0D" w:rsidR="0039694F" w:rsidRPr="0039694F" w:rsidRDefault="0039694F" w:rsidP="0039694F">
            <w:pPr>
              <w:pStyle w:val="ac"/>
              <w:widowControl/>
              <w:ind w:firstLine="420"/>
              <w:rPr>
                <w:rFonts w:ascii="Times New Roman" w:hAnsi="Times New Roman"/>
                <w:sz w:val="21"/>
                <w:szCs w:val="21"/>
                <w:lang w:eastAsia="zh-CN"/>
              </w:rPr>
            </w:pPr>
            <w:r w:rsidRPr="0039694F">
              <w:rPr>
                <w:rFonts w:ascii="Times New Roman" w:hAnsi="Times New Roman" w:hint="eastAsia"/>
                <w:sz w:val="21"/>
                <w:szCs w:val="21"/>
                <w:lang w:eastAsia="zh-CN"/>
              </w:rPr>
              <w:t>9</w:t>
            </w:r>
            <w:r w:rsidRPr="0039694F">
              <w:rPr>
                <w:rFonts w:ascii="Times New Roman" w:hAnsi="Times New Roman"/>
                <w:sz w:val="21"/>
                <w:szCs w:val="21"/>
                <w:lang w:eastAsia="zh-CN"/>
              </w:rPr>
              <w:t>1</w:t>
            </w:r>
          </w:p>
        </w:tc>
        <w:tc>
          <w:tcPr>
            <w:tcW w:w="1361" w:type="dxa"/>
            <w:tcBorders>
              <w:top w:val="nil"/>
              <w:bottom w:val="nil"/>
            </w:tcBorders>
          </w:tcPr>
          <w:p w14:paraId="640AE78B" w14:textId="599E9C3B" w:rsidR="0039694F" w:rsidRPr="0039694F" w:rsidRDefault="0039694F" w:rsidP="0039694F">
            <w:pPr>
              <w:pStyle w:val="ac"/>
              <w:widowControl/>
              <w:ind w:firstLine="420"/>
              <w:rPr>
                <w:rFonts w:ascii="Times New Roman" w:hAnsi="Times New Roman"/>
                <w:sz w:val="21"/>
                <w:szCs w:val="21"/>
                <w:lang w:eastAsia="zh-CN"/>
              </w:rPr>
            </w:pPr>
            <w:r w:rsidRPr="0039694F">
              <w:rPr>
                <w:rFonts w:ascii="Times New Roman" w:hAnsi="Times New Roman" w:hint="eastAsia"/>
                <w:sz w:val="21"/>
                <w:szCs w:val="21"/>
                <w:lang w:eastAsia="zh-CN"/>
              </w:rPr>
              <w:t>/</w:t>
            </w:r>
          </w:p>
        </w:tc>
      </w:tr>
      <w:tr w:rsidR="0039694F" w:rsidRPr="0039694F" w14:paraId="56562A84" w14:textId="77777777" w:rsidTr="00C2743C">
        <w:trPr>
          <w:cantSplit/>
          <w:trHeight w:val="284"/>
        </w:trPr>
        <w:tc>
          <w:tcPr>
            <w:tcW w:w="1361" w:type="dxa"/>
            <w:tcBorders>
              <w:top w:val="nil"/>
              <w:bottom w:val="single" w:sz="12" w:space="0" w:color="auto"/>
            </w:tcBorders>
          </w:tcPr>
          <w:p w14:paraId="37FD411C" w14:textId="77777777" w:rsidR="0039694F" w:rsidRPr="0039694F" w:rsidRDefault="0039694F" w:rsidP="0039694F">
            <w:pPr>
              <w:pStyle w:val="ac"/>
              <w:widowControl/>
              <w:ind w:firstLine="420"/>
              <w:rPr>
                <w:rFonts w:ascii="Times New Roman" w:hAnsi="Times New Roman"/>
                <w:sz w:val="21"/>
                <w:szCs w:val="21"/>
                <w:lang w:eastAsia="zh-CN"/>
              </w:rPr>
            </w:pPr>
            <w:r w:rsidRPr="0039694F">
              <w:rPr>
                <w:rFonts w:ascii="Times New Roman" w:hAnsi="Times New Roman" w:hint="eastAsia"/>
                <w:sz w:val="21"/>
                <w:szCs w:val="21"/>
                <w:lang w:eastAsia="zh-CN"/>
              </w:rPr>
              <w:t>S</w:t>
            </w:r>
            <w:r w:rsidRPr="0039694F">
              <w:rPr>
                <w:rFonts w:ascii="Times New Roman" w:hAnsi="Times New Roman"/>
                <w:sz w:val="21"/>
                <w:szCs w:val="21"/>
                <w:lang w:eastAsia="zh-CN"/>
              </w:rPr>
              <w:t>SP5</w:t>
            </w:r>
          </w:p>
        </w:tc>
        <w:tc>
          <w:tcPr>
            <w:tcW w:w="1361" w:type="dxa"/>
            <w:tcBorders>
              <w:top w:val="nil"/>
              <w:bottom w:val="single" w:sz="12" w:space="0" w:color="auto"/>
            </w:tcBorders>
          </w:tcPr>
          <w:p w14:paraId="09B79CE0" w14:textId="244827DE" w:rsidR="0039694F" w:rsidRPr="0039694F" w:rsidRDefault="0039694F" w:rsidP="0039694F">
            <w:pPr>
              <w:pStyle w:val="ac"/>
              <w:widowControl/>
              <w:ind w:firstLine="420"/>
              <w:rPr>
                <w:rFonts w:ascii="Times New Roman" w:hAnsi="Times New Roman"/>
                <w:sz w:val="21"/>
                <w:szCs w:val="21"/>
                <w:lang w:eastAsia="zh-CN"/>
              </w:rPr>
            </w:pPr>
            <w:r w:rsidRPr="0039694F">
              <w:rPr>
                <w:rFonts w:ascii="Times New Roman" w:hAnsi="Times New Roman" w:hint="eastAsia"/>
                <w:sz w:val="21"/>
                <w:szCs w:val="21"/>
                <w:lang w:eastAsia="zh-CN"/>
              </w:rPr>
              <w:t>4</w:t>
            </w:r>
            <w:r w:rsidRPr="0039694F">
              <w:rPr>
                <w:rFonts w:ascii="Times New Roman" w:hAnsi="Times New Roman"/>
                <w:sz w:val="21"/>
                <w:szCs w:val="21"/>
                <w:lang w:eastAsia="zh-CN"/>
              </w:rPr>
              <w:t>4</w:t>
            </w:r>
          </w:p>
        </w:tc>
        <w:tc>
          <w:tcPr>
            <w:tcW w:w="1361" w:type="dxa"/>
            <w:tcBorders>
              <w:top w:val="nil"/>
              <w:bottom w:val="single" w:sz="12" w:space="0" w:color="auto"/>
            </w:tcBorders>
          </w:tcPr>
          <w:p w14:paraId="6409FEB6" w14:textId="27FAA3E1" w:rsidR="0039694F" w:rsidRPr="0039694F" w:rsidRDefault="0039694F" w:rsidP="0039694F">
            <w:pPr>
              <w:pStyle w:val="ac"/>
              <w:widowControl/>
              <w:ind w:firstLine="420"/>
              <w:rPr>
                <w:rFonts w:ascii="Times New Roman" w:hAnsi="Times New Roman"/>
                <w:sz w:val="21"/>
                <w:szCs w:val="21"/>
                <w:lang w:eastAsia="zh-CN"/>
              </w:rPr>
            </w:pPr>
            <w:r w:rsidRPr="0039694F">
              <w:rPr>
                <w:rFonts w:ascii="Times New Roman" w:hAnsi="Times New Roman" w:hint="eastAsia"/>
                <w:sz w:val="21"/>
                <w:szCs w:val="21"/>
                <w:lang w:eastAsia="zh-CN"/>
              </w:rPr>
              <w:t>8</w:t>
            </w:r>
            <w:r w:rsidRPr="0039694F">
              <w:rPr>
                <w:rFonts w:ascii="Times New Roman" w:hAnsi="Times New Roman"/>
                <w:sz w:val="21"/>
                <w:szCs w:val="21"/>
                <w:lang w:eastAsia="zh-CN"/>
              </w:rPr>
              <w:t>4</w:t>
            </w:r>
          </w:p>
        </w:tc>
        <w:tc>
          <w:tcPr>
            <w:tcW w:w="1361" w:type="dxa"/>
            <w:tcBorders>
              <w:top w:val="nil"/>
              <w:bottom w:val="single" w:sz="12" w:space="0" w:color="auto"/>
            </w:tcBorders>
          </w:tcPr>
          <w:p w14:paraId="6E7D74F0" w14:textId="0EBDB567" w:rsidR="0039694F" w:rsidRPr="0039694F" w:rsidRDefault="0039694F" w:rsidP="0039694F">
            <w:pPr>
              <w:pStyle w:val="ac"/>
              <w:widowControl/>
              <w:ind w:firstLine="420"/>
              <w:rPr>
                <w:rFonts w:ascii="Times New Roman" w:hAnsi="Times New Roman"/>
                <w:sz w:val="21"/>
                <w:szCs w:val="21"/>
                <w:lang w:eastAsia="zh-CN"/>
              </w:rPr>
            </w:pPr>
            <w:r w:rsidRPr="0039694F">
              <w:rPr>
                <w:rFonts w:ascii="Times New Roman" w:hAnsi="Times New Roman" w:hint="eastAsia"/>
                <w:sz w:val="21"/>
                <w:szCs w:val="21"/>
                <w:lang w:eastAsia="zh-CN"/>
              </w:rPr>
              <w:t>9</w:t>
            </w:r>
            <w:r w:rsidRPr="0039694F">
              <w:rPr>
                <w:rFonts w:ascii="Times New Roman" w:hAnsi="Times New Roman"/>
                <w:sz w:val="21"/>
                <w:szCs w:val="21"/>
                <w:lang w:eastAsia="zh-CN"/>
              </w:rPr>
              <w:t>6</w:t>
            </w:r>
          </w:p>
        </w:tc>
        <w:tc>
          <w:tcPr>
            <w:tcW w:w="1361" w:type="dxa"/>
            <w:tcBorders>
              <w:top w:val="nil"/>
              <w:bottom w:val="single" w:sz="12" w:space="0" w:color="auto"/>
            </w:tcBorders>
          </w:tcPr>
          <w:p w14:paraId="5DFC1FCF" w14:textId="07547CB0" w:rsidR="0039694F" w:rsidRPr="0039694F" w:rsidRDefault="0039694F" w:rsidP="0039694F">
            <w:pPr>
              <w:pStyle w:val="ac"/>
              <w:widowControl/>
              <w:ind w:firstLine="420"/>
              <w:rPr>
                <w:rFonts w:ascii="Times New Roman" w:hAnsi="Times New Roman"/>
                <w:sz w:val="21"/>
                <w:szCs w:val="21"/>
                <w:lang w:eastAsia="zh-CN"/>
              </w:rPr>
            </w:pPr>
            <w:r w:rsidRPr="0039694F">
              <w:rPr>
                <w:rFonts w:ascii="Times New Roman" w:hAnsi="Times New Roman" w:hint="eastAsia"/>
                <w:sz w:val="21"/>
                <w:szCs w:val="21"/>
                <w:lang w:eastAsia="zh-CN"/>
              </w:rPr>
              <w:t>/</w:t>
            </w:r>
          </w:p>
        </w:tc>
      </w:tr>
    </w:tbl>
    <w:p w14:paraId="20B9FC88" w14:textId="750D401B" w:rsidR="00034E4F" w:rsidRDefault="00034E4F" w:rsidP="00B45FC6">
      <w:pPr>
        <w:ind w:firstLine="480"/>
      </w:pPr>
    </w:p>
    <w:p w14:paraId="2E3A2DE3" w14:textId="73C78956" w:rsidR="007821E9" w:rsidRDefault="00537DF6">
      <w:pPr>
        <w:widowControl/>
        <w:spacing w:line="240" w:lineRule="auto"/>
        <w:ind w:firstLineChars="0" w:firstLine="0"/>
        <w:jc w:val="left"/>
      </w:pPr>
      <w:commentRangeStart w:id="86"/>
      <w:commentRangeEnd w:id="86"/>
      <w:r>
        <w:rPr>
          <w:rStyle w:val="a7"/>
        </w:rPr>
        <w:commentReference w:id="86"/>
      </w:r>
      <w:r w:rsidR="007821E9">
        <w:br w:type="page"/>
      </w:r>
    </w:p>
    <w:p w14:paraId="4872BD26" w14:textId="3B948A99" w:rsidR="00D11DDD" w:rsidRDefault="00D11DDD" w:rsidP="0047514C">
      <w:pPr>
        <w:pStyle w:val="1"/>
      </w:pPr>
      <w:r>
        <w:rPr>
          <w:rFonts w:hint="eastAsia"/>
        </w:rPr>
        <w:lastRenderedPageBreak/>
        <w:t>4</w:t>
      </w:r>
      <w:r>
        <w:t>.Conclusions</w:t>
      </w:r>
    </w:p>
    <w:p w14:paraId="0B59F332" w14:textId="2AD24BE9" w:rsidR="009D19EA" w:rsidRPr="000F350F" w:rsidRDefault="009D19EA" w:rsidP="009D19EA">
      <w:pPr>
        <w:ind w:firstLine="480"/>
      </w:pPr>
      <w:r w:rsidRPr="000F350F">
        <w:rPr>
          <w:rFonts w:hint="eastAsia"/>
        </w:rPr>
        <w:t>To</w:t>
      </w:r>
      <w:r w:rsidRPr="000F350F">
        <w:t xml:space="preserve"> </w:t>
      </w:r>
      <w:r w:rsidRPr="000F350F">
        <w:rPr>
          <w:rFonts w:hint="eastAsia"/>
        </w:rPr>
        <w:t>provide</w:t>
      </w:r>
      <w:r w:rsidRPr="000F350F">
        <w:t xml:space="preserve"> a picture of sludge generation and </w:t>
      </w:r>
      <w:r w:rsidR="00E65674">
        <w:t>its GHG</w:t>
      </w:r>
      <w:r w:rsidRPr="000F350F">
        <w:t xml:space="preserve"> emission</w:t>
      </w:r>
      <w:r>
        <w:t>s</w:t>
      </w:r>
      <w:r w:rsidRPr="000F350F">
        <w:t xml:space="preserve"> in China, this paper expanded on existing research </w:t>
      </w:r>
      <w:r>
        <w:t>to</w:t>
      </w:r>
      <w:r w:rsidRPr="000F350F">
        <w:t xml:space="preserve"> forecast sludge generation </w:t>
      </w:r>
      <w:r>
        <w:t>in</w:t>
      </w:r>
      <w:r w:rsidRPr="000F350F">
        <w:t xml:space="preserve"> 30 provinces </w:t>
      </w:r>
      <w:r w:rsidR="00FE1928">
        <w:t>until</w:t>
      </w:r>
      <w:r w:rsidRPr="000F350F">
        <w:t xml:space="preserve"> 2060. The </w:t>
      </w:r>
      <w:r w:rsidR="00B16EBE">
        <w:t xml:space="preserve">high spatial resolution means that the </w:t>
      </w:r>
      <w:r w:rsidRPr="000F350F">
        <w:t xml:space="preserve">results </w:t>
      </w:r>
      <w:r w:rsidR="00B16EBE">
        <w:t>should</w:t>
      </w:r>
      <w:r w:rsidRPr="000F350F">
        <w:t xml:space="preserve"> provide an accura</w:t>
      </w:r>
      <w:r>
        <w:t xml:space="preserve">te </w:t>
      </w:r>
      <w:r w:rsidR="00B16EBE">
        <w:t>picture</w:t>
      </w:r>
      <w:r w:rsidRPr="000F350F">
        <w:t xml:space="preserve"> of </w:t>
      </w:r>
      <w:r w:rsidR="00B16EBE">
        <w:t xml:space="preserve">future </w:t>
      </w:r>
      <w:r w:rsidRPr="000F350F">
        <w:t xml:space="preserve">sludge </w:t>
      </w:r>
      <w:r w:rsidR="00B16EBE">
        <w:t>generation</w:t>
      </w:r>
      <w:r w:rsidRPr="000F350F">
        <w:t xml:space="preserve"> and </w:t>
      </w:r>
      <w:r w:rsidR="008A29FC">
        <w:t>GHG</w:t>
      </w:r>
      <w:r w:rsidRPr="000F350F">
        <w:t xml:space="preserve"> emission reduction potential</w:t>
      </w:r>
      <w:r w:rsidRPr="000F350F">
        <w:rPr>
          <w:rFonts w:hint="eastAsia"/>
        </w:rPr>
        <w:t>.</w:t>
      </w:r>
    </w:p>
    <w:p w14:paraId="14D37E90" w14:textId="04F404CF" w:rsidR="009D19EA" w:rsidRPr="000F350F" w:rsidRDefault="009D19EA" w:rsidP="009D19EA">
      <w:pPr>
        <w:ind w:firstLineChars="0" w:firstLine="420"/>
      </w:pPr>
      <w:r w:rsidRPr="000F350F">
        <w:rPr>
          <w:rFonts w:hint="eastAsia"/>
        </w:rPr>
        <w:t>T</w:t>
      </w:r>
      <w:r w:rsidRPr="000F350F">
        <w:t>he main conclusions of this study</w:t>
      </w:r>
      <w:r>
        <w:t xml:space="preserve"> are as follows</w:t>
      </w:r>
      <w:r w:rsidRPr="000F350F">
        <w:t>.</w:t>
      </w:r>
      <w:r w:rsidRPr="000F350F">
        <w:rPr>
          <w:rFonts w:hint="eastAsia"/>
        </w:rPr>
        <w:t xml:space="preserve"> </w:t>
      </w:r>
      <w:r w:rsidRPr="000F350F">
        <w:t xml:space="preserve">(1) Under the SSP5 pathway, sludge </w:t>
      </w:r>
      <w:r w:rsidR="00617D0B">
        <w:t>generation</w:t>
      </w:r>
      <w:r w:rsidRPr="000F350F">
        <w:t xml:space="preserve"> will reach </w:t>
      </w:r>
      <w:r w:rsidR="007F7841" w:rsidRPr="000F350F">
        <w:rPr>
          <w:rFonts w:cs="Times New Roman"/>
          <w:shd w:val="clear" w:color="auto" w:fill="FFFFFF"/>
        </w:rPr>
        <w:t>2</w:t>
      </w:r>
      <w:r w:rsidR="007F7841">
        <w:rPr>
          <w:rFonts w:cs="Times New Roman"/>
          <w:shd w:val="clear" w:color="auto" w:fill="FFFFFF"/>
        </w:rPr>
        <w:t>5</w:t>
      </w:r>
      <w:r w:rsidR="007F7841" w:rsidRPr="000F350F">
        <w:rPr>
          <w:rFonts w:cs="Times New Roman"/>
          <w:shd w:val="clear" w:color="auto" w:fill="FFFFFF"/>
        </w:rPr>
        <w:t>.</w:t>
      </w:r>
      <w:r w:rsidR="007F7841">
        <w:rPr>
          <w:rFonts w:cs="Times New Roman"/>
          <w:shd w:val="clear" w:color="auto" w:fill="FFFFFF"/>
        </w:rPr>
        <w:t>25</w:t>
      </w:r>
      <w:r w:rsidR="007F7841">
        <w:rPr>
          <w:rFonts w:cs="Times New Roman" w:hint="eastAsia"/>
          <w:shd w:val="clear" w:color="auto" w:fill="FFFFFF"/>
        </w:rPr>
        <w:t xml:space="preserve"> </w:t>
      </w:r>
      <m:oMath>
        <m:r>
          <w:rPr>
            <w:rFonts w:ascii="Cambria Math" w:hAnsi="Cambria Math" w:cs="Times New Roman"/>
            <w:shd w:val="clear" w:color="auto" w:fill="FFFFFF"/>
          </w:rPr>
          <m:t xml:space="preserve">± </m:t>
        </m:r>
      </m:oMath>
      <w:r w:rsidR="007F7841">
        <w:rPr>
          <w:rFonts w:cs="Times New Roman"/>
          <w:shd w:val="clear" w:color="auto" w:fill="FFFFFF"/>
        </w:rPr>
        <w:t xml:space="preserve">0.6 </w:t>
      </w:r>
      <w:r w:rsidR="007F7841" w:rsidRPr="000F350F">
        <w:rPr>
          <w:rFonts w:cs="Times New Roman"/>
          <w:shd w:val="clear" w:color="auto" w:fill="FFFFFF"/>
        </w:rPr>
        <w:t>Mt</w:t>
      </w:r>
      <w:r w:rsidR="007F7841">
        <w:rPr>
          <w:rFonts w:cs="Times New Roman"/>
          <w:shd w:val="clear" w:color="auto" w:fill="FFFFFF"/>
        </w:rPr>
        <w:t>s</w:t>
      </w:r>
      <w:r w:rsidRPr="000F350F">
        <w:t xml:space="preserve"> in 2060</w:t>
      </w:r>
      <w:r w:rsidR="007F7841">
        <w:t xml:space="preserve"> </w:t>
      </w:r>
      <w:r>
        <w:t>compared to 10.49 Mt</w:t>
      </w:r>
      <w:r w:rsidR="00414428">
        <w:t>s</w:t>
      </w:r>
      <w:r>
        <w:t xml:space="preserve"> </w:t>
      </w:r>
      <w:r w:rsidRPr="000F350F">
        <w:t>in 2017, and the resulting 70.04 Mt</w:t>
      </w:r>
      <w:r w:rsidR="00414428">
        <w:t>s</w:t>
      </w:r>
      <w:r w:rsidRPr="000F350F">
        <w:t xml:space="preserve"> CO</w:t>
      </w:r>
      <w:r w:rsidRPr="00920A33">
        <w:rPr>
          <w:vertAlign w:val="subscript"/>
        </w:rPr>
        <w:t>2</w:t>
      </w:r>
      <w:r w:rsidR="00E65674">
        <w:t xml:space="preserve">-eq </w:t>
      </w:r>
      <w:r w:rsidRPr="000F350F">
        <w:t xml:space="preserve">will </w:t>
      </w:r>
      <w:r>
        <w:t>make it more difficult to achieve</w:t>
      </w:r>
      <w:r w:rsidRPr="000F350F">
        <w:t xml:space="preserve"> </w:t>
      </w:r>
      <w:r w:rsidR="008A29FC">
        <w:t>GHG</w:t>
      </w:r>
      <w:r w:rsidRPr="000F350F">
        <w:t xml:space="preserve"> emission reduction</w:t>
      </w:r>
      <w:r>
        <w:t xml:space="preserve"> targets</w:t>
      </w:r>
      <w:r w:rsidRPr="000F350F">
        <w:t xml:space="preserve">. </w:t>
      </w:r>
      <w:r>
        <w:t>However</w:t>
      </w:r>
      <w:r w:rsidRPr="000F350F">
        <w:t xml:space="preserve">, under the SSP1 scenario, the </w:t>
      </w:r>
      <w:r w:rsidR="00E65674">
        <w:t>GHG</w:t>
      </w:r>
      <w:r w:rsidRPr="000F350F">
        <w:t xml:space="preserve"> emission can be controlled at about 20</w:t>
      </w:r>
      <w:r>
        <w:t xml:space="preserve"> </w:t>
      </w:r>
      <w:r w:rsidRPr="000F350F">
        <w:t>Mt</w:t>
      </w:r>
      <w:r w:rsidR="00414428">
        <w:t>s</w:t>
      </w:r>
      <w:r>
        <w:t xml:space="preserve"> if the sludge is treated by AD</w:t>
      </w:r>
      <w:r w:rsidRPr="000F350F">
        <w:t xml:space="preserve">, which is most favorable </w:t>
      </w:r>
      <w:r w:rsidR="00A92F40">
        <w:t>for</w:t>
      </w:r>
      <w:r w:rsidRPr="000F350F">
        <w:t xml:space="preserve"> sludge and </w:t>
      </w:r>
      <w:r w:rsidR="00E65674">
        <w:t>GHG</w:t>
      </w:r>
      <w:r w:rsidRPr="000F350F">
        <w:t xml:space="preserve"> emission reduction. (2) Sludge growth trends in different regions of China can be divided into four patterns, with the central and western</w:t>
      </w:r>
      <w:r w:rsidR="00A92F40">
        <w:t>,</w:t>
      </w:r>
      <w:r w:rsidRPr="000F350F">
        <w:t xml:space="preserve"> and northern regions having greater urbanization potential and higher sludge growth rates. Combining low</w:t>
      </w:r>
      <w:r>
        <w:t>er</w:t>
      </w:r>
      <w:r w:rsidRPr="000F350F">
        <w:t>-carbon eating habits and improv</w:t>
      </w:r>
      <w:r>
        <w:t>ements to</w:t>
      </w:r>
      <w:r w:rsidRPr="000F350F">
        <w:t xml:space="preserve"> wastewater treatment technologies to reduce sludge </w:t>
      </w:r>
      <w:r w:rsidR="00617D0B">
        <w:t>generation</w:t>
      </w:r>
      <w:r w:rsidRPr="000F350F">
        <w:t xml:space="preserve"> and form a sludge reduction path from source to end </w:t>
      </w:r>
      <w:r>
        <w:t>will be</w:t>
      </w:r>
      <w:r w:rsidRPr="000F350F">
        <w:t xml:space="preserve"> an important means to reverse the trend of rapid sludge growth. (3) Improving </w:t>
      </w:r>
      <w:r>
        <w:t>l</w:t>
      </w:r>
      <w:r w:rsidRPr="000F350F">
        <w:t xml:space="preserve">and </w:t>
      </w:r>
      <w:r>
        <w:t>a</w:t>
      </w:r>
      <w:r w:rsidRPr="000F350F">
        <w:t xml:space="preserve">pplication in sludge disposal and popularizing AD disposal technology (LCD scenario) </w:t>
      </w:r>
      <w:r>
        <w:t xml:space="preserve">have </w:t>
      </w:r>
      <w:r w:rsidRPr="000F350F">
        <w:t>a reduction potential of up to 50 Mt</w:t>
      </w:r>
      <w:r w:rsidR="00414428">
        <w:t>s</w:t>
      </w:r>
      <w:r w:rsidRPr="000F350F">
        <w:t xml:space="preserve"> CO</w:t>
      </w:r>
      <w:r w:rsidRPr="000F350F">
        <w:rPr>
          <w:vertAlign w:val="subscript"/>
        </w:rPr>
        <w:t>2</w:t>
      </w:r>
      <w:r w:rsidR="00F1650E">
        <w:t>-eq</w:t>
      </w:r>
      <w:r w:rsidRPr="000F350F">
        <w:t xml:space="preserve"> or more and are important means of </w:t>
      </w:r>
      <w:r w:rsidR="008A29FC">
        <w:t>GHG</w:t>
      </w:r>
      <w:r w:rsidRPr="000F350F">
        <w:t xml:space="preserve"> reduction in areas where sludge reduction is difficult, such as areas with high economic development and rapid growth in water demand. (4) In order to reverse the increasing trend of sludge </w:t>
      </w:r>
      <w:r w:rsidR="008A29FC">
        <w:t>GHG</w:t>
      </w:r>
      <w:r w:rsidRPr="000F350F">
        <w:t xml:space="preserve"> emission, HH,</w:t>
      </w:r>
      <w:r>
        <w:t xml:space="preserve"> </w:t>
      </w:r>
      <w:r w:rsidRPr="000F350F">
        <w:t>HL,</w:t>
      </w:r>
      <w:r>
        <w:t xml:space="preserve"> </w:t>
      </w:r>
      <w:r w:rsidRPr="000F350F">
        <w:t>LH</w:t>
      </w:r>
      <w:r w:rsidR="00E65674">
        <w:t>,</w:t>
      </w:r>
      <w:r>
        <w:t xml:space="preserve"> and </w:t>
      </w:r>
      <w:r w:rsidRPr="000F350F">
        <w:t xml:space="preserve">LL </w:t>
      </w:r>
      <w:r>
        <w:t xml:space="preserve">regions </w:t>
      </w:r>
      <w:r w:rsidRPr="000F350F">
        <w:t xml:space="preserve">will have different </w:t>
      </w:r>
      <w:r w:rsidR="004C5662">
        <w:rPr>
          <w:rFonts w:hint="eastAsia"/>
        </w:rPr>
        <w:t>priorities</w:t>
      </w:r>
      <w:r w:rsidRPr="000F350F">
        <w:t xml:space="preserve"> </w:t>
      </w:r>
      <w:r>
        <w:t>for</w:t>
      </w:r>
      <w:r w:rsidRPr="000F350F">
        <w:t xml:space="preserve"> local AD and improvement of sludge disposal</w:t>
      </w:r>
      <w:r>
        <w:t>.</w:t>
      </w:r>
      <w:r w:rsidRPr="000F350F">
        <w:t xml:space="preserve"> LL </w:t>
      </w:r>
      <w:r>
        <w:t xml:space="preserve">provinces </w:t>
      </w:r>
      <w:r w:rsidRPr="000F350F">
        <w:t>must improve sludge disposal method</w:t>
      </w:r>
      <w:r>
        <w:t>s</w:t>
      </w:r>
      <w:r w:rsidRPr="000F350F">
        <w:t xml:space="preserve"> to reduce </w:t>
      </w:r>
      <w:r w:rsidR="00E65674">
        <w:t>GHG</w:t>
      </w:r>
      <w:r w:rsidRPr="000F350F">
        <w:t xml:space="preserve"> emission</w:t>
      </w:r>
      <w:r>
        <w:t>s</w:t>
      </w:r>
      <w:r w:rsidRPr="000F350F">
        <w:t xml:space="preserve">, </w:t>
      </w:r>
      <w:r w:rsidR="00DD5A61">
        <w:t>whereas</w:t>
      </w:r>
      <w:r w:rsidR="00DD5A61" w:rsidRPr="000F350F">
        <w:t xml:space="preserve"> </w:t>
      </w:r>
      <w:r w:rsidRPr="000F350F">
        <w:t>HH,</w:t>
      </w:r>
      <w:r>
        <w:t xml:space="preserve"> </w:t>
      </w:r>
      <w:r w:rsidRPr="000F350F">
        <w:t>HL</w:t>
      </w:r>
      <w:r w:rsidR="00E65674">
        <w:t>,</w:t>
      </w:r>
      <w:r>
        <w:t xml:space="preserve"> and </w:t>
      </w:r>
      <w:r w:rsidRPr="000F350F">
        <w:t xml:space="preserve">LH </w:t>
      </w:r>
      <w:r>
        <w:t xml:space="preserve">provinces require greater use of </w:t>
      </w:r>
      <w:r w:rsidRPr="000F350F">
        <w:t>AD while the sludge disposal method remains unchanged.</w:t>
      </w:r>
    </w:p>
    <w:p w14:paraId="35EFE0E7" w14:textId="77777777" w:rsidR="00FF4833" w:rsidRDefault="00FF4833">
      <w:pPr>
        <w:widowControl/>
        <w:spacing w:line="240" w:lineRule="auto"/>
        <w:ind w:firstLineChars="0" w:firstLine="0"/>
        <w:jc w:val="left"/>
      </w:pPr>
      <w:r>
        <w:br w:type="page"/>
      </w:r>
    </w:p>
    <w:p w14:paraId="5E8DF95E" w14:textId="01795EDC" w:rsidR="00B45FC6" w:rsidRPr="00A92F40" w:rsidRDefault="00A5100D" w:rsidP="00B45FC6">
      <w:pPr>
        <w:ind w:left="1832" w:right="1832" w:firstLineChars="0" w:firstLine="560"/>
        <w:jc w:val="center"/>
        <w:outlineLvl w:val="0"/>
        <w:rPr>
          <w:rFonts w:eastAsia="黑体" w:cs="Times New Roman"/>
          <w:b/>
          <w:bCs/>
          <w:kern w:val="0"/>
          <w:sz w:val="28"/>
          <w:szCs w:val="28"/>
        </w:rPr>
      </w:pPr>
      <w:r w:rsidRPr="00A92F40">
        <w:rPr>
          <w:rFonts w:eastAsia="黑体" w:cs="Times New Roman"/>
          <w:b/>
          <w:bCs/>
          <w:kern w:val="0"/>
          <w:sz w:val="28"/>
          <w:szCs w:val="28"/>
        </w:rPr>
        <w:lastRenderedPageBreak/>
        <w:t>References</w:t>
      </w:r>
    </w:p>
    <w:p w14:paraId="18D4DCD6" w14:textId="18F7671C" w:rsidR="00B45FC6" w:rsidRPr="0063152F" w:rsidRDefault="00B45FC6" w:rsidP="00847F28">
      <w:pPr>
        <w:spacing w:line="240" w:lineRule="auto"/>
        <w:ind w:firstLineChars="0" w:firstLine="0"/>
        <w:rPr>
          <w:rFonts w:ascii="仿宋" w:eastAsia="仿宋" w:hAnsi="仿宋" w:cs="Times New Roman"/>
          <w:kern w:val="0"/>
          <w:sz w:val="21"/>
          <w:szCs w:val="21"/>
          <w:highlight w:val="cyan"/>
          <w:lang w:eastAsia="en-US"/>
        </w:rPr>
      </w:pPr>
      <w:bookmarkStart w:id="87" w:name="_bookmark66"/>
      <w:bookmarkEnd w:id="87"/>
    </w:p>
    <w:p w14:paraId="1D01C62E" w14:textId="200ADF2F" w:rsidR="00764B53" w:rsidRPr="00A92F40" w:rsidRDefault="00764B53" w:rsidP="00764B53">
      <w:pPr>
        <w:widowControl/>
        <w:spacing w:line="240" w:lineRule="auto"/>
        <w:ind w:firstLineChars="0" w:firstLine="0"/>
        <w:rPr>
          <w:rFonts w:eastAsia="微软雅黑" w:cs="Times New Roman"/>
          <w:color w:val="333333"/>
          <w:sz w:val="18"/>
          <w:szCs w:val="18"/>
          <w:shd w:val="clear" w:color="auto" w:fill="FFFFFF"/>
        </w:rPr>
      </w:pPr>
      <w:bookmarkStart w:id="88" w:name="l23kumar2018estimation"/>
      <w:r w:rsidRPr="00A92F40">
        <w:rPr>
          <w:rFonts w:eastAsia="微软雅黑" w:cs="Times New Roman"/>
          <w:color w:val="333333"/>
          <w:sz w:val="18"/>
          <w:szCs w:val="18"/>
          <w:shd w:val="clear" w:color="auto" w:fill="FFFFFF"/>
        </w:rPr>
        <w:t xml:space="preserve">Atul </w:t>
      </w:r>
      <w:proofErr w:type="spellStart"/>
      <w:proofErr w:type="gramStart"/>
      <w:r w:rsidRPr="00A92F40">
        <w:rPr>
          <w:rFonts w:eastAsia="微软雅黑" w:cs="Times New Roman"/>
          <w:color w:val="333333"/>
          <w:sz w:val="18"/>
          <w:szCs w:val="18"/>
          <w:shd w:val="clear" w:color="auto" w:fill="FFFFFF"/>
        </w:rPr>
        <w:t>Kumar,S.R</w:t>
      </w:r>
      <w:proofErr w:type="spellEnd"/>
      <w:r w:rsidRPr="00A92F40">
        <w:rPr>
          <w:rFonts w:eastAsia="微软雅黑" w:cs="Times New Roman"/>
          <w:color w:val="333333"/>
          <w:sz w:val="18"/>
          <w:szCs w:val="18"/>
          <w:shd w:val="clear" w:color="auto" w:fill="FFFFFF"/>
        </w:rPr>
        <w:t>.</w:t>
      </w:r>
      <w:proofErr w:type="gramEnd"/>
      <w:r w:rsidRPr="00A92F40">
        <w:rPr>
          <w:rFonts w:eastAsia="微软雅黑" w:cs="Times New Roman"/>
          <w:color w:val="333333"/>
          <w:sz w:val="18"/>
          <w:szCs w:val="18"/>
          <w:shd w:val="clear" w:color="auto" w:fill="FFFFFF"/>
        </w:rPr>
        <w:t xml:space="preserve"> </w:t>
      </w:r>
      <w:proofErr w:type="spellStart"/>
      <w:r w:rsidRPr="00A92F40">
        <w:rPr>
          <w:rFonts w:eastAsia="微软雅黑" w:cs="Times New Roman"/>
          <w:color w:val="333333"/>
          <w:sz w:val="18"/>
          <w:szCs w:val="18"/>
          <w:shd w:val="clear" w:color="auto" w:fill="FFFFFF"/>
        </w:rPr>
        <w:t>Samadder,Nitin</w:t>
      </w:r>
      <w:proofErr w:type="spellEnd"/>
      <w:r w:rsidRPr="00A92F40">
        <w:rPr>
          <w:rFonts w:eastAsia="微软雅黑" w:cs="Times New Roman"/>
          <w:color w:val="333333"/>
          <w:sz w:val="18"/>
          <w:szCs w:val="18"/>
          <w:shd w:val="clear" w:color="auto" w:fill="FFFFFF"/>
        </w:rPr>
        <w:t xml:space="preserve"> Kumar &amp; Chandrakant Singh.(2018).Estimation of the generation rate of different types of plastic wastes and possible revenue recovery from informal recycling. </w:t>
      </w:r>
      <w:r w:rsidRPr="00A92F40">
        <w:rPr>
          <w:rFonts w:eastAsia="微软雅黑" w:cs="Times New Roman"/>
          <w:i/>
          <w:iCs/>
          <w:color w:val="333333"/>
          <w:sz w:val="18"/>
          <w:szCs w:val="18"/>
        </w:rPr>
        <w:t>Waste Management</w:t>
      </w:r>
      <w:r w:rsidRPr="00A92F40">
        <w:rPr>
          <w:rFonts w:eastAsia="微软雅黑" w:cs="Times New Roman"/>
          <w:color w:val="333333"/>
          <w:sz w:val="18"/>
          <w:szCs w:val="18"/>
          <w:shd w:val="clear" w:color="auto" w:fill="FFFFFF"/>
        </w:rPr>
        <w:t xml:space="preserve">. </w:t>
      </w:r>
      <w:proofErr w:type="gramStart"/>
      <w:r w:rsidRPr="00A92F40">
        <w:rPr>
          <w:rFonts w:eastAsia="微软雅黑" w:cs="Times New Roman"/>
          <w:color w:val="333333"/>
          <w:sz w:val="18"/>
          <w:szCs w:val="18"/>
          <w:shd w:val="clear" w:color="auto" w:fill="FFFFFF"/>
        </w:rPr>
        <w:t>doi:10.1016/j.wasman</w:t>
      </w:r>
      <w:proofErr w:type="gramEnd"/>
      <w:r w:rsidRPr="00A92F40">
        <w:rPr>
          <w:rFonts w:eastAsia="微软雅黑" w:cs="Times New Roman"/>
          <w:color w:val="333333"/>
          <w:sz w:val="18"/>
          <w:szCs w:val="18"/>
          <w:shd w:val="clear" w:color="auto" w:fill="FFFFFF"/>
        </w:rPr>
        <w:t>.2018.08.045.</w:t>
      </w:r>
    </w:p>
    <w:p w14:paraId="79050737" w14:textId="77777777" w:rsidR="004D7ED4" w:rsidRPr="00A92F40" w:rsidRDefault="004D7ED4" w:rsidP="004D7ED4">
      <w:pPr>
        <w:widowControl/>
        <w:spacing w:line="240" w:lineRule="auto"/>
        <w:ind w:firstLineChars="0" w:firstLine="0"/>
        <w:rPr>
          <w:rFonts w:eastAsia="微软雅黑" w:cs="Times New Roman"/>
          <w:color w:val="333333"/>
          <w:sz w:val="18"/>
          <w:szCs w:val="18"/>
          <w:shd w:val="clear" w:color="auto" w:fill="FFFFFF"/>
        </w:rPr>
      </w:pPr>
      <w:bookmarkStart w:id="89" w:name="sumanta2018iterative"/>
      <w:proofErr w:type="spellStart"/>
      <w:r w:rsidRPr="00A92F40">
        <w:rPr>
          <w:rFonts w:eastAsia="微软雅黑" w:cs="Times New Roman" w:hint="eastAsia"/>
          <w:color w:val="333333"/>
          <w:sz w:val="18"/>
          <w:szCs w:val="18"/>
          <w:shd w:val="clear" w:color="auto" w:fill="FFFFFF"/>
        </w:rPr>
        <w:t>Basu</w:t>
      </w:r>
      <w:proofErr w:type="spellEnd"/>
      <w:r w:rsidRPr="00A92F40">
        <w:rPr>
          <w:rFonts w:eastAsia="微软雅黑" w:cs="Times New Roman" w:hint="eastAsia"/>
          <w:color w:val="333333"/>
          <w:sz w:val="18"/>
          <w:szCs w:val="18"/>
          <w:shd w:val="clear" w:color="auto" w:fill="FFFFFF"/>
        </w:rPr>
        <w:t xml:space="preserve"> </w:t>
      </w:r>
      <w:proofErr w:type="spellStart"/>
      <w:proofErr w:type="gramStart"/>
      <w:r w:rsidRPr="00A92F40">
        <w:rPr>
          <w:rFonts w:eastAsia="微软雅黑" w:cs="Times New Roman" w:hint="eastAsia"/>
          <w:color w:val="333333"/>
          <w:sz w:val="18"/>
          <w:szCs w:val="18"/>
          <w:shd w:val="clear" w:color="auto" w:fill="FFFFFF"/>
        </w:rPr>
        <w:t>Sumanta,Kumbier</w:t>
      </w:r>
      <w:proofErr w:type="spellEnd"/>
      <w:proofErr w:type="gramEnd"/>
      <w:r w:rsidRPr="00A92F40">
        <w:rPr>
          <w:rFonts w:eastAsia="微软雅黑" w:cs="Times New Roman" w:hint="eastAsia"/>
          <w:color w:val="333333"/>
          <w:sz w:val="18"/>
          <w:szCs w:val="18"/>
          <w:shd w:val="clear" w:color="auto" w:fill="FFFFFF"/>
        </w:rPr>
        <w:t xml:space="preserve"> </w:t>
      </w:r>
      <w:proofErr w:type="spellStart"/>
      <w:r w:rsidRPr="00A92F40">
        <w:rPr>
          <w:rFonts w:eastAsia="微软雅黑" w:cs="Times New Roman" w:hint="eastAsia"/>
          <w:color w:val="333333"/>
          <w:sz w:val="18"/>
          <w:szCs w:val="18"/>
          <w:shd w:val="clear" w:color="auto" w:fill="FFFFFF"/>
        </w:rPr>
        <w:t>Karl,Brown</w:t>
      </w:r>
      <w:proofErr w:type="spellEnd"/>
      <w:r w:rsidRPr="00A92F40">
        <w:rPr>
          <w:rFonts w:eastAsia="微软雅黑" w:cs="Times New Roman" w:hint="eastAsia"/>
          <w:color w:val="333333"/>
          <w:sz w:val="18"/>
          <w:szCs w:val="18"/>
          <w:shd w:val="clear" w:color="auto" w:fill="FFFFFF"/>
        </w:rPr>
        <w:t xml:space="preserve"> James B &amp; Yu Bin.(2018).Iterative random forests to discover predictive and stable high-order interactions.. Proceedings of the National Academy of Sciences of the United States of </w:t>
      </w:r>
      <w:proofErr w:type="gramStart"/>
      <w:r w:rsidRPr="00A92F40">
        <w:rPr>
          <w:rFonts w:eastAsia="微软雅黑" w:cs="Times New Roman" w:hint="eastAsia"/>
          <w:color w:val="333333"/>
          <w:sz w:val="18"/>
          <w:szCs w:val="18"/>
          <w:shd w:val="clear" w:color="auto" w:fill="FFFFFF"/>
        </w:rPr>
        <w:t>America(</w:t>
      </w:r>
      <w:proofErr w:type="gramEnd"/>
      <w:r w:rsidRPr="00A92F40">
        <w:rPr>
          <w:rFonts w:eastAsia="微软雅黑" w:cs="Times New Roman" w:hint="eastAsia"/>
          <w:color w:val="333333"/>
          <w:sz w:val="18"/>
          <w:szCs w:val="18"/>
          <w:shd w:val="clear" w:color="auto" w:fill="FFFFFF"/>
        </w:rPr>
        <w:t>8). doi:10.1073/pnas.1711236115.</w:t>
      </w:r>
    </w:p>
    <w:p w14:paraId="171F7DD5" w14:textId="7AEC556D" w:rsidR="004D7ED4" w:rsidRPr="00A92F40" w:rsidRDefault="004D7ED4" w:rsidP="004D7ED4">
      <w:pPr>
        <w:widowControl/>
        <w:spacing w:line="240" w:lineRule="auto"/>
        <w:ind w:firstLineChars="0" w:firstLine="0"/>
        <w:rPr>
          <w:rFonts w:eastAsia="微软雅黑" w:cs="Times New Roman"/>
          <w:color w:val="333333"/>
          <w:sz w:val="18"/>
          <w:szCs w:val="18"/>
          <w:shd w:val="clear" w:color="auto" w:fill="FFFFFF"/>
        </w:rPr>
      </w:pPr>
      <w:bookmarkStart w:id="90" w:name="li2019robust"/>
      <w:bookmarkEnd w:id="89"/>
      <w:r w:rsidRPr="00A92F40">
        <w:rPr>
          <w:rFonts w:eastAsia="微软雅黑" w:cs="Times New Roman" w:hint="eastAsia"/>
          <w:color w:val="333333"/>
          <w:sz w:val="18"/>
          <w:szCs w:val="18"/>
          <w:shd w:val="clear" w:color="auto" w:fill="FFFFFF"/>
        </w:rPr>
        <w:t xml:space="preserve">Bo </w:t>
      </w:r>
      <w:proofErr w:type="spellStart"/>
      <w:proofErr w:type="gramStart"/>
      <w:r w:rsidRPr="00A92F40">
        <w:rPr>
          <w:rFonts w:eastAsia="微软雅黑" w:cs="Times New Roman" w:hint="eastAsia"/>
          <w:color w:val="333333"/>
          <w:sz w:val="18"/>
          <w:szCs w:val="18"/>
          <w:shd w:val="clear" w:color="auto" w:fill="FFFFFF"/>
        </w:rPr>
        <w:t>Li,Zhang</w:t>
      </w:r>
      <w:proofErr w:type="spellEnd"/>
      <w:proofErr w:type="gramEnd"/>
      <w:r w:rsidRPr="00A92F40">
        <w:rPr>
          <w:rFonts w:eastAsia="微软雅黑" w:cs="Times New Roman" w:hint="eastAsia"/>
          <w:color w:val="333333"/>
          <w:sz w:val="18"/>
          <w:szCs w:val="18"/>
          <w:shd w:val="clear" w:color="auto" w:fill="FFFFFF"/>
        </w:rPr>
        <w:t xml:space="preserve">-Tao </w:t>
      </w:r>
      <w:proofErr w:type="spellStart"/>
      <w:r w:rsidRPr="00A92F40">
        <w:rPr>
          <w:rFonts w:eastAsia="微软雅黑" w:cs="Times New Roman" w:hint="eastAsia"/>
          <w:color w:val="333333"/>
          <w:sz w:val="18"/>
          <w:szCs w:val="18"/>
          <w:shd w:val="clear" w:color="auto" w:fill="FFFFFF"/>
        </w:rPr>
        <w:t>Fan,Xiao</w:t>
      </w:r>
      <w:proofErr w:type="spellEnd"/>
      <w:r w:rsidRPr="00A92F40">
        <w:rPr>
          <w:rFonts w:eastAsia="微软雅黑" w:cs="Times New Roman" w:hint="eastAsia"/>
          <w:color w:val="333333"/>
          <w:sz w:val="18"/>
          <w:szCs w:val="18"/>
          <w:shd w:val="clear" w:color="auto" w:fill="FFFFFF"/>
        </w:rPr>
        <w:t xml:space="preserve">-Long </w:t>
      </w:r>
      <w:proofErr w:type="spellStart"/>
      <w:r w:rsidRPr="00A92F40">
        <w:rPr>
          <w:rFonts w:eastAsia="微软雅黑" w:cs="Times New Roman" w:hint="eastAsia"/>
          <w:color w:val="333333"/>
          <w:sz w:val="18"/>
          <w:szCs w:val="18"/>
          <w:shd w:val="clear" w:color="auto" w:fill="FFFFFF"/>
        </w:rPr>
        <w:t>Zhang,De</w:t>
      </w:r>
      <w:proofErr w:type="spellEnd"/>
      <w:r w:rsidRPr="00A92F40">
        <w:rPr>
          <w:rFonts w:eastAsia="微软雅黑" w:cs="Times New Roman" w:hint="eastAsia"/>
          <w:color w:val="333333"/>
          <w:sz w:val="18"/>
          <w:szCs w:val="18"/>
          <w:shd w:val="clear" w:color="auto" w:fill="FFFFFF"/>
        </w:rPr>
        <w:t>-Shuang Huang. Robust dimensionality reduction via feature space to feature space distance metric learning[J]. Neural Networks,2019,112.</w:t>
      </w:r>
    </w:p>
    <w:p w14:paraId="6A8DB453" w14:textId="77777777" w:rsidR="006D2B8B" w:rsidRPr="00A92F40" w:rsidRDefault="006D2B8B" w:rsidP="00A92F40">
      <w:pPr>
        <w:widowControl/>
        <w:spacing w:line="240" w:lineRule="auto"/>
        <w:ind w:firstLineChars="0" w:firstLine="0"/>
        <w:rPr>
          <w:rFonts w:eastAsia="微软雅黑" w:cs="Times New Roman"/>
          <w:color w:val="333333"/>
          <w:sz w:val="18"/>
          <w:szCs w:val="18"/>
          <w:shd w:val="clear" w:color="auto" w:fill="FFFFFF"/>
        </w:rPr>
      </w:pPr>
      <w:bookmarkStart w:id="91" w:name="_Ref98702681"/>
      <w:bookmarkStart w:id="92" w:name="drainage"/>
      <w:r w:rsidRPr="00A92F40">
        <w:rPr>
          <w:rFonts w:eastAsia="微软雅黑" w:cs="Times New Roman"/>
          <w:color w:val="333333"/>
          <w:sz w:val="18"/>
          <w:szCs w:val="18"/>
          <w:shd w:val="clear" w:color="auto" w:fill="FFFFFF"/>
        </w:rPr>
        <w:t xml:space="preserve">China Urban Water Supply and Drainage </w:t>
      </w:r>
      <w:proofErr w:type="gramStart"/>
      <w:r w:rsidRPr="00A92F40">
        <w:rPr>
          <w:rFonts w:eastAsia="微软雅黑" w:cs="Times New Roman"/>
          <w:color w:val="333333"/>
          <w:sz w:val="18"/>
          <w:szCs w:val="18"/>
          <w:shd w:val="clear" w:color="auto" w:fill="FFFFFF"/>
        </w:rPr>
        <w:t>Association(</w:t>
      </w:r>
      <w:proofErr w:type="gramEnd"/>
      <w:r w:rsidRPr="00A92F40">
        <w:rPr>
          <w:rFonts w:eastAsia="微软雅黑" w:cs="Times New Roman"/>
          <w:color w:val="333333"/>
          <w:sz w:val="18"/>
          <w:szCs w:val="18"/>
          <w:shd w:val="clear" w:color="auto" w:fill="FFFFFF"/>
        </w:rPr>
        <w:t xml:space="preserve">2019).2018 Urban Drainage Statistical </w:t>
      </w:r>
      <w:proofErr w:type="spellStart"/>
      <w:r w:rsidRPr="00A92F40">
        <w:rPr>
          <w:rFonts w:eastAsia="微软雅黑" w:cs="Times New Roman"/>
          <w:color w:val="333333"/>
          <w:sz w:val="18"/>
          <w:szCs w:val="18"/>
          <w:shd w:val="clear" w:color="auto" w:fill="FFFFFF"/>
        </w:rPr>
        <w:t>Yearbook.China</w:t>
      </w:r>
      <w:proofErr w:type="spellEnd"/>
      <w:r w:rsidRPr="00A92F40">
        <w:rPr>
          <w:rFonts w:eastAsia="微软雅黑" w:cs="Times New Roman"/>
          <w:color w:val="333333"/>
          <w:sz w:val="18"/>
          <w:szCs w:val="18"/>
          <w:shd w:val="clear" w:color="auto" w:fill="FFFFFF"/>
        </w:rPr>
        <w:t xml:space="preserve"> Urban Water Association. (</w:t>
      </w:r>
      <w:proofErr w:type="gramStart"/>
      <w:r w:rsidRPr="00A92F40">
        <w:rPr>
          <w:rFonts w:eastAsia="微软雅黑" w:cs="Times New Roman"/>
          <w:color w:val="333333"/>
          <w:sz w:val="18"/>
          <w:szCs w:val="18"/>
          <w:shd w:val="clear" w:color="auto" w:fill="FFFFFF"/>
        </w:rPr>
        <w:t>in</w:t>
      </w:r>
      <w:proofErr w:type="gramEnd"/>
      <w:r w:rsidRPr="00A92F40">
        <w:rPr>
          <w:rFonts w:eastAsia="微软雅黑" w:cs="Times New Roman"/>
          <w:color w:val="333333"/>
          <w:sz w:val="18"/>
          <w:szCs w:val="18"/>
          <w:shd w:val="clear" w:color="auto" w:fill="FFFFFF"/>
        </w:rPr>
        <w:t xml:space="preserve"> Chinese)</w:t>
      </w:r>
      <w:bookmarkEnd w:id="91"/>
    </w:p>
    <w:p w14:paraId="5796299D" w14:textId="1F6CE6B2" w:rsidR="006D2B8B" w:rsidRPr="00A92F40" w:rsidRDefault="00A1789D" w:rsidP="004D7ED4">
      <w:pPr>
        <w:widowControl/>
        <w:spacing w:line="240" w:lineRule="auto"/>
        <w:ind w:firstLineChars="0" w:firstLine="0"/>
        <w:rPr>
          <w:rFonts w:eastAsia="微软雅黑" w:cs="Times New Roman" w:hint="eastAsia"/>
          <w:color w:val="333333"/>
          <w:sz w:val="18"/>
          <w:szCs w:val="18"/>
          <w:shd w:val="clear" w:color="auto" w:fill="FFFFFF"/>
        </w:rPr>
      </w:pPr>
      <w:bookmarkStart w:id="93" w:name="yearb"/>
      <w:bookmarkEnd w:id="92"/>
      <w:r w:rsidRPr="00A92F40">
        <w:rPr>
          <w:rFonts w:eastAsia="微软雅黑" w:cs="Times New Roman"/>
          <w:color w:val="333333"/>
          <w:sz w:val="18"/>
          <w:szCs w:val="18"/>
          <w:shd w:val="clear" w:color="auto" w:fill="FFFFFF"/>
          <w:rPrChange w:id="94" w:author="Owen" w:date="2022-04-04T20:23:00Z">
            <w:rPr>
              <w:rFonts w:ascii="仿宋" w:eastAsia="仿宋" w:hAnsi="仿宋" w:cs="Times New Roman"/>
              <w:kern w:val="0"/>
              <w:sz w:val="22"/>
              <w:szCs w:val="21"/>
              <w:highlight w:val="cyan"/>
            </w:rPr>
          </w:rPrChange>
        </w:rPr>
        <w:t xml:space="preserve">National Bureau of </w:t>
      </w:r>
      <w:proofErr w:type="gramStart"/>
      <w:r w:rsidRPr="00A92F40">
        <w:rPr>
          <w:rFonts w:eastAsia="微软雅黑" w:cs="Times New Roman"/>
          <w:color w:val="333333"/>
          <w:sz w:val="18"/>
          <w:szCs w:val="18"/>
          <w:shd w:val="clear" w:color="auto" w:fill="FFFFFF"/>
          <w:rPrChange w:id="95" w:author="Owen" w:date="2022-04-04T20:23:00Z">
            <w:rPr>
              <w:rFonts w:ascii="仿宋" w:eastAsia="仿宋" w:hAnsi="仿宋" w:cs="Times New Roman"/>
              <w:kern w:val="0"/>
              <w:sz w:val="22"/>
              <w:szCs w:val="21"/>
              <w:highlight w:val="cyan"/>
            </w:rPr>
          </w:rPrChange>
        </w:rPr>
        <w:t>Statistics.(</w:t>
      </w:r>
      <w:proofErr w:type="gramEnd"/>
      <w:r w:rsidRPr="00A92F40">
        <w:rPr>
          <w:rFonts w:eastAsia="微软雅黑" w:cs="Times New Roman"/>
          <w:color w:val="333333"/>
          <w:sz w:val="18"/>
          <w:szCs w:val="18"/>
          <w:shd w:val="clear" w:color="auto" w:fill="FFFFFF"/>
          <w:rPrChange w:id="96" w:author="Owen" w:date="2022-04-04T20:23:00Z">
            <w:rPr>
              <w:rFonts w:ascii="仿宋" w:eastAsia="仿宋" w:hAnsi="仿宋" w:cs="Times New Roman"/>
              <w:kern w:val="0"/>
              <w:sz w:val="22"/>
              <w:szCs w:val="21"/>
              <w:highlight w:val="cyan"/>
            </w:rPr>
          </w:rPrChange>
        </w:rPr>
        <w:t xml:space="preserve">2020). China Statistical Yearbook. </w:t>
      </w:r>
      <w:r w:rsidRPr="00A92F40">
        <w:rPr>
          <w:rFonts w:eastAsia="微软雅黑" w:cs="Times New Roman"/>
          <w:color w:val="333333"/>
          <w:sz w:val="18"/>
          <w:szCs w:val="18"/>
          <w:shd w:val="clear" w:color="auto" w:fill="FFFFFF"/>
          <w:rPrChange w:id="97" w:author="Owen" w:date="2022-04-04T20:23:00Z">
            <w:rPr>
              <w:highlight w:val="cyan"/>
            </w:rPr>
          </w:rPrChange>
        </w:rPr>
        <w:fldChar w:fldCharType="begin"/>
      </w:r>
      <w:r w:rsidRPr="00A92F40">
        <w:rPr>
          <w:rFonts w:eastAsia="微软雅黑" w:cs="Times New Roman"/>
          <w:color w:val="333333"/>
          <w:sz w:val="18"/>
          <w:szCs w:val="18"/>
          <w:shd w:val="clear" w:color="auto" w:fill="FFFFFF"/>
          <w:rPrChange w:id="98" w:author="Owen" w:date="2022-04-04T20:23:00Z">
            <w:rPr>
              <w:highlight w:val="cyan"/>
            </w:rPr>
          </w:rPrChange>
        </w:rPr>
        <w:instrText xml:space="preserve"> HYPERLINK "</w:instrText>
      </w:r>
      <w:r w:rsidRPr="00A92F40">
        <w:rPr>
          <w:rFonts w:eastAsia="微软雅黑" w:cs="Times New Roman"/>
          <w:color w:val="333333"/>
          <w:sz w:val="18"/>
          <w:szCs w:val="18"/>
          <w:shd w:val="clear" w:color="auto" w:fill="FFFFFF"/>
          <w:rPrChange w:id="99" w:author="Owen" w:date="2022-04-04T20:23:00Z">
            <w:rPr>
              <w:rStyle w:val="af9"/>
              <w:highlight w:val="cyan"/>
            </w:rPr>
          </w:rPrChange>
        </w:rPr>
        <w:instrText>http://www.stats.gov.cn</w:instrText>
      </w:r>
      <w:r w:rsidRPr="00A92F40">
        <w:rPr>
          <w:rFonts w:eastAsia="微软雅黑" w:cs="Times New Roman"/>
          <w:color w:val="333333"/>
          <w:sz w:val="18"/>
          <w:szCs w:val="18"/>
          <w:shd w:val="clear" w:color="auto" w:fill="FFFFFF"/>
          <w:rPrChange w:id="100" w:author="Owen" w:date="2022-04-04T20:23:00Z">
            <w:rPr>
              <w:highlight w:val="cyan"/>
            </w:rPr>
          </w:rPrChange>
        </w:rPr>
        <w:instrText xml:space="preserve">" </w:instrText>
      </w:r>
      <w:r w:rsidRPr="00A92F40">
        <w:rPr>
          <w:rFonts w:eastAsia="微软雅黑" w:cs="Times New Roman"/>
          <w:color w:val="333333"/>
          <w:sz w:val="18"/>
          <w:szCs w:val="18"/>
          <w:shd w:val="clear" w:color="auto" w:fill="FFFFFF"/>
          <w:rPrChange w:id="101" w:author="Owen" w:date="2022-04-04T20:23:00Z">
            <w:rPr>
              <w:highlight w:val="cyan"/>
            </w:rPr>
          </w:rPrChange>
        </w:rPr>
        <w:fldChar w:fldCharType="separate"/>
      </w:r>
      <w:r w:rsidRPr="00A92F40">
        <w:rPr>
          <w:rFonts w:eastAsia="微软雅黑" w:cs="Times New Roman"/>
          <w:color w:val="333333"/>
          <w:sz w:val="18"/>
          <w:szCs w:val="18"/>
          <w:shd w:val="clear" w:color="auto" w:fill="FFFFFF"/>
          <w:rPrChange w:id="102" w:author="Owen" w:date="2022-04-04T20:23:00Z">
            <w:rPr>
              <w:rStyle w:val="af9"/>
              <w:highlight w:val="cyan"/>
            </w:rPr>
          </w:rPrChange>
        </w:rPr>
        <w:t>http://www.stats.gov.cn</w:t>
      </w:r>
      <w:r w:rsidRPr="00A92F40">
        <w:rPr>
          <w:rFonts w:eastAsia="微软雅黑" w:cs="Times New Roman"/>
          <w:color w:val="333333"/>
          <w:sz w:val="18"/>
          <w:szCs w:val="18"/>
          <w:shd w:val="clear" w:color="auto" w:fill="FFFFFF"/>
          <w:rPrChange w:id="103" w:author="Owen" w:date="2022-04-04T20:23:00Z">
            <w:rPr>
              <w:highlight w:val="cyan"/>
            </w:rPr>
          </w:rPrChange>
        </w:rPr>
        <w:fldChar w:fldCharType="end"/>
      </w:r>
      <w:bookmarkEnd w:id="93"/>
    </w:p>
    <w:p w14:paraId="5C20C598" w14:textId="71DCDBD6" w:rsidR="004D7ED4" w:rsidRPr="00A92F40" w:rsidRDefault="00F96C4D" w:rsidP="00764B53">
      <w:pPr>
        <w:widowControl/>
        <w:spacing w:line="240" w:lineRule="auto"/>
        <w:ind w:firstLineChars="0" w:firstLine="0"/>
        <w:rPr>
          <w:rFonts w:eastAsia="微软雅黑" w:cs="Times New Roman" w:hint="eastAsia"/>
          <w:color w:val="333333"/>
          <w:sz w:val="18"/>
          <w:szCs w:val="18"/>
          <w:shd w:val="clear" w:color="auto" w:fill="FFFFFF"/>
        </w:rPr>
      </w:pPr>
      <w:bookmarkStart w:id="104" w:name="dietreport"/>
      <w:bookmarkEnd w:id="90"/>
      <w:r w:rsidRPr="00A92F40">
        <w:rPr>
          <w:rFonts w:eastAsia="微软雅黑" w:cs="Times New Roman"/>
          <w:color w:val="333333"/>
          <w:sz w:val="18"/>
          <w:szCs w:val="18"/>
          <w:shd w:val="clear" w:color="auto" w:fill="FFFFFF"/>
        </w:rPr>
        <w:t xml:space="preserve">Chinese Nutrition </w:t>
      </w:r>
      <w:proofErr w:type="gramStart"/>
      <w:r w:rsidRPr="00A92F40">
        <w:rPr>
          <w:rFonts w:eastAsia="微软雅黑" w:cs="Times New Roman"/>
          <w:color w:val="333333"/>
          <w:sz w:val="18"/>
          <w:szCs w:val="18"/>
          <w:shd w:val="clear" w:color="auto" w:fill="FFFFFF"/>
        </w:rPr>
        <w:t>Society.(</w:t>
      </w:r>
      <w:proofErr w:type="gramEnd"/>
      <w:r w:rsidRPr="00A92F40">
        <w:rPr>
          <w:rFonts w:eastAsia="微软雅黑" w:cs="Times New Roman"/>
          <w:color w:val="333333"/>
          <w:sz w:val="18"/>
          <w:szCs w:val="18"/>
          <w:shd w:val="clear" w:color="auto" w:fill="FFFFFF"/>
        </w:rPr>
        <w:t>2021).The Chinese Dietary Guidelines. Chinese Nutrition Society.</w:t>
      </w:r>
      <w:bookmarkEnd w:id="104"/>
    </w:p>
    <w:p w14:paraId="68A7CFB4" w14:textId="299178F1" w:rsidR="00EF30EF" w:rsidRPr="00A92F40" w:rsidRDefault="00EF30EF" w:rsidP="00764B53">
      <w:pPr>
        <w:widowControl/>
        <w:spacing w:line="240" w:lineRule="auto"/>
        <w:ind w:firstLineChars="0" w:firstLine="0"/>
        <w:rPr>
          <w:rFonts w:eastAsia="微软雅黑" w:cs="Times New Roman" w:hint="eastAsia"/>
          <w:color w:val="333333"/>
          <w:sz w:val="18"/>
          <w:szCs w:val="18"/>
          <w:shd w:val="clear" w:color="auto" w:fill="FFFFFF"/>
        </w:rPr>
      </w:pPr>
      <w:bookmarkStart w:id="105" w:name="l34zhang2017impact"/>
      <w:r w:rsidRPr="00A92F40">
        <w:rPr>
          <w:rFonts w:eastAsia="微软雅黑" w:cs="Times New Roman" w:hint="eastAsia"/>
          <w:color w:val="333333"/>
          <w:sz w:val="18"/>
          <w:szCs w:val="18"/>
          <w:shd w:val="clear" w:color="auto" w:fill="FFFFFF"/>
        </w:rPr>
        <w:t xml:space="preserve">Da </w:t>
      </w:r>
      <w:proofErr w:type="spellStart"/>
      <w:proofErr w:type="gramStart"/>
      <w:r w:rsidRPr="00A92F40">
        <w:rPr>
          <w:rFonts w:eastAsia="微软雅黑" w:cs="Times New Roman" w:hint="eastAsia"/>
          <w:color w:val="333333"/>
          <w:sz w:val="18"/>
          <w:szCs w:val="18"/>
          <w:shd w:val="clear" w:color="auto" w:fill="FFFFFF"/>
        </w:rPr>
        <w:t>Zhang,Qingxu</w:t>
      </w:r>
      <w:proofErr w:type="spellEnd"/>
      <w:proofErr w:type="gramEnd"/>
      <w:r w:rsidRPr="00A92F40">
        <w:rPr>
          <w:rFonts w:eastAsia="微软雅黑" w:cs="Times New Roman" w:hint="eastAsia"/>
          <w:color w:val="333333"/>
          <w:sz w:val="18"/>
          <w:szCs w:val="18"/>
          <w:shd w:val="clear" w:color="auto" w:fill="FFFFFF"/>
        </w:rPr>
        <w:t xml:space="preserve"> </w:t>
      </w:r>
      <w:proofErr w:type="spellStart"/>
      <w:r w:rsidRPr="00A92F40">
        <w:rPr>
          <w:rFonts w:eastAsia="微软雅黑" w:cs="Times New Roman" w:hint="eastAsia"/>
          <w:color w:val="333333"/>
          <w:sz w:val="18"/>
          <w:szCs w:val="18"/>
          <w:shd w:val="clear" w:color="auto" w:fill="FFFFFF"/>
        </w:rPr>
        <w:t>Huang,Chunyang</w:t>
      </w:r>
      <w:proofErr w:type="spellEnd"/>
      <w:r w:rsidRPr="00A92F40">
        <w:rPr>
          <w:rFonts w:eastAsia="微软雅黑" w:cs="Times New Roman" w:hint="eastAsia"/>
          <w:color w:val="333333"/>
          <w:sz w:val="18"/>
          <w:szCs w:val="18"/>
          <w:shd w:val="clear" w:color="auto" w:fill="FFFFFF"/>
        </w:rPr>
        <w:t xml:space="preserve"> He &amp; </w:t>
      </w:r>
      <w:proofErr w:type="spellStart"/>
      <w:r w:rsidRPr="00A92F40">
        <w:rPr>
          <w:rFonts w:eastAsia="微软雅黑" w:cs="Times New Roman" w:hint="eastAsia"/>
          <w:color w:val="333333"/>
          <w:sz w:val="18"/>
          <w:szCs w:val="18"/>
          <w:shd w:val="clear" w:color="auto" w:fill="FFFFFF"/>
        </w:rPr>
        <w:t>Jianguo</w:t>
      </w:r>
      <w:proofErr w:type="spellEnd"/>
      <w:r w:rsidRPr="00A92F40">
        <w:rPr>
          <w:rFonts w:eastAsia="微软雅黑" w:cs="Times New Roman" w:hint="eastAsia"/>
          <w:color w:val="333333"/>
          <w:sz w:val="18"/>
          <w:szCs w:val="18"/>
          <w:shd w:val="clear" w:color="auto" w:fill="FFFFFF"/>
        </w:rPr>
        <w:t xml:space="preserve"> Wu.(2017).Impacts of urban expansion on ecosystem services in the Beijing-Tianjin-Hebei urban agglomeration, China: A scenario analysis based on the Shared Socioeconomic Pathways. Resources, Conservation &amp; Recycling. </w:t>
      </w:r>
      <w:proofErr w:type="gramStart"/>
      <w:r w:rsidRPr="00A92F40">
        <w:rPr>
          <w:rFonts w:eastAsia="微软雅黑" w:cs="Times New Roman" w:hint="eastAsia"/>
          <w:color w:val="333333"/>
          <w:sz w:val="18"/>
          <w:szCs w:val="18"/>
          <w:shd w:val="clear" w:color="auto" w:fill="FFFFFF"/>
        </w:rPr>
        <w:t>doi:10.1016/j.resconrec</w:t>
      </w:r>
      <w:proofErr w:type="gramEnd"/>
      <w:r w:rsidRPr="00A92F40">
        <w:rPr>
          <w:rFonts w:eastAsia="微软雅黑" w:cs="Times New Roman" w:hint="eastAsia"/>
          <w:color w:val="333333"/>
          <w:sz w:val="18"/>
          <w:szCs w:val="18"/>
          <w:shd w:val="clear" w:color="auto" w:fill="FFFFFF"/>
        </w:rPr>
        <w:t>.2017.06.003.</w:t>
      </w:r>
      <w:bookmarkEnd w:id="105"/>
    </w:p>
    <w:p w14:paraId="5288B7ED" w14:textId="7CBE398E" w:rsidR="00EF30EF" w:rsidRPr="00A92F40" w:rsidRDefault="00EF30EF" w:rsidP="00764B53">
      <w:pPr>
        <w:widowControl/>
        <w:spacing w:line="240" w:lineRule="auto"/>
        <w:ind w:firstLineChars="0" w:firstLine="0"/>
        <w:rPr>
          <w:rFonts w:eastAsia="微软雅黑" w:cs="Times New Roman"/>
          <w:color w:val="333333"/>
          <w:sz w:val="18"/>
          <w:szCs w:val="18"/>
          <w:shd w:val="clear" w:color="auto" w:fill="FFFFFF"/>
        </w:rPr>
      </w:pPr>
      <w:bookmarkStart w:id="106" w:name="_Ref98702280"/>
      <w:bookmarkStart w:id="107" w:name="l31detlef2012scenario"/>
      <w:r w:rsidRPr="00A92F40">
        <w:rPr>
          <w:rFonts w:eastAsia="微软雅黑" w:cs="Times New Roman" w:hint="eastAsia"/>
          <w:color w:val="333333"/>
          <w:sz w:val="18"/>
          <w:szCs w:val="18"/>
          <w:shd w:val="clear" w:color="auto" w:fill="FFFFFF"/>
        </w:rPr>
        <w:t xml:space="preserve">Detlef P. van </w:t>
      </w:r>
      <w:proofErr w:type="spellStart"/>
      <w:proofErr w:type="gramStart"/>
      <w:r w:rsidRPr="00A92F40">
        <w:rPr>
          <w:rFonts w:eastAsia="微软雅黑" w:cs="Times New Roman" w:hint="eastAsia"/>
          <w:color w:val="333333"/>
          <w:sz w:val="18"/>
          <w:szCs w:val="18"/>
          <w:shd w:val="clear" w:color="auto" w:fill="FFFFFF"/>
        </w:rPr>
        <w:t>Vuuren,Marcel</w:t>
      </w:r>
      <w:proofErr w:type="spellEnd"/>
      <w:proofErr w:type="gramEnd"/>
      <w:r w:rsidRPr="00A92F40">
        <w:rPr>
          <w:rFonts w:eastAsia="微软雅黑" w:cs="Times New Roman" w:hint="eastAsia"/>
          <w:color w:val="333333"/>
          <w:sz w:val="18"/>
          <w:szCs w:val="18"/>
          <w:shd w:val="clear" w:color="auto" w:fill="FFFFFF"/>
        </w:rPr>
        <w:t xml:space="preserve"> T.J. </w:t>
      </w:r>
      <w:proofErr w:type="spellStart"/>
      <w:r w:rsidRPr="00A92F40">
        <w:rPr>
          <w:rFonts w:eastAsia="微软雅黑" w:cs="Times New Roman" w:hint="eastAsia"/>
          <w:color w:val="333333"/>
          <w:sz w:val="18"/>
          <w:szCs w:val="18"/>
          <w:shd w:val="clear" w:color="auto" w:fill="FFFFFF"/>
        </w:rPr>
        <w:t>Kok,Bastien</w:t>
      </w:r>
      <w:proofErr w:type="spellEnd"/>
      <w:r w:rsidRPr="00A92F40">
        <w:rPr>
          <w:rFonts w:eastAsia="微软雅黑" w:cs="Times New Roman" w:hint="eastAsia"/>
          <w:color w:val="333333"/>
          <w:sz w:val="18"/>
          <w:szCs w:val="18"/>
          <w:shd w:val="clear" w:color="auto" w:fill="FFFFFF"/>
        </w:rPr>
        <w:t xml:space="preserve"> </w:t>
      </w:r>
      <w:proofErr w:type="spellStart"/>
      <w:r w:rsidRPr="00A92F40">
        <w:rPr>
          <w:rFonts w:eastAsia="微软雅黑" w:cs="Times New Roman" w:hint="eastAsia"/>
          <w:color w:val="333333"/>
          <w:sz w:val="18"/>
          <w:szCs w:val="18"/>
          <w:shd w:val="clear" w:color="auto" w:fill="FFFFFF"/>
        </w:rPr>
        <w:t>Girod,Paul</w:t>
      </w:r>
      <w:proofErr w:type="spellEnd"/>
      <w:r w:rsidRPr="00A92F40">
        <w:rPr>
          <w:rFonts w:eastAsia="微软雅黑" w:cs="Times New Roman" w:hint="eastAsia"/>
          <w:color w:val="333333"/>
          <w:sz w:val="18"/>
          <w:szCs w:val="18"/>
          <w:shd w:val="clear" w:color="auto" w:fill="FFFFFF"/>
        </w:rPr>
        <w:t xml:space="preserve"> L. Lucas &amp; Bert de Vries.(2012).Scenarios in Global Environmental Assessments: Key characteristics and lessons for future use. Global Environmental </w:t>
      </w:r>
      <w:proofErr w:type="gramStart"/>
      <w:r w:rsidRPr="00A92F40">
        <w:rPr>
          <w:rFonts w:eastAsia="微软雅黑" w:cs="Times New Roman" w:hint="eastAsia"/>
          <w:color w:val="333333"/>
          <w:sz w:val="18"/>
          <w:szCs w:val="18"/>
          <w:shd w:val="clear" w:color="auto" w:fill="FFFFFF"/>
        </w:rPr>
        <w:t>Change(</w:t>
      </w:r>
      <w:proofErr w:type="gramEnd"/>
      <w:r w:rsidRPr="00A92F40">
        <w:rPr>
          <w:rFonts w:eastAsia="微软雅黑" w:cs="Times New Roman" w:hint="eastAsia"/>
          <w:color w:val="333333"/>
          <w:sz w:val="18"/>
          <w:szCs w:val="18"/>
          <w:shd w:val="clear" w:color="auto" w:fill="FFFFFF"/>
        </w:rPr>
        <w:t xml:space="preserve">4). </w:t>
      </w:r>
      <w:proofErr w:type="gramStart"/>
      <w:r w:rsidRPr="00A92F40">
        <w:rPr>
          <w:rFonts w:eastAsia="微软雅黑" w:cs="Times New Roman" w:hint="eastAsia"/>
          <w:color w:val="333333"/>
          <w:sz w:val="18"/>
          <w:szCs w:val="18"/>
          <w:shd w:val="clear" w:color="auto" w:fill="FFFFFF"/>
        </w:rPr>
        <w:t>doi:10.1016/j.gloenvcha</w:t>
      </w:r>
      <w:proofErr w:type="gramEnd"/>
      <w:r w:rsidRPr="00A92F40">
        <w:rPr>
          <w:rFonts w:eastAsia="微软雅黑" w:cs="Times New Roman" w:hint="eastAsia"/>
          <w:color w:val="333333"/>
          <w:sz w:val="18"/>
          <w:szCs w:val="18"/>
          <w:shd w:val="clear" w:color="auto" w:fill="FFFFFF"/>
        </w:rPr>
        <w:t>.2012.06.001.</w:t>
      </w:r>
      <w:bookmarkEnd w:id="106"/>
      <w:bookmarkEnd w:id="107"/>
    </w:p>
    <w:p w14:paraId="7B868425" w14:textId="230C8470" w:rsidR="008624D9" w:rsidRPr="00A92F40" w:rsidRDefault="008624D9" w:rsidP="008624D9">
      <w:pPr>
        <w:widowControl/>
        <w:spacing w:line="240" w:lineRule="auto"/>
        <w:ind w:firstLineChars="0" w:firstLine="0"/>
        <w:rPr>
          <w:rFonts w:eastAsia="微软雅黑" w:cs="Times New Roman"/>
          <w:color w:val="333333"/>
          <w:sz w:val="18"/>
          <w:szCs w:val="18"/>
          <w:shd w:val="clear" w:color="auto" w:fill="FFFFFF"/>
        </w:rPr>
      </w:pPr>
      <w:bookmarkStart w:id="108" w:name="l8"/>
      <w:bookmarkEnd w:id="88"/>
      <w:proofErr w:type="spellStart"/>
      <w:proofErr w:type="gramStart"/>
      <w:r w:rsidRPr="00A92F40">
        <w:rPr>
          <w:rFonts w:eastAsia="微软雅黑" w:cs="Times New Roman" w:hint="eastAsia"/>
          <w:color w:val="333333"/>
          <w:sz w:val="18"/>
          <w:szCs w:val="18"/>
          <w:shd w:val="clear" w:color="auto" w:fill="FFFFFF"/>
        </w:rPr>
        <w:t>Duarte,Pinilla</w:t>
      </w:r>
      <w:proofErr w:type="spellEnd"/>
      <w:proofErr w:type="gramEnd"/>
      <w:r w:rsidRPr="00A92F40">
        <w:rPr>
          <w:rFonts w:eastAsia="微软雅黑" w:cs="Times New Roman" w:hint="eastAsia"/>
          <w:color w:val="333333"/>
          <w:sz w:val="18"/>
          <w:szCs w:val="18"/>
          <w:shd w:val="clear" w:color="auto" w:fill="FFFFFF"/>
        </w:rPr>
        <w:t xml:space="preserve"> &amp; Serrano.(2014).Looking backward to look forward: water use and economic growth from a long-term perspective. Applied </w:t>
      </w:r>
      <w:proofErr w:type="gramStart"/>
      <w:r w:rsidRPr="00A92F40">
        <w:rPr>
          <w:rFonts w:eastAsia="微软雅黑" w:cs="Times New Roman" w:hint="eastAsia"/>
          <w:color w:val="333333"/>
          <w:sz w:val="18"/>
          <w:szCs w:val="18"/>
          <w:shd w:val="clear" w:color="auto" w:fill="FFFFFF"/>
        </w:rPr>
        <w:t>Economics(</w:t>
      </w:r>
      <w:proofErr w:type="gramEnd"/>
      <w:r w:rsidRPr="00A92F40">
        <w:rPr>
          <w:rFonts w:eastAsia="微软雅黑" w:cs="Times New Roman" w:hint="eastAsia"/>
          <w:color w:val="333333"/>
          <w:sz w:val="18"/>
          <w:szCs w:val="18"/>
          <w:shd w:val="clear" w:color="auto" w:fill="FFFFFF"/>
        </w:rPr>
        <w:t>2). doi:10.1080/00036846.2013.844329.</w:t>
      </w:r>
    </w:p>
    <w:p w14:paraId="32419448" w14:textId="55734920" w:rsidR="00EF30EF" w:rsidRPr="00A92F40" w:rsidRDefault="00EF30EF" w:rsidP="008624D9">
      <w:pPr>
        <w:widowControl/>
        <w:spacing w:line="240" w:lineRule="auto"/>
        <w:ind w:firstLineChars="0" w:firstLine="0"/>
        <w:rPr>
          <w:rFonts w:eastAsia="微软雅黑" w:cs="Times New Roman" w:hint="eastAsia"/>
          <w:color w:val="333333"/>
          <w:sz w:val="18"/>
          <w:szCs w:val="18"/>
          <w:shd w:val="clear" w:color="auto" w:fill="FFFFFF"/>
        </w:rPr>
      </w:pPr>
      <w:bookmarkStart w:id="109" w:name="l32elmar2012the"/>
      <w:r w:rsidRPr="00A92F40">
        <w:rPr>
          <w:rFonts w:eastAsia="微软雅黑" w:cs="Times New Roman" w:hint="eastAsia"/>
          <w:color w:val="333333"/>
          <w:sz w:val="18"/>
          <w:szCs w:val="18"/>
          <w:shd w:val="clear" w:color="auto" w:fill="FFFFFF"/>
        </w:rPr>
        <w:t xml:space="preserve">Elmar </w:t>
      </w:r>
      <w:proofErr w:type="spellStart"/>
      <w:proofErr w:type="gramStart"/>
      <w:r w:rsidRPr="00A92F40">
        <w:rPr>
          <w:rFonts w:eastAsia="微软雅黑" w:cs="Times New Roman" w:hint="eastAsia"/>
          <w:color w:val="333333"/>
          <w:sz w:val="18"/>
          <w:szCs w:val="18"/>
          <w:shd w:val="clear" w:color="auto" w:fill="FFFFFF"/>
        </w:rPr>
        <w:t>Kriegler,Brian</w:t>
      </w:r>
      <w:proofErr w:type="spellEnd"/>
      <w:proofErr w:type="gramEnd"/>
      <w:r w:rsidRPr="00A92F40">
        <w:rPr>
          <w:rFonts w:eastAsia="微软雅黑" w:cs="Times New Roman" w:hint="eastAsia"/>
          <w:color w:val="333333"/>
          <w:sz w:val="18"/>
          <w:szCs w:val="18"/>
          <w:shd w:val="clear" w:color="auto" w:fill="FFFFFF"/>
        </w:rPr>
        <w:t xml:space="preserve"> C. O</w:t>
      </w:r>
      <w:r w:rsidRPr="00A92F40">
        <w:rPr>
          <w:rFonts w:eastAsia="微软雅黑" w:cs="Times New Roman" w:hint="eastAsia"/>
          <w:color w:val="333333"/>
          <w:sz w:val="18"/>
          <w:szCs w:val="18"/>
          <w:shd w:val="clear" w:color="auto" w:fill="FFFFFF"/>
        </w:rPr>
        <w:t>’</w:t>
      </w:r>
      <w:proofErr w:type="spellStart"/>
      <w:r w:rsidRPr="00A92F40">
        <w:rPr>
          <w:rFonts w:eastAsia="微软雅黑" w:cs="Times New Roman" w:hint="eastAsia"/>
          <w:color w:val="333333"/>
          <w:sz w:val="18"/>
          <w:szCs w:val="18"/>
          <w:shd w:val="clear" w:color="auto" w:fill="FFFFFF"/>
        </w:rPr>
        <w:t>Neill,Stephane</w:t>
      </w:r>
      <w:proofErr w:type="spellEnd"/>
      <w:r w:rsidRPr="00A92F40">
        <w:rPr>
          <w:rFonts w:eastAsia="微软雅黑" w:cs="Times New Roman" w:hint="eastAsia"/>
          <w:color w:val="333333"/>
          <w:sz w:val="18"/>
          <w:szCs w:val="18"/>
          <w:shd w:val="clear" w:color="auto" w:fill="FFFFFF"/>
        </w:rPr>
        <w:t xml:space="preserve"> </w:t>
      </w:r>
      <w:proofErr w:type="spellStart"/>
      <w:r w:rsidRPr="00A92F40">
        <w:rPr>
          <w:rFonts w:eastAsia="微软雅黑" w:cs="Times New Roman" w:hint="eastAsia"/>
          <w:color w:val="333333"/>
          <w:sz w:val="18"/>
          <w:szCs w:val="18"/>
          <w:shd w:val="clear" w:color="auto" w:fill="FFFFFF"/>
        </w:rPr>
        <w:t>Hallegatte,Tom</w:t>
      </w:r>
      <w:proofErr w:type="spellEnd"/>
      <w:r w:rsidRPr="00A92F40">
        <w:rPr>
          <w:rFonts w:eastAsia="微软雅黑" w:cs="Times New Roman" w:hint="eastAsia"/>
          <w:color w:val="333333"/>
          <w:sz w:val="18"/>
          <w:szCs w:val="18"/>
          <w:shd w:val="clear" w:color="auto" w:fill="FFFFFF"/>
        </w:rPr>
        <w:t xml:space="preserve"> </w:t>
      </w:r>
      <w:proofErr w:type="spellStart"/>
      <w:r w:rsidRPr="00A92F40">
        <w:rPr>
          <w:rFonts w:eastAsia="微软雅黑" w:cs="Times New Roman" w:hint="eastAsia"/>
          <w:color w:val="333333"/>
          <w:sz w:val="18"/>
          <w:szCs w:val="18"/>
          <w:shd w:val="clear" w:color="auto" w:fill="FFFFFF"/>
        </w:rPr>
        <w:t>Kram,Robert</w:t>
      </w:r>
      <w:proofErr w:type="spellEnd"/>
      <w:r w:rsidRPr="00A92F40">
        <w:rPr>
          <w:rFonts w:eastAsia="微软雅黑" w:cs="Times New Roman" w:hint="eastAsia"/>
          <w:color w:val="333333"/>
          <w:sz w:val="18"/>
          <w:szCs w:val="18"/>
          <w:shd w:val="clear" w:color="auto" w:fill="FFFFFF"/>
        </w:rPr>
        <w:t xml:space="preserve"> J. </w:t>
      </w:r>
      <w:proofErr w:type="spellStart"/>
      <w:r w:rsidRPr="00A92F40">
        <w:rPr>
          <w:rFonts w:eastAsia="微软雅黑" w:cs="Times New Roman" w:hint="eastAsia"/>
          <w:color w:val="333333"/>
          <w:sz w:val="18"/>
          <w:szCs w:val="18"/>
          <w:shd w:val="clear" w:color="auto" w:fill="FFFFFF"/>
        </w:rPr>
        <w:t>Lempert,Richard</w:t>
      </w:r>
      <w:proofErr w:type="spellEnd"/>
      <w:r w:rsidRPr="00A92F40">
        <w:rPr>
          <w:rFonts w:eastAsia="微软雅黑" w:cs="Times New Roman" w:hint="eastAsia"/>
          <w:color w:val="333333"/>
          <w:sz w:val="18"/>
          <w:szCs w:val="18"/>
          <w:shd w:val="clear" w:color="auto" w:fill="FFFFFF"/>
        </w:rPr>
        <w:t xml:space="preserve"> H. Moss &amp; Thomas Wilbanks.(2012).The need for and use of socio-economic scenarios for climate change analysis: A new approach based on shared socio-economic pathways. Global Environmental </w:t>
      </w:r>
      <w:proofErr w:type="gramStart"/>
      <w:r w:rsidRPr="00A92F40">
        <w:rPr>
          <w:rFonts w:eastAsia="微软雅黑" w:cs="Times New Roman" w:hint="eastAsia"/>
          <w:color w:val="333333"/>
          <w:sz w:val="18"/>
          <w:szCs w:val="18"/>
          <w:shd w:val="clear" w:color="auto" w:fill="FFFFFF"/>
        </w:rPr>
        <w:t>Change(</w:t>
      </w:r>
      <w:proofErr w:type="gramEnd"/>
      <w:r w:rsidRPr="00A92F40">
        <w:rPr>
          <w:rFonts w:eastAsia="微软雅黑" w:cs="Times New Roman" w:hint="eastAsia"/>
          <w:color w:val="333333"/>
          <w:sz w:val="18"/>
          <w:szCs w:val="18"/>
          <w:shd w:val="clear" w:color="auto" w:fill="FFFFFF"/>
        </w:rPr>
        <w:t xml:space="preserve">4). </w:t>
      </w:r>
      <w:proofErr w:type="gramStart"/>
      <w:r w:rsidRPr="00A92F40">
        <w:rPr>
          <w:rFonts w:eastAsia="微软雅黑" w:cs="Times New Roman" w:hint="eastAsia"/>
          <w:color w:val="333333"/>
          <w:sz w:val="18"/>
          <w:szCs w:val="18"/>
          <w:shd w:val="clear" w:color="auto" w:fill="FFFFFF"/>
        </w:rPr>
        <w:t>doi:10.1016/j.gloenvcha</w:t>
      </w:r>
      <w:proofErr w:type="gramEnd"/>
      <w:r w:rsidRPr="00A92F40">
        <w:rPr>
          <w:rFonts w:eastAsia="微软雅黑" w:cs="Times New Roman" w:hint="eastAsia"/>
          <w:color w:val="333333"/>
          <w:sz w:val="18"/>
          <w:szCs w:val="18"/>
          <w:shd w:val="clear" w:color="auto" w:fill="FFFFFF"/>
        </w:rPr>
        <w:t>.2012.05.005.</w:t>
      </w:r>
      <w:bookmarkEnd w:id="109"/>
    </w:p>
    <w:p w14:paraId="0C6A3A5F" w14:textId="407000E7" w:rsidR="00EC4164" w:rsidRPr="00A92F40" w:rsidRDefault="00EC4164" w:rsidP="00A92F40">
      <w:pPr>
        <w:widowControl/>
        <w:spacing w:line="240" w:lineRule="auto"/>
        <w:ind w:firstLineChars="0" w:firstLine="0"/>
        <w:rPr>
          <w:rFonts w:eastAsia="微软雅黑" w:cs="Times New Roman"/>
          <w:color w:val="333333"/>
          <w:sz w:val="18"/>
          <w:szCs w:val="18"/>
          <w:shd w:val="clear" w:color="auto" w:fill="FFFFFF"/>
        </w:rPr>
      </w:pPr>
      <w:bookmarkStart w:id="110" w:name="_Ref98699866"/>
      <w:bookmarkStart w:id="111" w:name="eurostat"/>
      <w:bookmarkStart w:id="112" w:name="l5"/>
      <w:bookmarkEnd w:id="108"/>
      <w:proofErr w:type="gramStart"/>
      <w:r w:rsidRPr="00A92F40">
        <w:rPr>
          <w:rFonts w:eastAsia="微软雅黑" w:cs="Times New Roman"/>
          <w:color w:val="333333"/>
          <w:sz w:val="18"/>
          <w:szCs w:val="18"/>
          <w:shd w:val="clear" w:color="auto" w:fill="FFFFFF"/>
        </w:rPr>
        <w:t>Eurostat</w:t>
      </w:r>
      <w:r w:rsidR="00F96C4D" w:rsidRPr="00A92F40">
        <w:rPr>
          <w:rFonts w:eastAsia="微软雅黑" w:cs="Times New Roman"/>
          <w:color w:val="333333"/>
          <w:sz w:val="18"/>
          <w:szCs w:val="18"/>
          <w:shd w:val="clear" w:color="auto" w:fill="FFFFFF"/>
        </w:rPr>
        <w:t>.(</w:t>
      </w:r>
      <w:proofErr w:type="gramEnd"/>
      <w:r w:rsidR="00F96C4D" w:rsidRPr="00A92F40">
        <w:rPr>
          <w:rFonts w:eastAsia="微软雅黑" w:cs="Times New Roman"/>
          <w:color w:val="333333"/>
          <w:sz w:val="18"/>
          <w:szCs w:val="18"/>
          <w:shd w:val="clear" w:color="auto" w:fill="FFFFFF"/>
        </w:rPr>
        <w:t>2020)</w:t>
      </w:r>
      <w:r w:rsidR="00F96C4D" w:rsidRPr="00A92F40">
        <w:rPr>
          <w:rFonts w:eastAsia="微软雅黑" w:cs="Times New Roman" w:hint="eastAsia"/>
          <w:color w:val="333333"/>
          <w:sz w:val="18"/>
          <w:szCs w:val="18"/>
          <w:shd w:val="clear" w:color="auto" w:fill="FFFFFF"/>
        </w:rPr>
        <w:t>.</w:t>
      </w:r>
      <w:hyperlink r:id="rId47" w:history="1">
        <w:r w:rsidR="00F96C4D" w:rsidRPr="00A92F40">
          <w:rPr>
            <w:rFonts w:eastAsia="微软雅黑"/>
            <w:color w:val="333333"/>
            <w:sz w:val="18"/>
            <w:szCs w:val="18"/>
            <w:shd w:val="clear" w:color="auto" w:fill="FFFFFF"/>
          </w:rPr>
          <w:t>https://ec.europa.eu/eurostat/data/database?node_code%C2%BCten00030[DB/OL]</w:t>
        </w:r>
      </w:hyperlink>
      <w:bookmarkEnd w:id="110"/>
      <w:r w:rsidR="00F96C4D" w:rsidRPr="00A92F40">
        <w:rPr>
          <w:rFonts w:eastAsia="微软雅黑" w:cs="Times New Roman"/>
          <w:color w:val="333333"/>
          <w:sz w:val="18"/>
          <w:szCs w:val="18"/>
          <w:shd w:val="clear" w:color="auto" w:fill="FFFFFF"/>
        </w:rPr>
        <w:t xml:space="preserve"> </w:t>
      </w:r>
    </w:p>
    <w:p w14:paraId="40C5C665" w14:textId="3D5A37CA" w:rsidR="00E3691D" w:rsidRPr="00A92F40" w:rsidRDefault="00E3691D" w:rsidP="00E3691D">
      <w:pPr>
        <w:widowControl/>
        <w:spacing w:line="240" w:lineRule="auto"/>
        <w:ind w:firstLineChars="0" w:firstLine="0"/>
        <w:rPr>
          <w:rFonts w:eastAsia="微软雅黑" w:cs="Times New Roman"/>
          <w:color w:val="333333"/>
          <w:sz w:val="18"/>
          <w:szCs w:val="18"/>
          <w:shd w:val="clear" w:color="auto" w:fill="FFFFFF"/>
        </w:rPr>
      </w:pPr>
      <w:bookmarkStart w:id="113" w:name="l17guo2021application"/>
      <w:bookmarkEnd w:id="111"/>
      <w:r w:rsidRPr="00A92F40">
        <w:rPr>
          <w:rFonts w:eastAsia="微软雅黑" w:cs="Times New Roman" w:hint="eastAsia"/>
          <w:color w:val="333333"/>
          <w:sz w:val="18"/>
          <w:szCs w:val="18"/>
          <w:shd w:val="clear" w:color="auto" w:fill="FFFFFF"/>
        </w:rPr>
        <w:t xml:space="preserve">Hao-nan </w:t>
      </w:r>
      <w:proofErr w:type="spellStart"/>
      <w:proofErr w:type="gramStart"/>
      <w:r w:rsidRPr="00A92F40">
        <w:rPr>
          <w:rFonts w:eastAsia="微软雅黑" w:cs="Times New Roman" w:hint="eastAsia"/>
          <w:color w:val="333333"/>
          <w:sz w:val="18"/>
          <w:szCs w:val="18"/>
          <w:shd w:val="clear" w:color="auto" w:fill="FFFFFF"/>
        </w:rPr>
        <w:t>Guo,Shu</w:t>
      </w:r>
      <w:proofErr w:type="gramEnd"/>
      <w:r w:rsidRPr="00A92F40">
        <w:rPr>
          <w:rFonts w:eastAsia="微软雅黑" w:cs="Times New Roman" w:hint="eastAsia"/>
          <w:color w:val="333333"/>
          <w:sz w:val="18"/>
          <w:szCs w:val="18"/>
          <w:shd w:val="clear" w:color="auto" w:fill="FFFFFF"/>
        </w:rPr>
        <w:t>-biao</w:t>
      </w:r>
      <w:proofErr w:type="spellEnd"/>
      <w:r w:rsidRPr="00A92F40">
        <w:rPr>
          <w:rFonts w:eastAsia="微软雅黑" w:cs="Times New Roman" w:hint="eastAsia"/>
          <w:color w:val="333333"/>
          <w:sz w:val="18"/>
          <w:szCs w:val="18"/>
          <w:shd w:val="clear" w:color="auto" w:fill="FFFFFF"/>
        </w:rPr>
        <w:t xml:space="preserve"> </w:t>
      </w:r>
      <w:proofErr w:type="spellStart"/>
      <w:r w:rsidRPr="00A92F40">
        <w:rPr>
          <w:rFonts w:eastAsia="微软雅黑" w:cs="Times New Roman" w:hint="eastAsia"/>
          <w:color w:val="333333"/>
          <w:sz w:val="18"/>
          <w:szCs w:val="18"/>
          <w:shd w:val="clear" w:color="auto" w:fill="FFFFFF"/>
        </w:rPr>
        <w:t>Wu,Ying-jie</w:t>
      </w:r>
      <w:proofErr w:type="spellEnd"/>
      <w:r w:rsidRPr="00A92F40">
        <w:rPr>
          <w:rFonts w:eastAsia="微软雅黑" w:cs="Times New Roman" w:hint="eastAsia"/>
          <w:color w:val="333333"/>
          <w:sz w:val="18"/>
          <w:szCs w:val="18"/>
          <w:shd w:val="clear" w:color="auto" w:fill="FFFFFF"/>
        </w:rPr>
        <w:t xml:space="preserve"> Tian... &amp; Hong-</w:t>
      </w:r>
      <w:proofErr w:type="spellStart"/>
      <w:r w:rsidRPr="00A92F40">
        <w:rPr>
          <w:rFonts w:eastAsia="微软雅黑" w:cs="Times New Roman" w:hint="eastAsia"/>
          <w:color w:val="333333"/>
          <w:sz w:val="18"/>
          <w:szCs w:val="18"/>
          <w:shd w:val="clear" w:color="auto" w:fill="FFFFFF"/>
        </w:rPr>
        <w:t>tao</w:t>
      </w:r>
      <w:proofErr w:type="spellEnd"/>
      <w:r w:rsidRPr="00A92F40">
        <w:rPr>
          <w:rFonts w:eastAsia="微软雅黑" w:cs="Times New Roman" w:hint="eastAsia"/>
          <w:color w:val="333333"/>
          <w:sz w:val="18"/>
          <w:szCs w:val="18"/>
          <w:shd w:val="clear" w:color="auto" w:fill="FFFFFF"/>
        </w:rPr>
        <w:t xml:space="preserve"> Liu.(2021).Application of machine learning methods for the prediction of organic solid waste treatment and recycling processes: A review. Bioresource Technology. </w:t>
      </w:r>
      <w:proofErr w:type="gramStart"/>
      <w:r w:rsidRPr="00A92F40">
        <w:rPr>
          <w:rFonts w:eastAsia="微软雅黑" w:cs="Times New Roman" w:hint="eastAsia"/>
          <w:color w:val="333333"/>
          <w:sz w:val="18"/>
          <w:szCs w:val="18"/>
          <w:shd w:val="clear" w:color="auto" w:fill="FFFFFF"/>
        </w:rPr>
        <w:t>doi:10.1016/j.biortech</w:t>
      </w:r>
      <w:proofErr w:type="gramEnd"/>
      <w:r w:rsidRPr="00A92F40">
        <w:rPr>
          <w:rFonts w:eastAsia="微软雅黑" w:cs="Times New Roman" w:hint="eastAsia"/>
          <w:color w:val="333333"/>
          <w:sz w:val="18"/>
          <w:szCs w:val="18"/>
          <w:shd w:val="clear" w:color="auto" w:fill="FFFFFF"/>
        </w:rPr>
        <w:t>.2020.124114.</w:t>
      </w:r>
    </w:p>
    <w:p w14:paraId="491B1341" w14:textId="139293AA" w:rsidR="00A1789D" w:rsidRPr="00A92F40" w:rsidRDefault="00A1789D" w:rsidP="00E3691D">
      <w:pPr>
        <w:widowControl/>
        <w:spacing w:line="240" w:lineRule="auto"/>
        <w:ind w:firstLineChars="0" w:firstLine="0"/>
        <w:rPr>
          <w:rFonts w:eastAsia="微软雅黑" w:cs="Times New Roman" w:hint="eastAsia"/>
          <w:color w:val="333333"/>
          <w:sz w:val="18"/>
          <w:szCs w:val="18"/>
          <w:shd w:val="clear" w:color="auto" w:fill="FFFFFF"/>
        </w:rPr>
      </w:pPr>
      <w:bookmarkStart w:id="114" w:name="_Ref98701776"/>
      <w:r w:rsidRPr="00A92F40">
        <w:rPr>
          <w:rFonts w:eastAsia="微软雅黑" w:cs="Times New Roman"/>
          <w:color w:val="333333"/>
          <w:sz w:val="18"/>
          <w:szCs w:val="18"/>
          <w:shd w:val="clear" w:color="auto" w:fill="FFFFFF"/>
        </w:rPr>
        <w:t xml:space="preserve">Huang </w:t>
      </w:r>
      <w:proofErr w:type="spellStart"/>
      <w:r w:rsidRPr="00A92F40">
        <w:rPr>
          <w:rFonts w:eastAsia="微软雅黑" w:cs="Times New Roman"/>
          <w:color w:val="333333"/>
          <w:sz w:val="18"/>
          <w:szCs w:val="18"/>
          <w:shd w:val="clear" w:color="auto" w:fill="FFFFFF"/>
        </w:rPr>
        <w:t>Jixia</w:t>
      </w:r>
      <w:proofErr w:type="spellEnd"/>
      <w:r w:rsidRPr="00A92F40">
        <w:rPr>
          <w:rFonts w:eastAsia="微软雅黑" w:cs="Times New Roman"/>
          <w:color w:val="333333"/>
          <w:sz w:val="18"/>
          <w:szCs w:val="18"/>
          <w:shd w:val="clear" w:color="auto" w:fill="FFFFFF"/>
        </w:rPr>
        <w:t xml:space="preserve"> et al. Identification of health risks of hand, foot and mouth disease in China using the geographical detector </w:t>
      </w:r>
      <w:proofErr w:type="gramStart"/>
      <w:r w:rsidRPr="00A92F40">
        <w:rPr>
          <w:rFonts w:eastAsia="微软雅黑" w:cs="Times New Roman"/>
          <w:color w:val="333333"/>
          <w:sz w:val="18"/>
          <w:szCs w:val="18"/>
          <w:shd w:val="clear" w:color="auto" w:fill="FFFFFF"/>
        </w:rPr>
        <w:t>technique.[</w:t>
      </w:r>
      <w:proofErr w:type="gramEnd"/>
      <w:r w:rsidRPr="00A92F40">
        <w:rPr>
          <w:rFonts w:eastAsia="微软雅黑" w:cs="Times New Roman"/>
          <w:color w:val="333333"/>
          <w:sz w:val="18"/>
          <w:szCs w:val="18"/>
          <w:shd w:val="clear" w:color="auto" w:fill="FFFFFF"/>
        </w:rPr>
        <w:t>J]. International journal of environmental research and public health, 2014, 11(3</w:t>
      </w:r>
      <w:proofErr w:type="gramStart"/>
      <w:r w:rsidRPr="00A92F40">
        <w:rPr>
          <w:rFonts w:eastAsia="微软雅黑" w:cs="Times New Roman"/>
          <w:color w:val="333333"/>
          <w:sz w:val="18"/>
          <w:szCs w:val="18"/>
          <w:shd w:val="clear" w:color="auto" w:fill="FFFFFF"/>
        </w:rPr>
        <w:t>) :</w:t>
      </w:r>
      <w:proofErr w:type="gramEnd"/>
      <w:r w:rsidRPr="00A92F40">
        <w:rPr>
          <w:rFonts w:eastAsia="微软雅黑" w:cs="Times New Roman"/>
          <w:color w:val="333333"/>
          <w:sz w:val="18"/>
          <w:szCs w:val="18"/>
          <w:shd w:val="clear" w:color="auto" w:fill="FFFFFF"/>
        </w:rPr>
        <w:t xml:space="preserve"> 3407-23.</w:t>
      </w:r>
      <w:bookmarkEnd w:id="114"/>
    </w:p>
    <w:p w14:paraId="5E2B2258" w14:textId="0C75B07E" w:rsidR="002D79D7" w:rsidRPr="00A92F40" w:rsidRDefault="002D79D7" w:rsidP="00E3691D">
      <w:pPr>
        <w:widowControl/>
        <w:spacing w:line="240" w:lineRule="auto"/>
        <w:ind w:firstLineChars="0" w:firstLine="0"/>
        <w:rPr>
          <w:rFonts w:eastAsia="微软雅黑" w:cs="Times New Roman" w:hint="eastAsia"/>
          <w:color w:val="333333"/>
          <w:sz w:val="18"/>
          <w:szCs w:val="18"/>
          <w:shd w:val="clear" w:color="auto" w:fill="FFFFFF"/>
        </w:rPr>
      </w:pPr>
      <w:bookmarkStart w:id="115" w:name="l36li2016the"/>
      <w:proofErr w:type="spellStart"/>
      <w:r w:rsidRPr="00A92F40">
        <w:rPr>
          <w:rFonts w:eastAsia="微软雅黑" w:cs="Times New Roman"/>
          <w:color w:val="333333"/>
          <w:sz w:val="18"/>
          <w:szCs w:val="18"/>
          <w:shd w:val="clear" w:color="auto" w:fill="FFFFFF"/>
        </w:rPr>
        <w:t>H</w:t>
      </w:r>
      <w:r w:rsidRPr="00A92F40">
        <w:rPr>
          <w:rFonts w:eastAsia="微软雅黑" w:cs="Times New Roman" w:hint="eastAsia"/>
          <w:color w:val="333333"/>
          <w:sz w:val="18"/>
          <w:szCs w:val="18"/>
          <w:shd w:val="clear" w:color="auto" w:fill="FFFFFF"/>
        </w:rPr>
        <w:t>uimin</w:t>
      </w:r>
      <w:proofErr w:type="spellEnd"/>
      <w:r w:rsidRPr="00A92F40">
        <w:rPr>
          <w:rFonts w:eastAsia="微软雅黑" w:cs="Times New Roman" w:hint="eastAsia"/>
          <w:color w:val="333333"/>
          <w:sz w:val="18"/>
          <w:szCs w:val="18"/>
          <w:shd w:val="clear" w:color="auto" w:fill="FFFFFF"/>
        </w:rPr>
        <w:t xml:space="preserve"> </w:t>
      </w:r>
      <w:proofErr w:type="spellStart"/>
      <w:proofErr w:type="gramStart"/>
      <w:r w:rsidRPr="00A92F40">
        <w:rPr>
          <w:rFonts w:eastAsia="微软雅黑" w:cs="Times New Roman" w:hint="eastAsia"/>
          <w:color w:val="333333"/>
          <w:sz w:val="18"/>
          <w:szCs w:val="18"/>
          <w:shd w:val="clear" w:color="auto" w:fill="FFFFFF"/>
        </w:rPr>
        <w:t>Li,Tong</w:t>
      </w:r>
      <w:proofErr w:type="spellEnd"/>
      <w:proofErr w:type="gramEnd"/>
      <w:r w:rsidRPr="00A92F40">
        <w:rPr>
          <w:rFonts w:eastAsia="微软雅黑" w:cs="Times New Roman" w:hint="eastAsia"/>
          <w:color w:val="333333"/>
          <w:sz w:val="18"/>
          <w:szCs w:val="18"/>
          <w:shd w:val="clear" w:color="auto" w:fill="FFFFFF"/>
        </w:rPr>
        <w:t xml:space="preserve"> </w:t>
      </w:r>
      <w:proofErr w:type="spellStart"/>
      <w:r w:rsidRPr="00A92F40">
        <w:rPr>
          <w:rFonts w:eastAsia="微软雅黑" w:cs="Times New Roman" w:hint="eastAsia"/>
          <w:color w:val="333333"/>
          <w:sz w:val="18"/>
          <w:szCs w:val="18"/>
          <w:shd w:val="clear" w:color="auto" w:fill="FFFFFF"/>
        </w:rPr>
        <w:t>Wu,Xiao</w:t>
      </w:r>
      <w:proofErr w:type="spellEnd"/>
      <w:r w:rsidRPr="00A92F40">
        <w:rPr>
          <w:rFonts w:eastAsia="微软雅黑" w:cs="Times New Roman" w:hint="eastAsia"/>
          <w:color w:val="333333"/>
          <w:sz w:val="18"/>
          <w:szCs w:val="18"/>
          <w:shd w:val="clear" w:color="auto" w:fill="FFFFFF"/>
        </w:rPr>
        <w:t xml:space="preserve"> Wang &amp; Ye Qi.(2016).The Greenhouse Gas Footprint of China's Food System: An Analysis of Recent Trends and Future Scenarios. Journal of Industrial </w:t>
      </w:r>
      <w:proofErr w:type="gramStart"/>
      <w:r w:rsidRPr="00A92F40">
        <w:rPr>
          <w:rFonts w:eastAsia="微软雅黑" w:cs="Times New Roman" w:hint="eastAsia"/>
          <w:color w:val="333333"/>
          <w:sz w:val="18"/>
          <w:szCs w:val="18"/>
          <w:shd w:val="clear" w:color="auto" w:fill="FFFFFF"/>
        </w:rPr>
        <w:t>Ecology(</w:t>
      </w:r>
      <w:proofErr w:type="gramEnd"/>
      <w:r w:rsidRPr="00A92F40">
        <w:rPr>
          <w:rFonts w:eastAsia="微软雅黑" w:cs="Times New Roman" w:hint="eastAsia"/>
          <w:color w:val="333333"/>
          <w:sz w:val="18"/>
          <w:szCs w:val="18"/>
          <w:shd w:val="clear" w:color="auto" w:fill="FFFFFF"/>
        </w:rPr>
        <w:t>4). doi:10.1111/jiec.12323.</w:t>
      </w:r>
      <w:bookmarkEnd w:id="115"/>
    </w:p>
    <w:p w14:paraId="7FD7707C" w14:textId="3FBEF17D" w:rsidR="00E3691D" w:rsidRPr="00A92F40" w:rsidRDefault="00F77A69" w:rsidP="00F77A69">
      <w:pPr>
        <w:widowControl/>
        <w:spacing w:line="240" w:lineRule="auto"/>
        <w:ind w:firstLineChars="0" w:firstLine="0"/>
        <w:rPr>
          <w:rFonts w:eastAsia="微软雅黑" w:cs="Times New Roman"/>
          <w:color w:val="333333"/>
          <w:sz w:val="18"/>
          <w:szCs w:val="18"/>
          <w:shd w:val="clear" w:color="auto" w:fill="FFFFFF"/>
        </w:rPr>
      </w:pPr>
      <w:bookmarkStart w:id="116" w:name="l19rimaityte2012application"/>
      <w:bookmarkEnd w:id="113"/>
      <w:r w:rsidRPr="00A92F40">
        <w:rPr>
          <w:rFonts w:eastAsia="微软雅黑" w:cs="Times New Roman" w:hint="eastAsia"/>
          <w:color w:val="333333"/>
          <w:sz w:val="18"/>
          <w:szCs w:val="18"/>
          <w:shd w:val="clear" w:color="auto" w:fill="FFFFFF"/>
        </w:rPr>
        <w:t xml:space="preserve">Ingrida </w:t>
      </w:r>
      <w:proofErr w:type="spellStart"/>
      <w:r w:rsidRPr="00A92F40">
        <w:rPr>
          <w:rFonts w:eastAsia="微软雅黑" w:cs="Times New Roman" w:hint="eastAsia"/>
          <w:color w:val="333333"/>
          <w:sz w:val="18"/>
          <w:szCs w:val="18"/>
          <w:shd w:val="clear" w:color="auto" w:fill="FFFFFF"/>
        </w:rPr>
        <w:t>Rimaityt</w:t>
      </w:r>
      <w:proofErr w:type="spellEnd"/>
      <w:r w:rsidRPr="00A92F40">
        <w:rPr>
          <w:rFonts w:eastAsia="微软雅黑" w:cs="Times New Roman" w:hint="eastAsia"/>
          <w:color w:val="333333"/>
          <w:sz w:val="18"/>
          <w:szCs w:val="18"/>
          <w:shd w:val="clear" w:color="auto" w:fill="FFFFFF"/>
        </w:rPr>
        <w:t>ė</w:t>
      </w:r>
      <w:r w:rsidRPr="00A92F40">
        <w:rPr>
          <w:rFonts w:eastAsia="微软雅黑" w:cs="Times New Roman" w:hint="eastAsia"/>
          <w:color w:val="333333"/>
          <w:sz w:val="18"/>
          <w:szCs w:val="18"/>
          <w:shd w:val="clear" w:color="auto" w:fill="FFFFFF"/>
        </w:rPr>
        <w:t xml:space="preserve">,Tomas </w:t>
      </w:r>
      <w:proofErr w:type="spellStart"/>
      <w:r w:rsidRPr="00A92F40">
        <w:rPr>
          <w:rFonts w:eastAsia="微软雅黑" w:cs="Times New Roman" w:hint="eastAsia"/>
          <w:color w:val="333333"/>
          <w:sz w:val="18"/>
          <w:szCs w:val="18"/>
          <w:shd w:val="clear" w:color="auto" w:fill="FFFFFF"/>
        </w:rPr>
        <w:t>Ruzgas,Gintaras</w:t>
      </w:r>
      <w:proofErr w:type="spellEnd"/>
      <w:r w:rsidRPr="00A92F40">
        <w:rPr>
          <w:rFonts w:eastAsia="微软雅黑" w:cs="Times New Roman" w:hint="eastAsia"/>
          <w:color w:val="333333"/>
          <w:sz w:val="18"/>
          <w:szCs w:val="18"/>
          <w:shd w:val="clear" w:color="auto" w:fill="FFFFFF"/>
        </w:rPr>
        <w:t xml:space="preserve"> </w:t>
      </w:r>
      <w:proofErr w:type="spellStart"/>
      <w:r w:rsidRPr="00A92F40">
        <w:rPr>
          <w:rFonts w:eastAsia="微软雅黑" w:cs="Times New Roman" w:hint="eastAsia"/>
          <w:color w:val="333333"/>
          <w:sz w:val="18"/>
          <w:szCs w:val="18"/>
          <w:shd w:val="clear" w:color="auto" w:fill="FFFFFF"/>
        </w:rPr>
        <w:t>Denafas</w:t>
      </w:r>
      <w:proofErr w:type="spellEnd"/>
      <w:r w:rsidRPr="00A92F40">
        <w:rPr>
          <w:rFonts w:eastAsia="微软雅黑" w:cs="Times New Roman" w:hint="eastAsia"/>
          <w:color w:val="333333"/>
          <w:sz w:val="18"/>
          <w:szCs w:val="18"/>
          <w:shd w:val="clear" w:color="auto" w:fill="FFFFFF"/>
        </w:rPr>
        <w:t xml:space="preserve">... &amp; </w:t>
      </w:r>
      <w:proofErr w:type="spellStart"/>
      <w:r w:rsidRPr="00A92F40">
        <w:rPr>
          <w:rFonts w:eastAsia="微软雅黑" w:cs="Times New Roman" w:hint="eastAsia"/>
          <w:color w:val="333333"/>
          <w:sz w:val="18"/>
          <w:szCs w:val="18"/>
          <w:shd w:val="clear" w:color="auto" w:fill="FFFFFF"/>
        </w:rPr>
        <w:t>Dainius</w:t>
      </w:r>
      <w:proofErr w:type="spellEnd"/>
      <w:r w:rsidRPr="00A92F40">
        <w:rPr>
          <w:rFonts w:eastAsia="微软雅黑" w:cs="Times New Roman" w:hint="eastAsia"/>
          <w:color w:val="333333"/>
          <w:sz w:val="18"/>
          <w:szCs w:val="18"/>
          <w:shd w:val="clear" w:color="auto" w:fill="FFFFFF"/>
        </w:rPr>
        <w:t xml:space="preserve"> </w:t>
      </w:r>
      <w:proofErr w:type="spellStart"/>
      <w:proofErr w:type="gramStart"/>
      <w:r w:rsidRPr="00A92F40">
        <w:rPr>
          <w:rFonts w:eastAsia="微软雅黑" w:cs="Times New Roman" w:hint="eastAsia"/>
          <w:color w:val="333333"/>
          <w:sz w:val="18"/>
          <w:szCs w:val="18"/>
          <w:shd w:val="clear" w:color="auto" w:fill="FFFFFF"/>
        </w:rPr>
        <w:t>Martuzevicius</w:t>
      </w:r>
      <w:proofErr w:type="spellEnd"/>
      <w:r w:rsidRPr="00A92F40">
        <w:rPr>
          <w:rFonts w:eastAsia="微软雅黑" w:cs="Times New Roman" w:hint="eastAsia"/>
          <w:color w:val="333333"/>
          <w:sz w:val="18"/>
          <w:szCs w:val="18"/>
          <w:shd w:val="clear" w:color="auto" w:fill="FFFFFF"/>
        </w:rPr>
        <w:t>.(</w:t>
      </w:r>
      <w:proofErr w:type="gramEnd"/>
      <w:r w:rsidRPr="00A92F40">
        <w:rPr>
          <w:rFonts w:eastAsia="微软雅黑" w:cs="Times New Roman" w:hint="eastAsia"/>
          <w:color w:val="333333"/>
          <w:sz w:val="18"/>
          <w:szCs w:val="18"/>
          <w:shd w:val="clear" w:color="auto" w:fill="FFFFFF"/>
        </w:rPr>
        <w:t xml:space="preserve">2012).Application and evaluation of forecasting methods for municipal solid waste generation in an eastern-European city. Waste Management &amp; </w:t>
      </w:r>
      <w:proofErr w:type="gramStart"/>
      <w:r w:rsidRPr="00A92F40">
        <w:rPr>
          <w:rFonts w:eastAsia="微软雅黑" w:cs="Times New Roman" w:hint="eastAsia"/>
          <w:color w:val="333333"/>
          <w:sz w:val="18"/>
          <w:szCs w:val="18"/>
          <w:shd w:val="clear" w:color="auto" w:fill="FFFFFF"/>
        </w:rPr>
        <w:t>Research(</w:t>
      </w:r>
      <w:proofErr w:type="gramEnd"/>
      <w:r w:rsidRPr="00A92F40">
        <w:rPr>
          <w:rFonts w:eastAsia="微软雅黑" w:cs="Times New Roman" w:hint="eastAsia"/>
          <w:color w:val="333333"/>
          <w:sz w:val="18"/>
          <w:szCs w:val="18"/>
          <w:shd w:val="clear" w:color="auto" w:fill="FFFFFF"/>
        </w:rPr>
        <w:t>1). doi:10.1177/0734242X10396754.</w:t>
      </w:r>
    </w:p>
    <w:p w14:paraId="1B430D59" w14:textId="1BAA6831" w:rsidR="00CB2C6B" w:rsidRPr="00A92F40" w:rsidRDefault="00CB2C6B" w:rsidP="00A92F40">
      <w:pPr>
        <w:widowControl/>
        <w:spacing w:line="240" w:lineRule="auto"/>
        <w:ind w:firstLineChars="0" w:firstLine="0"/>
        <w:rPr>
          <w:rFonts w:eastAsia="微软雅黑" w:cs="Times New Roman"/>
          <w:color w:val="333333"/>
          <w:sz w:val="18"/>
          <w:szCs w:val="18"/>
          <w:shd w:val="clear" w:color="auto" w:fill="FFFFFF"/>
        </w:rPr>
      </w:pPr>
      <w:bookmarkStart w:id="117" w:name="_Ref69843028"/>
      <w:bookmarkStart w:id="118" w:name="_Ref98701866"/>
      <w:bookmarkStart w:id="119" w:name="wang2017geodetector"/>
      <w:bookmarkStart w:id="120" w:name="l24wang2017theory"/>
      <w:proofErr w:type="spellStart"/>
      <w:r w:rsidRPr="00A92F40">
        <w:rPr>
          <w:rFonts w:eastAsia="微软雅黑" w:cs="Times New Roman"/>
          <w:color w:val="333333"/>
          <w:sz w:val="18"/>
          <w:szCs w:val="18"/>
          <w:shd w:val="clear" w:color="auto" w:fill="FFFFFF"/>
        </w:rPr>
        <w:t>JingFeng</w:t>
      </w:r>
      <w:proofErr w:type="spellEnd"/>
      <w:r w:rsidRPr="00A92F40">
        <w:rPr>
          <w:rFonts w:eastAsia="微软雅黑" w:cs="Times New Roman"/>
          <w:color w:val="333333"/>
          <w:sz w:val="18"/>
          <w:szCs w:val="18"/>
          <w:shd w:val="clear" w:color="auto" w:fill="FFFFFF"/>
        </w:rPr>
        <w:t xml:space="preserve"> Wang, </w:t>
      </w:r>
      <w:proofErr w:type="spellStart"/>
      <w:proofErr w:type="gramStart"/>
      <w:r w:rsidRPr="00A92F40">
        <w:rPr>
          <w:rFonts w:eastAsia="微软雅黑" w:cs="Times New Roman"/>
          <w:color w:val="333333"/>
          <w:sz w:val="18"/>
          <w:szCs w:val="18"/>
          <w:shd w:val="clear" w:color="auto" w:fill="FFFFFF"/>
        </w:rPr>
        <w:t>ChengDongXu</w:t>
      </w:r>
      <w:proofErr w:type="spellEnd"/>
      <w:r w:rsidR="00A877AA" w:rsidRPr="00A92F40">
        <w:rPr>
          <w:rFonts w:eastAsia="微软雅黑" w:cs="Times New Roman"/>
          <w:color w:val="333333"/>
          <w:sz w:val="18"/>
          <w:szCs w:val="18"/>
          <w:shd w:val="clear" w:color="auto" w:fill="FFFFFF"/>
        </w:rPr>
        <w:t>.(</w:t>
      </w:r>
      <w:proofErr w:type="gramEnd"/>
      <w:r w:rsidR="00A877AA" w:rsidRPr="00A92F40">
        <w:rPr>
          <w:rFonts w:eastAsia="微软雅黑" w:cs="Times New Roman"/>
          <w:color w:val="333333"/>
          <w:sz w:val="18"/>
          <w:szCs w:val="18"/>
          <w:shd w:val="clear" w:color="auto" w:fill="FFFFFF"/>
        </w:rPr>
        <w:t>2017).</w:t>
      </w:r>
      <w:proofErr w:type="spellStart"/>
      <w:r w:rsidRPr="00A92F40">
        <w:rPr>
          <w:rFonts w:eastAsia="微软雅黑" w:cs="Times New Roman"/>
          <w:color w:val="333333"/>
          <w:sz w:val="18"/>
          <w:szCs w:val="18"/>
          <w:shd w:val="clear" w:color="auto" w:fill="FFFFFF"/>
        </w:rPr>
        <w:t>Geodetector</w:t>
      </w:r>
      <w:proofErr w:type="spellEnd"/>
      <w:r w:rsidRPr="00A92F40">
        <w:rPr>
          <w:rFonts w:eastAsia="微软雅黑" w:cs="Times New Roman"/>
          <w:color w:val="333333"/>
          <w:sz w:val="18"/>
          <w:szCs w:val="18"/>
          <w:shd w:val="clear" w:color="auto" w:fill="FFFFFF"/>
        </w:rPr>
        <w:t xml:space="preserve">: Theory and Perspectives[J].Acta </w:t>
      </w:r>
      <w:proofErr w:type="spellStart"/>
      <w:r w:rsidRPr="00A92F40">
        <w:rPr>
          <w:rFonts w:eastAsia="微软雅黑" w:cs="Times New Roman"/>
          <w:color w:val="333333"/>
          <w:sz w:val="18"/>
          <w:szCs w:val="18"/>
          <w:shd w:val="clear" w:color="auto" w:fill="FFFFFF"/>
        </w:rPr>
        <w:t>Geographica</w:t>
      </w:r>
      <w:proofErr w:type="spellEnd"/>
      <w:r w:rsidRPr="00A92F40">
        <w:rPr>
          <w:rFonts w:eastAsia="微软雅黑" w:cs="Times New Roman"/>
          <w:color w:val="333333"/>
          <w:sz w:val="18"/>
          <w:szCs w:val="18"/>
          <w:shd w:val="clear" w:color="auto" w:fill="FFFFFF"/>
        </w:rPr>
        <w:t xml:space="preserve"> </w:t>
      </w:r>
      <w:proofErr w:type="spellStart"/>
      <w:r w:rsidRPr="00A92F40">
        <w:rPr>
          <w:rFonts w:eastAsia="微软雅黑" w:cs="Times New Roman"/>
          <w:color w:val="333333"/>
          <w:sz w:val="18"/>
          <w:szCs w:val="18"/>
          <w:shd w:val="clear" w:color="auto" w:fill="FFFFFF"/>
        </w:rPr>
        <w:t>Sinica</w:t>
      </w:r>
      <w:bookmarkEnd w:id="117"/>
      <w:proofErr w:type="spellEnd"/>
      <w:r w:rsidR="00A877AA" w:rsidRPr="00A92F40">
        <w:rPr>
          <w:rFonts w:eastAsia="微软雅黑" w:cs="Times New Roman" w:hint="eastAsia"/>
          <w:color w:val="333333"/>
          <w:sz w:val="18"/>
          <w:szCs w:val="18"/>
          <w:shd w:val="clear" w:color="auto" w:fill="FFFFFF"/>
        </w:rPr>
        <w:t>.</w:t>
      </w:r>
      <w:r w:rsidRPr="00A92F40">
        <w:rPr>
          <w:rFonts w:eastAsia="微软雅黑" w:cs="Times New Roman"/>
          <w:color w:val="333333"/>
          <w:sz w:val="18"/>
          <w:szCs w:val="18"/>
          <w:shd w:val="clear" w:color="auto" w:fill="FFFFFF"/>
        </w:rPr>
        <w:t xml:space="preserve"> (in Chinese)</w:t>
      </w:r>
      <w:bookmarkEnd w:id="118"/>
    </w:p>
    <w:p w14:paraId="40CA8F4C" w14:textId="078AAFAF" w:rsidR="00CB2C6B" w:rsidRPr="00A92F40" w:rsidRDefault="00CB2C6B" w:rsidP="00CB2C6B">
      <w:pPr>
        <w:widowControl/>
        <w:spacing w:line="240" w:lineRule="auto"/>
        <w:ind w:firstLineChars="0" w:firstLine="0"/>
        <w:rPr>
          <w:rFonts w:eastAsia="微软雅黑" w:cs="Times New Roman"/>
          <w:color w:val="333333"/>
          <w:sz w:val="18"/>
          <w:szCs w:val="18"/>
          <w:shd w:val="clear" w:color="auto" w:fill="FFFFFF"/>
        </w:rPr>
      </w:pPr>
      <w:bookmarkStart w:id="121" w:name="l25wang2016a"/>
      <w:bookmarkEnd w:id="119"/>
      <w:proofErr w:type="spellStart"/>
      <w:r w:rsidRPr="00A92F40">
        <w:rPr>
          <w:rFonts w:eastAsia="微软雅黑" w:cs="Times New Roman" w:hint="eastAsia"/>
          <w:color w:val="333333"/>
          <w:sz w:val="18"/>
          <w:szCs w:val="18"/>
          <w:shd w:val="clear" w:color="auto" w:fill="FFFFFF"/>
        </w:rPr>
        <w:t>Jin</w:t>
      </w:r>
      <w:proofErr w:type="spellEnd"/>
      <w:r w:rsidRPr="00A92F40">
        <w:rPr>
          <w:rFonts w:eastAsia="微软雅黑" w:cs="Times New Roman" w:hint="eastAsia"/>
          <w:color w:val="333333"/>
          <w:sz w:val="18"/>
          <w:szCs w:val="18"/>
          <w:shd w:val="clear" w:color="auto" w:fill="FFFFFF"/>
        </w:rPr>
        <w:t xml:space="preserve">-Feng </w:t>
      </w:r>
      <w:proofErr w:type="spellStart"/>
      <w:proofErr w:type="gramStart"/>
      <w:r w:rsidRPr="00A92F40">
        <w:rPr>
          <w:rFonts w:eastAsia="微软雅黑" w:cs="Times New Roman" w:hint="eastAsia"/>
          <w:color w:val="333333"/>
          <w:sz w:val="18"/>
          <w:szCs w:val="18"/>
          <w:shd w:val="clear" w:color="auto" w:fill="FFFFFF"/>
        </w:rPr>
        <w:t>Wang,Tong</w:t>
      </w:r>
      <w:proofErr w:type="spellEnd"/>
      <w:proofErr w:type="gramEnd"/>
      <w:r w:rsidRPr="00A92F40">
        <w:rPr>
          <w:rFonts w:eastAsia="微软雅黑" w:cs="Times New Roman" w:hint="eastAsia"/>
          <w:color w:val="333333"/>
          <w:sz w:val="18"/>
          <w:szCs w:val="18"/>
          <w:shd w:val="clear" w:color="auto" w:fill="FFFFFF"/>
        </w:rPr>
        <w:t>-Lin Zhang &amp; Bo-</w:t>
      </w:r>
      <w:proofErr w:type="spellStart"/>
      <w:r w:rsidRPr="00A92F40">
        <w:rPr>
          <w:rFonts w:eastAsia="微软雅黑" w:cs="Times New Roman" w:hint="eastAsia"/>
          <w:color w:val="333333"/>
          <w:sz w:val="18"/>
          <w:szCs w:val="18"/>
          <w:shd w:val="clear" w:color="auto" w:fill="FFFFFF"/>
        </w:rPr>
        <w:t>Jie</w:t>
      </w:r>
      <w:proofErr w:type="spellEnd"/>
      <w:r w:rsidRPr="00A92F40">
        <w:rPr>
          <w:rFonts w:eastAsia="微软雅黑" w:cs="Times New Roman" w:hint="eastAsia"/>
          <w:color w:val="333333"/>
          <w:sz w:val="18"/>
          <w:szCs w:val="18"/>
          <w:shd w:val="clear" w:color="auto" w:fill="FFFFFF"/>
        </w:rPr>
        <w:t xml:space="preserve"> Fu.(2016).A measure of spatial stratified heterogeneity. Ecological Indicators. </w:t>
      </w:r>
      <w:proofErr w:type="gramStart"/>
      <w:r w:rsidRPr="00A92F40">
        <w:rPr>
          <w:rFonts w:eastAsia="微软雅黑" w:cs="Times New Roman" w:hint="eastAsia"/>
          <w:color w:val="333333"/>
          <w:sz w:val="18"/>
          <w:szCs w:val="18"/>
          <w:shd w:val="clear" w:color="auto" w:fill="FFFFFF"/>
        </w:rPr>
        <w:t>doi:10.1016/j.ecolind</w:t>
      </w:r>
      <w:proofErr w:type="gramEnd"/>
      <w:r w:rsidRPr="00A92F40">
        <w:rPr>
          <w:rFonts w:eastAsia="微软雅黑" w:cs="Times New Roman" w:hint="eastAsia"/>
          <w:color w:val="333333"/>
          <w:sz w:val="18"/>
          <w:szCs w:val="18"/>
          <w:shd w:val="clear" w:color="auto" w:fill="FFFFFF"/>
        </w:rPr>
        <w:t>.2016.02.052.</w:t>
      </w:r>
    </w:p>
    <w:p w14:paraId="52760D44" w14:textId="77777777" w:rsidR="00CB2C6B" w:rsidRPr="00A92F40" w:rsidRDefault="00CB2C6B" w:rsidP="00CB2C6B">
      <w:pPr>
        <w:widowControl/>
        <w:spacing w:line="240" w:lineRule="auto"/>
        <w:ind w:firstLineChars="0" w:firstLine="0"/>
        <w:rPr>
          <w:rFonts w:eastAsia="微软雅黑" w:cs="Times New Roman"/>
          <w:color w:val="333333"/>
          <w:sz w:val="18"/>
          <w:szCs w:val="18"/>
          <w:shd w:val="clear" w:color="auto" w:fill="FFFFFF"/>
        </w:rPr>
      </w:pPr>
      <w:bookmarkStart w:id="122" w:name="l28wang2010geographical"/>
      <w:proofErr w:type="spellStart"/>
      <w:r w:rsidRPr="00A92F40">
        <w:rPr>
          <w:rFonts w:eastAsia="微软雅黑" w:cs="Times New Roman" w:hint="eastAsia"/>
          <w:color w:val="333333"/>
          <w:sz w:val="18"/>
          <w:szCs w:val="18"/>
          <w:shd w:val="clear" w:color="auto" w:fill="FFFFFF"/>
        </w:rPr>
        <w:lastRenderedPageBreak/>
        <w:t>Jin</w:t>
      </w:r>
      <w:proofErr w:type="spellEnd"/>
      <w:r w:rsidRPr="00A92F40">
        <w:rPr>
          <w:rFonts w:eastAsia="微软雅黑" w:cs="Times New Roman" w:hint="eastAsia"/>
          <w:color w:val="333333"/>
          <w:sz w:val="18"/>
          <w:szCs w:val="18"/>
          <w:shd w:val="clear" w:color="auto" w:fill="FFFFFF"/>
        </w:rPr>
        <w:t xml:space="preserve">-Feng </w:t>
      </w:r>
      <w:proofErr w:type="spellStart"/>
      <w:proofErr w:type="gramStart"/>
      <w:r w:rsidRPr="00A92F40">
        <w:rPr>
          <w:rFonts w:eastAsia="微软雅黑" w:cs="Times New Roman" w:hint="eastAsia"/>
          <w:color w:val="333333"/>
          <w:sz w:val="18"/>
          <w:szCs w:val="18"/>
          <w:shd w:val="clear" w:color="auto" w:fill="FFFFFF"/>
        </w:rPr>
        <w:t>Wang,Xin</w:t>
      </w:r>
      <w:proofErr w:type="spellEnd"/>
      <w:proofErr w:type="gramEnd"/>
      <w:r w:rsidRPr="00A92F40">
        <w:rPr>
          <w:rFonts w:eastAsia="微软雅黑" w:cs="Times New Roman" w:hint="eastAsia"/>
          <w:color w:val="333333"/>
          <w:sz w:val="18"/>
          <w:szCs w:val="18"/>
          <w:shd w:val="clear" w:color="auto" w:fill="FFFFFF"/>
        </w:rPr>
        <w:t xml:space="preserve">-Hu </w:t>
      </w:r>
      <w:proofErr w:type="spellStart"/>
      <w:r w:rsidRPr="00A92F40">
        <w:rPr>
          <w:rFonts w:eastAsia="微软雅黑" w:cs="Times New Roman" w:hint="eastAsia"/>
          <w:color w:val="333333"/>
          <w:sz w:val="18"/>
          <w:szCs w:val="18"/>
          <w:shd w:val="clear" w:color="auto" w:fill="FFFFFF"/>
        </w:rPr>
        <w:t>Li,George</w:t>
      </w:r>
      <w:proofErr w:type="spellEnd"/>
      <w:r w:rsidRPr="00A92F40">
        <w:rPr>
          <w:rFonts w:eastAsia="微软雅黑" w:cs="Times New Roman" w:hint="eastAsia"/>
          <w:color w:val="333333"/>
          <w:sz w:val="18"/>
          <w:szCs w:val="18"/>
          <w:shd w:val="clear" w:color="auto" w:fill="FFFFFF"/>
        </w:rPr>
        <w:t xml:space="preserve"> Christakos... &amp; Xiao-Ying Zheng.(2010).Geographical Detectors-Based Health Risk Assessment and its Application in the Neural Tube Defects Study of the </w:t>
      </w:r>
      <w:proofErr w:type="spellStart"/>
      <w:r w:rsidRPr="00A92F40">
        <w:rPr>
          <w:rFonts w:eastAsia="微软雅黑" w:cs="Times New Roman" w:hint="eastAsia"/>
          <w:color w:val="333333"/>
          <w:sz w:val="18"/>
          <w:szCs w:val="18"/>
          <w:shd w:val="clear" w:color="auto" w:fill="FFFFFF"/>
        </w:rPr>
        <w:t>Heshun</w:t>
      </w:r>
      <w:proofErr w:type="spellEnd"/>
      <w:r w:rsidRPr="00A92F40">
        <w:rPr>
          <w:rFonts w:eastAsia="微软雅黑" w:cs="Times New Roman" w:hint="eastAsia"/>
          <w:color w:val="333333"/>
          <w:sz w:val="18"/>
          <w:szCs w:val="18"/>
          <w:shd w:val="clear" w:color="auto" w:fill="FFFFFF"/>
        </w:rPr>
        <w:t xml:space="preserve"> Region, China. International Journal of Geographical Information </w:t>
      </w:r>
      <w:proofErr w:type="gramStart"/>
      <w:r w:rsidRPr="00A92F40">
        <w:rPr>
          <w:rFonts w:eastAsia="微软雅黑" w:cs="Times New Roman" w:hint="eastAsia"/>
          <w:color w:val="333333"/>
          <w:sz w:val="18"/>
          <w:szCs w:val="18"/>
          <w:shd w:val="clear" w:color="auto" w:fill="FFFFFF"/>
        </w:rPr>
        <w:t>Science(</w:t>
      </w:r>
      <w:proofErr w:type="gramEnd"/>
      <w:r w:rsidRPr="00A92F40">
        <w:rPr>
          <w:rFonts w:eastAsia="微软雅黑" w:cs="Times New Roman" w:hint="eastAsia"/>
          <w:color w:val="333333"/>
          <w:sz w:val="18"/>
          <w:szCs w:val="18"/>
          <w:shd w:val="clear" w:color="auto" w:fill="FFFFFF"/>
        </w:rPr>
        <w:t>1). doi:10.1080/13658810802443457.</w:t>
      </w:r>
    </w:p>
    <w:p w14:paraId="6E828033" w14:textId="799C659E" w:rsidR="00CB2C6B" w:rsidRPr="00A92F40" w:rsidRDefault="00D8731F" w:rsidP="00CB2C6B">
      <w:pPr>
        <w:widowControl/>
        <w:spacing w:line="240" w:lineRule="auto"/>
        <w:ind w:firstLineChars="0" w:firstLine="0"/>
        <w:rPr>
          <w:rFonts w:eastAsia="微软雅黑" w:cs="Times New Roman" w:hint="eastAsia"/>
          <w:color w:val="333333"/>
          <w:sz w:val="18"/>
          <w:szCs w:val="18"/>
          <w:shd w:val="clear" w:color="auto" w:fill="FFFFFF"/>
        </w:rPr>
      </w:pPr>
      <w:bookmarkStart w:id="123" w:name="_Ref98702892"/>
      <w:bookmarkStart w:id="124" w:name="pan2020research"/>
      <w:bookmarkEnd w:id="122"/>
      <w:proofErr w:type="spellStart"/>
      <w:r w:rsidRPr="00A92F40">
        <w:rPr>
          <w:rFonts w:eastAsia="微软雅黑" w:cs="Times New Roman"/>
          <w:color w:val="333333"/>
          <w:sz w:val="18"/>
          <w:szCs w:val="18"/>
          <w:shd w:val="clear" w:color="auto" w:fill="FFFFFF"/>
        </w:rPr>
        <w:t>Jin</w:t>
      </w:r>
      <w:proofErr w:type="spellEnd"/>
      <w:r w:rsidRPr="00A92F40">
        <w:rPr>
          <w:rFonts w:eastAsia="微软雅黑" w:cs="Times New Roman"/>
          <w:color w:val="333333"/>
          <w:sz w:val="18"/>
          <w:szCs w:val="18"/>
          <w:shd w:val="clear" w:color="auto" w:fill="FFFFFF"/>
        </w:rPr>
        <w:t xml:space="preserve"> Yu </w:t>
      </w:r>
      <w:proofErr w:type="gramStart"/>
      <w:r w:rsidRPr="00A92F40">
        <w:rPr>
          <w:rFonts w:eastAsia="微软雅黑" w:cs="Times New Roman"/>
          <w:color w:val="333333"/>
          <w:sz w:val="18"/>
          <w:szCs w:val="18"/>
          <w:shd w:val="clear" w:color="auto" w:fill="FFFFFF"/>
        </w:rPr>
        <w:t>Pan.(</w:t>
      </w:r>
      <w:proofErr w:type="gramEnd"/>
      <w:r w:rsidRPr="00A92F40">
        <w:rPr>
          <w:rFonts w:eastAsia="微软雅黑" w:cs="Times New Roman"/>
          <w:color w:val="333333"/>
          <w:sz w:val="18"/>
          <w:szCs w:val="18"/>
          <w:shd w:val="clear" w:color="auto" w:fill="FFFFFF"/>
        </w:rPr>
        <w:t xml:space="preserve">2020). Research on the development trend and influencing factors of China's economy under the path of shared social economy. Nanjing University of Information </w:t>
      </w:r>
      <w:proofErr w:type="gramStart"/>
      <w:r w:rsidRPr="00A92F40">
        <w:rPr>
          <w:rFonts w:eastAsia="微软雅黑" w:cs="Times New Roman"/>
          <w:color w:val="333333"/>
          <w:sz w:val="18"/>
          <w:szCs w:val="18"/>
          <w:shd w:val="clear" w:color="auto" w:fill="FFFFFF"/>
        </w:rPr>
        <w:t>Engineering.(</w:t>
      </w:r>
      <w:proofErr w:type="gramEnd"/>
      <w:r w:rsidRPr="00A92F40">
        <w:rPr>
          <w:rFonts w:eastAsia="微软雅黑" w:cs="Times New Roman"/>
          <w:color w:val="333333"/>
          <w:sz w:val="18"/>
          <w:szCs w:val="18"/>
          <w:shd w:val="clear" w:color="auto" w:fill="FFFFFF"/>
        </w:rPr>
        <w:t>in Chinese)</w:t>
      </w:r>
      <w:bookmarkEnd w:id="123"/>
      <w:bookmarkEnd w:id="124"/>
    </w:p>
    <w:p w14:paraId="2EF0D96A" w14:textId="1B003723" w:rsidR="008624D9" w:rsidRPr="00A92F40" w:rsidRDefault="008624D9" w:rsidP="008624D9">
      <w:pPr>
        <w:widowControl/>
        <w:spacing w:line="240" w:lineRule="auto"/>
        <w:ind w:firstLineChars="0" w:firstLine="0"/>
        <w:rPr>
          <w:rFonts w:eastAsia="微软雅黑" w:cs="Times New Roman"/>
          <w:color w:val="333333"/>
          <w:sz w:val="18"/>
          <w:szCs w:val="18"/>
          <w:shd w:val="clear" w:color="auto" w:fill="FFFFFF"/>
        </w:rPr>
      </w:pPr>
      <w:bookmarkStart w:id="125" w:name="l9"/>
      <w:bookmarkEnd w:id="116"/>
      <w:bookmarkEnd w:id="120"/>
      <w:bookmarkEnd w:id="121"/>
      <w:proofErr w:type="spellStart"/>
      <w:r w:rsidRPr="00A92F40">
        <w:rPr>
          <w:rFonts w:eastAsia="微软雅黑" w:cs="Times New Roman" w:hint="eastAsia"/>
          <w:color w:val="333333"/>
          <w:sz w:val="18"/>
          <w:szCs w:val="18"/>
          <w:shd w:val="clear" w:color="auto" w:fill="FFFFFF"/>
        </w:rPr>
        <w:t>Kangkang</w:t>
      </w:r>
      <w:proofErr w:type="spellEnd"/>
      <w:r w:rsidRPr="00A92F40">
        <w:rPr>
          <w:rFonts w:eastAsia="微软雅黑" w:cs="Times New Roman" w:hint="eastAsia"/>
          <w:color w:val="333333"/>
          <w:sz w:val="18"/>
          <w:szCs w:val="18"/>
          <w:shd w:val="clear" w:color="auto" w:fill="FFFFFF"/>
        </w:rPr>
        <w:t xml:space="preserve"> </w:t>
      </w:r>
      <w:proofErr w:type="spellStart"/>
      <w:proofErr w:type="gramStart"/>
      <w:r w:rsidRPr="00A92F40">
        <w:rPr>
          <w:rFonts w:eastAsia="微软雅黑" w:cs="Times New Roman" w:hint="eastAsia"/>
          <w:color w:val="333333"/>
          <w:sz w:val="18"/>
          <w:szCs w:val="18"/>
          <w:shd w:val="clear" w:color="auto" w:fill="FFFFFF"/>
        </w:rPr>
        <w:t>Gu,Jingshuang</w:t>
      </w:r>
      <w:proofErr w:type="spellEnd"/>
      <w:proofErr w:type="gramEnd"/>
      <w:r w:rsidRPr="00A92F40">
        <w:rPr>
          <w:rFonts w:eastAsia="微软雅黑" w:cs="Times New Roman" w:hint="eastAsia"/>
          <w:color w:val="333333"/>
          <w:sz w:val="18"/>
          <w:szCs w:val="18"/>
          <w:shd w:val="clear" w:color="auto" w:fill="FFFFFF"/>
        </w:rPr>
        <w:t xml:space="preserve"> Liu &amp; Yang Wang.(2009).Relationship between economic growth and water environmental quality of Anshan city in Northeast China. Chinese Geographical </w:t>
      </w:r>
      <w:proofErr w:type="gramStart"/>
      <w:r w:rsidRPr="00A92F40">
        <w:rPr>
          <w:rFonts w:eastAsia="微软雅黑" w:cs="Times New Roman" w:hint="eastAsia"/>
          <w:color w:val="333333"/>
          <w:sz w:val="18"/>
          <w:szCs w:val="18"/>
          <w:shd w:val="clear" w:color="auto" w:fill="FFFFFF"/>
        </w:rPr>
        <w:t>Science(</w:t>
      </w:r>
      <w:proofErr w:type="gramEnd"/>
      <w:r w:rsidRPr="00A92F40">
        <w:rPr>
          <w:rFonts w:eastAsia="微软雅黑" w:cs="Times New Roman" w:hint="eastAsia"/>
          <w:color w:val="333333"/>
          <w:sz w:val="18"/>
          <w:szCs w:val="18"/>
          <w:shd w:val="clear" w:color="auto" w:fill="FFFFFF"/>
        </w:rPr>
        <w:t>1). doi:10.1007/s11769-009-0017-0.</w:t>
      </w:r>
    </w:p>
    <w:p w14:paraId="724FF6A1" w14:textId="27C197D3" w:rsidR="00E77F57" w:rsidRPr="00A92F40" w:rsidRDefault="00E77F57" w:rsidP="008624D9">
      <w:pPr>
        <w:widowControl/>
        <w:spacing w:line="240" w:lineRule="auto"/>
        <w:ind w:firstLineChars="0" w:firstLine="0"/>
        <w:rPr>
          <w:rFonts w:eastAsia="微软雅黑" w:cs="Times New Roman"/>
          <w:color w:val="333333"/>
          <w:sz w:val="18"/>
          <w:szCs w:val="18"/>
          <w:shd w:val="clear" w:color="auto" w:fill="FFFFFF"/>
        </w:rPr>
      </w:pPr>
      <w:bookmarkStart w:id="126" w:name="l15"/>
      <w:proofErr w:type="spellStart"/>
      <w:r w:rsidRPr="00A92F40">
        <w:rPr>
          <w:rFonts w:eastAsia="微软雅黑" w:cs="Times New Roman" w:hint="eastAsia"/>
          <w:color w:val="333333"/>
          <w:sz w:val="18"/>
          <w:szCs w:val="18"/>
          <w:shd w:val="clear" w:color="auto" w:fill="FFFFFF"/>
        </w:rPr>
        <w:t>Liangliang</w:t>
      </w:r>
      <w:proofErr w:type="spellEnd"/>
      <w:r w:rsidRPr="00A92F40">
        <w:rPr>
          <w:rFonts w:eastAsia="微软雅黑" w:cs="Times New Roman" w:hint="eastAsia"/>
          <w:color w:val="333333"/>
          <w:sz w:val="18"/>
          <w:szCs w:val="18"/>
          <w:shd w:val="clear" w:color="auto" w:fill="FFFFFF"/>
        </w:rPr>
        <w:t xml:space="preserve"> </w:t>
      </w:r>
      <w:proofErr w:type="spellStart"/>
      <w:proofErr w:type="gramStart"/>
      <w:r w:rsidRPr="00A92F40">
        <w:rPr>
          <w:rFonts w:eastAsia="微软雅黑" w:cs="Times New Roman" w:hint="eastAsia"/>
          <w:color w:val="333333"/>
          <w:sz w:val="18"/>
          <w:szCs w:val="18"/>
          <w:shd w:val="clear" w:color="auto" w:fill="FFFFFF"/>
        </w:rPr>
        <w:t>Wei,Fengyi</w:t>
      </w:r>
      <w:proofErr w:type="spellEnd"/>
      <w:proofErr w:type="gramEnd"/>
      <w:r w:rsidRPr="00A92F40">
        <w:rPr>
          <w:rFonts w:eastAsia="微软雅黑" w:cs="Times New Roman" w:hint="eastAsia"/>
          <w:color w:val="333333"/>
          <w:sz w:val="18"/>
          <w:szCs w:val="18"/>
          <w:shd w:val="clear" w:color="auto" w:fill="FFFFFF"/>
        </w:rPr>
        <w:t xml:space="preserve"> </w:t>
      </w:r>
      <w:proofErr w:type="spellStart"/>
      <w:r w:rsidRPr="00A92F40">
        <w:rPr>
          <w:rFonts w:eastAsia="微软雅黑" w:cs="Times New Roman" w:hint="eastAsia"/>
          <w:color w:val="333333"/>
          <w:sz w:val="18"/>
          <w:szCs w:val="18"/>
          <w:shd w:val="clear" w:color="auto" w:fill="FFFFFF"/>
        </w:rPr>
        <w:t>Zhu,Qiaoyang</w:t>
      </w:r>
      <w:proofErr w:type="spellEnd"/>
      <w:r w:rsidRPr="00A92F40">
        <w:rPr>
          <w:rFonts w:eastAsia="微软雅黑" w:cs="Times New Roman" w:hint="eastAsia"/>
          <w:color w:val="333333"/>
          <w:sz w:val="18"/>
          <w:szCs w:val="18"/>
          <w:shd w:val="clear" w:color="auto" w:fill="FFFFFF"/>
        </w:rPr>
        <w:t xml:space="preserve"> Li... &amp; </w:t>
      </w:r>
      <w:proofErr w:type="spellStart"/>
      <w:r w:rsidRPr="00A92F40">
        <w:rPr>
          <w:rFonts w:eastAsia="微软雅黑" w:cs="Times New Roman" w:hint="eastAsia"/>
          <w:color w:val="333333"/>
          <w:sz w:val="18"/>
          <w:szCs w:val="18"/>
          <w:shd w:val="clear" w:color="auto" w:fill="FFFFFF"/>
        </w:rPr>
        <w:t>Shunwen</w:t>
      </w:r>
      <w:proofErr w:type="spellEnd"/>
      <w:r w:rsidRPr="00A92F40">
        <w:rPr>
          <w:rFonts w:eastAsia="微软雅黑" w:cs="Times New Roman" w:hint="eastAsia"/>
          <w:color w:val="333333"/>
          <w:sz w:val="18"/>
          <w:szCs w:val="18"/>
          <w:shd w:val="clear" w:color="auto" w:fill="FFFFFF"/>
        </w:rPr>
        <w:t xml:space="preserve"> </w:t>
      </w:r>
      <w:proofErr w:type="gramStart"/>
      <w:r w:rsidRPr="00A92F40">
        <w:rPr>
          <w:rFonts w:eastAsia="微软雅黑" w:cs="Times New Roman" w:hint="eastAsia"/>
          <w:color w:val="333333"/>
          <w:sz w:val="18"/>
          <w:szCs w:val="18"/>
          <w:shd w:val="clear" w:color="auto" w:fill="FFFFFF"/>
        </w:rPr>
        <w:t>Bai.(</w:t>
      </w:r>
      <w:proofErr w:type="gramEnd"/>
      <w:r w:rsidRPr="00A92F40">
        <w:rPr>
          <w:rFonts w:eastAsia="微软雅黑" w:cs="Times New Roman" w:hint="eastAsia"/>
          <w:color w:val="333333"/>
          <w:sz w:val="18"/>
          <w:szCs w:val="18"/>
          <w:shd w:val="clear" w:color="auto" w:fill="FFFFFF"/>
        </w:rPr>
        <w:t>2020).Development, current state and future trends of sludge management in China: Based on exploratory data and CO 2 -</w:t>
      </w:r>
      <w:proofErr w:type="spellStart"/>
      <w:r w:rsidRPr="00A92F40">
        <w:rPr>
          <w:rFonts w:eastAsia="微软雅黑" w:cs="Times New Roman" w:hint="eastAsia"/>
          <w:color w:val="333333"/>
          <w:sz w:val="18"/>
          <w:szCs w:val="18"/>
          <w:shd w:val="clear" w:color="auto" w:fill="FFFFFF"/>
        </w:rPr>
        <w:t>equivaient</w:t>
      </w:r>
      <w:proofErr w:type="spellEnd"/>
      <w:r w:rsidRPr="00A92F40">
        <w:rPr>
          <w:rFonts w:eastAsia="微软雅黑" w:cs="Times New Roman" w:hint="eastAsia"/>
          <w:color w:val="333333"/>
          <w:sz w:val="18"/>
          <w:szCs w:val="18"/>
          <w:shd w:val="clear" w:color="auto" w:fill="FFFFFF"/>
        </w:rPr>
        <w:t xml:space="preserve"> emissions analysis. Environment International. </w:t>
      </w:r>
      <w:proofErr w:type="gramStart"/>
      <w:r w:rsidRPr="00A92F40">
        <w:rPr>
          <w:rFonts w:eastAsia="微软雅黑" w:cs="Times New Roman" w:hint="eastAsia"/>
          <w:color w:val="333333"/>
          <w:sz w:val="18"/>
          <w:szCs w:val="18"/>
          <w:shd w:val="clear" w:color="auto" w:fill="FFFFFF"/>
        </w:rPr>
        <w:t>doi:10.1016/j.envint</w:t>
      </w:r>
      <w:proofErr w:type="gramEnd"/>
      <w:r w:rsidRPr="00A92F40">
        <w:rPr>
          <w:rFonts w:eastAsia="微软雅黑" w:cs="Times New Roman" w:hint="eastAsia"/>
          <w:color w:val="333333"/>
          <w:sz w:val="18"/>
          <w:szCs w:val="18"/>
          <w:shd w:val="clear" w:color="auto" w:fill="FFFFFF"/>
        </w:rPr>
        <w:t>.2020.106093.</w:t>
      </w:r>
    </w:p>
    <w:p w14:paraId="48EA336C" w14:textId="340F677E" w:rsidR="00764B53" w:rsidRPr="00A92F40" w:rsidRDefault="00764B53" w:rsidP="008624D9">
      <w:pPr>
        <w:widowControl/>
        <w:spacing w:line="240" w:lineRule="auto"/>
        <w:ind w:firstLineChars="0" w:firstLine="0"/>
        <w:rPr>
          <w:rFonts w:eastAsia="微软雅黑" w:cs="Times New Roman"/>
          <w:color w:val="333333"/>
          <w:sz w:val="18"/>
          <w:szCs w:val="18"/>
          <w:shd w:val="clear" w:color="auto" w:fill="FFFFFF"/>
        </w:rPr>
      </w:pPr>
      <w:bookmarkStart w:id="127" w:name="l21xu2013a"/>
      <w:proofErr w:type="spellStart"/>
      <w:r w:rsidRPr="00A92F40">
        <w:rPr>
          <w:rFonts w:eastAsia="微软雅黑" w:cs="Times New Roman" w:hint="eastAsia"/>
          <w:color w:val="333333"/>
          <w:sz w:val="18"/>
          <w:szCs w:val="18"/>
          <w:shd w:val="clear" w:color="auto" w:fill="FFFFFF"/>
        </w:rPr>
        <w:t>Lilai</w:t>
      </w:r>
      <w:proofErr w:type="spellEnd"/>
      <w:r w:rsidRPr="00A92F40">
        <w:rPr>
          <w:rFonts w:eastAsia="微软雅黑" w:cs="Times New Roman" w:hint="eastAsia"/>
          <w:color w:val="333333"/>
          <w:sz w:val="18"/>
          <w:szCs w:val="18"/>
          <w:shd w:val="clear" w:color="auto" w:fill="FFFFFF"/>
        </w:rPr>
        <w:t xml:space="preserve"> </w:t>
      </w:r>
      <w:proofErr w:type="spellStart"/>
      <w:proofErr w:type="gramStart"/>
      <w:r w:rsidRPr="00A92F40">
        <w:rPr>
          <w:rFonts w:eastAsia="微软雅黑" w:cs="Times New Roman" w:hint="eastAsia"/>
          <w:color w:val="333333"/>
          <w:sz w:val="18"/>
          <w:szCs w:val="18"/>
          <w:shd w:val="clear" w:color="auto" w:fill="FFFFFF"/>
        </w:rPr>
        <w:t>Xu,Peiqing</w:t>
      </w:r>
      <w:proofErr w:type="spellEnd"/>
      <w:proofErr w:type="gramEnd"/>
      <w:r w:rsidRPr="00A92F40">
        <w:rPr>
          <w:rFonts w:eastAsia="微软雅黑" w:cs="Times New Roman" w:hint="eastAsia"/>
          <w:color w:val="333333"/>
          <w:sz w:val="18"/>
          <w:szCs w:val="18"/>
          <w:shd w:val="clear" w:color="auto" w:fill="FFFFFF"/>
        </w:rPr>
        <w:t xml:space="preserve"> </w:t>
      </w:r>
      <w:proofErr w:type="spellStart"/>
      <w:r w:rsidRPr="00A92F40">
        <w:rPr>
          <w:rFonts w:eastAsia="微软雅黑" w:cs="Times New Roman" w:hint="eastAsia"/>
          <w:color w:val="333333"/>
          <w:sz w:val="18"/>
          <w:szCs w:val="18"/>
          <w:shd w:val="clear" w:color="auto" w:fill="FFFFFF"/>
        </w:rPr>
        <w:t>Gao,Shenghui</w:t>
      </w:r>
      <w:proofErr w:type="spellEnd"/>
      <w:r w:rsidRPr="00A92F40">
        <w:rPr>
          <w:rFonts w:eastAsia="微软雅黑" w:cs="Times New Roman" w:hint="eastAsia"/>
          <w:color w:val="333333"/>
          <w:sz w:val="18"/>
          <w:szCs w:val="18"/>
          <w:shd w:val="clear" w:color="auto" w:fill="FFFFFF"/>
        </w:rPr>
        <w:t xml:space="preserve"> Cui &amp; Chun Liu.(2013).A hybrid procedure for MSW generation forecasting at multiple time scales in Xiamen City, China. Waste </w:t>
      </w:r>
      <w:proofErr w:type="gramStart"/>
      <w:r w:rsidRPr="00A92F40">
        <w:rPr>
          <w:rFonts w:eastAsia="微软雅黑" w:cs="Times New Roman" w:hint="eastAsia"/>
          <w:color w:val="333333"/>
          <w:sz w:val="18"/>
          <w:szCs w:val="18"/>
          <w:shd w:val="clear" w:color="auto" w:fill="FFFFFF"/>
        </w:rPr>
        <w:t>Management(</w:t>
      </w:r>
      <w:proofErr w:type="gramEnd"/>
      <w:r w:rsidRPr="00A92F40">
        <w:rPr>
          <w:rFonts w:eastAsia="微软雅黑" w:cs="Times New Roman" w:hint="eastAsia"/>
          <w:color w:val="333333"/>
          <w:sz w:val="18"/>
          <w:szCs w:val="18"/>
          <w:shd w:val="clear" w:color="auto" w:fill="FFFFFF"/>
        </w:rPr>
        <w:t xml:space="preserve">6). </w:t>
      </w:r>
      <w:proofErr w:type="gramStart"/>
      <w:r w:rsidRPr="00A92F40">
        <w:rPr>
          <w:rFonts w:eastAsia="微软雅黑" w:cs="Times New Roman" w:hint="eastAsia"/>
          <w:color w:val="333333"/>
          <w:sz w:val="18"/>
          <w:szCs w:val="18"/>
          <w:shd w:val="clear" w:color="auto" w:fill="FFFFFF"/>
        </w:rPr>
        <w:t>doi:10.1016/j.wasman</w:t>
      </w:r>
      <w:proofErr w:type="gramEnd"/>
      <w:r w:rsidRPr="00A92F40">
        <w:rPr>
          <w:rFonts w:eastAsia="微软雅黑" w:cs="Times New Roman" w:hint="eastAsia"/>
          <w:color w:val="333333"/>
          <w:sz w:val="18"/>
          <w:szCs w:val="18"/>
          <w:shd w:val="clear" w:color="auto" w:fill="FFFFFF"/>
        </w:rPr>
        <w:t>.2013.02.012.</w:t>
      </w:r>
    </w:p>
    <w:p w14:paraId="6C6BD9CC" w14:textId="53CA16D8" w:rsidR="007250CB" w:rsidRPr="00A92F40" w:rsidRDefault="007250CB" w:rsidP="008624D9">
      <w:pPr>
        <w:widowControl/>
        <w:spacing w:line="240" w:lineRule="auto"/>
        <w:ind w:firstLineChars="0" w:firstLine="0"/>
        <w:rPr>
          <w:rFonts w:eastAsia="微软雅黑" w:cs="Times New Roman"/>
          <w:color w:val="333333"/>
          <w:sz w:val="18"/>
          <w:szCs w:val="18"/>
          <w:shd w:val="clear" w:color="auto" w:fill="FFFFFF"/>
        </w:rPr>
      </w:pPr>
      <w:bookmarkStart w:id="128" w:name="l11"/>
      <w:bookmarkEnd w:id="126"/>
      <w:bookmarkEnd w:id="127"/>
      <w:r w:rsidRPr="00A92F40">
        <w:rPr>
          <w:rFonts w:eastAsia="微软雅黑" w:cs="Times New Roman" w:hint="eastAsia"/>
          <w:color w:val="333333"/>
          <w:sz w:val="18"/>
          <w:szCs w:val="18"/>
          <w:shd w:val="clear" w:color="auto" w:fill="FFFFFF"/>
        </w:rPr>
        <w:t xml:space="preserve">Lili </w:t>
      </w:r>
      <w:proofErr w:type="spellStart"/>
      <w:proofErr w:type="gramStart"/>
      <w:r w:rsidRPr="00A92F40">
        <w:rPr>
          <w:rFonts w:eastAsia="微软雅黑" w:cs="Times New Roman" w:hint="eastAsia"/>
          <w:color w:val="333333"/>
          <w:sz w:val="18"/>
          <w:szCs w:val="18"/>
          <w:shd w:val="clear" w:color="auto" w:fill="FFFFFF"/>
        </w:rPr>
        <w:t>Ding,Zhanlei</w:t>
      </w:r>
      <w:proofErr w:type="spellEnd"/>
      <w:proofErr w:type="gramEnd"/>
      <w:r w:rsidRPr="00A92F40">
        <w:rPr>
          <w:rFonts w:eastAsia="微软雅黑" w:cs="Times New Roman" w:hint="eastAsia"/>
          <w:color w:val="333333"/>
          <w:sz w:val="18"/>
          <w:szCs w:val="18"/>
          <w:shd w:val="clear" w:color="auto" w:fill="FFFFFF"/>
        </w:rPr>
        <w:t xml:space="preserve"> </w:t>
      </w:r>
      <w:proofErr w:type="spellStart"/>
      <w:r w:rsidRPr="00A92F40">
        <w:rPr>
          <w:rFonts w:eastAsia="微软雅黑" w:cs="Times New Roman" w:hint="eastAsia"/>
          <w:color w:val="333333"/>
          <w:sz w:val="18"/>
          <w:szCs w:val="18"/>
          <w:shd w:val="clear" w:color="auto" w:fill="FFFFFF"/>
        </w:rPr>
        <w:t>Lv,Meng</w:t>
      </w:r>
      <w:proofErr w:type="spellEnd"/>
      <w:r w:rsidRPr="00A92F40">
        <w:rPr>
          <w:rFonts w:eastAsia="微软雅黑" w:cs="Times New Roman" w:hint="eastAsia"/>
          <w:color w:val="333333"/>
          <w:sz w:val="18"/>
          <w:szCs w:val="18"/>
          <w:shd w:val="clear" w:color="auto" w:fill="FFFFFF"/>
        </w:rPr>
        <w:t xml:space="preserve"> Han... &amp; Wei Wang.(2019).Forecasting China's wastewater discharge using dynamic factors and mixed-frequency data. Environmental </w:t>
      </w:r>
      <w:proofErr w:type="gramStart"/>
      <w:r w:rsidRPr="00A92F40">
        <w:rPr>
          <w:rFonts w:eastAsia="微软雅黑" w:cs="Times New Roman" w:hint="eastAsia"/>
          <w:color w:val="333333"/>
          <w:sz w:val="18"/>
          <w:szCs w:val="18"/>
          <w:shd w:val="clear" w:color="auto" w:fill="FFFFFF"/>
        </w:rPr>
        <w:t>Pollution(</w:t>
      </w:r>
      <w:proofErr w:type="gramEnd"/>
      <w:r w:rsidRPr="00A92F40">
        <w:rPr>
          <w:rFonts w:eastAsia="微软雅黑" w:cs="Times New Roman" w:hint="eastAsia"/>
          <w:color w:val="333333"/>
          <w:sz w:val="18"/>
          <w:szCs w:val="18"/>
          <w:shd w:val="clear" w:color="auto" w:fill="FFFFFF"/>
        </w:rPr>
        <w:t xml:space="preserve">Pt 1). </w:t>
      </w:r>
      <w:proofErr w:type="gramStart"/>
      <w:r w:rsidRPr="00A92F40">
        <w:rPr>
          <w:rFonts w:eastAsia="微软雅黑" w:cs="Times New Roman" w:hint="eastAsia"/>
          <w:color w:val="333333"/>
          <w:sz w:val="18"/>
          <w:szCs w:val="18"/>
          <w:shd w:val="clear" w:color="auto" w:fill="FFFFFF"/>
        </w:rPr>
        <w:t>doi:10.1016/j.envpol</w:t>
      </w:r>
      <w:proofErr w:type="gramEnd"/>
      <w:r w:rsidRPr="00A92F40">
        <w:rPr>
          <w:rFonts w:eastAsia="微软雅黑" w:cs="Times New Roman" w:hint="eastAsia"/>
          <w:color w:val="333333"/>
          <w:sz w:val="18"/>
          <w:szCs w:val="18"/>
          <w:shd w:val="clear" w:color="auto" w:fill="FFFFFF"/>
        </w:rPr>
        <w:t>.2019.113148.</w:t>
      </w:r>
    </w:p>
    <w:p w14:paraId="0BE6B5EE" w14:textId="448B5164" w:rsidR="00EC4164" w:rsidRPr="00A92F40" w:rsidRDefault="00EC4164" w:rsidP="00EC4164">
      <w:pPr>
        <w:widowControl/>
        <w:spacing w:line="240" w:lineRule="auto"/>
        <w:ind w:firstLineChars="0" w:firstLine="0"/>
        <w:rPr>
          <w:rFonts w:eastAsia="微软雅黑" w:cs="Times New Roman"/>
          <w:color w:val="333333"/>
          <w:sz w:val="18"/>
          <w:szCs w:val="18"/>
          <w:shd w:val="clear" w:color="auto" w:fill="FFFFFF"/>
        </w:rPr>
      </w:pPr>
      <w:bookmarkStart w:id="129" w:name="l4"/>
      <w:bookmarkEnd w:id="112"/>
      <w:bookmarkEnd w:id="125"/>
      <w:bookmarkEnd w:id="128"/>
      <w:proofErr w:type="spellStart"/>
      <w:r w:rsidRPr="00A92F40">
        <w:rPr>
          <w:rFonts w:eastAsia="微软雅黑" w:cs="Times New Roman" w:hint="eastAsia"/>
          <w:color w:val="333333"/>
          <w:sz w:val="18"/>
          <w:szCs w:val="18"/>
          <w:shd w:val="clear" w:color="auto" w:fill="FFFFFF"/>
        </w:rPr>
        <w:t>Lingyun</w:t>
      </w:r>
      <w:proofErr w:type="spellEnd"/>
      <w:r w:rsidRPr="00A92F40">
        <w:rPr>
          <w:rFonts w:eastAsia="微软雅黑" w:cs="Times New Roman" w:hint="eastAsia"/>
          <w:color w:val="333333"/>
          <w:sz w:val="18"/>
          <w:szCs w:val="18"/>
          <w:shd w:val="clear" w:color="auto" w:fill="FFFFFF"/>
        </w:rPr>
        <w:t xml:space="preserve"> </w:t>
      </w:r>
      <w:proofErr w:type="spellStart"/>
      <w:proofErr w:type="gramStart"/>
      <w:r w:rsidRPr="00A92F40">
        <w:rPr>
          <w:rFonts w:eastAsia="微软雅黑" w:cs="Times New Roman" w:hint="eastAsia"/>
          <w:color w:val="333333"/>
          <w:sz w:val="18"/>
          <w:szCs w:val="18"/>
          <w:shd w:val="clear" w:color="auto" w:fill="FFFFFF"/>
        </w:rPr>
        <w:t>Jin,Guangming</w:t>
      </w:r>
      <w:proofErr w:type="spellEnd"/>
      <w:proofErr w:type="gramEnd"/>
      <w:r w:rsidRPr="00A92F40">
        <w:rPr>
          <w:rFonts w:eastAsia="微软雅黑" w:cs="Times New Roman" w:hint="eastAsia"/>
          <w:color w:val="333333"/>
          <w:sz w:val="18"/>
          <w:szCs w:val="18"/>
          <w:shd w:val="clear" w:color="auto" w:fill="FFFFFF"/>
        </w:rPr>
        <w:t xml:space="preserve"> Zhang &amp; </w:t>
      </w:r>
      <w:proofErr w:type="spellStart"/>
      <w:r w:rsidRPr="00A92F40">
        <w:rPr>
          <w:rFonts w:eastAsia="微软雅黑" w:cs="Times New Roman" w:hint="eastAsia"/>
          <w:color w:val="333333"/>
          <w:sz w:val="18"/>
          <w:szCs w:val="18"/>
          <w:shd w:val="clear" w:color="auto" w:fill="FFFFFF"/>
        </w:rPr>
        <w:t>Huifang</w:t>
      </w:r>
      <w:proofErr w:type="spellEnd"/>
      <w:r w:rsidRPr="00A92F40">
        <w:rPr>
          <w:rFonts w:eastAsia="微软雅黑" w:cs="Times New Roman" w:hint="eastAsia"/>
          <w:color w:val="333333"/>
          <w:sz w:val="18"/>
          <w:szCs w:val="18"/>
          <w:shd w:val="clear" w:color="auto" w:fill="FFFFFF"/>
        </w:rPr>
        <w:t xml:space="preserve"> Tian.(2014).Current state of sewage treatment in China. Water Research. </w:t>
      </w:r>
      <w:proofErr w:type="gramStart"/>
      <w:r w:rsidRPr="00A92F40">
        <w:rPr>
          <w:rFonts w:eastAsia="微软雅黑" w:cs="Times New Roman" w:hint="eastAsia"/>
          <w:color w:val="333333"/>
          <w:sz w:val="18"/>
          <w:szCs w:val="18"/>
          <w:shd w:val="clear" w:color="auto" w:fill="FFFFFF"/>
        </w:rPr>
        <w:t>doi:10.1016/j.watres</w:t>
      </w:r>
      <w:proofErr w:type="gramEnd"/>
      <w:r w:rsidRPr="00A92F40">
        <w:rPr>
          <w:rFonts w:eastAsia="微软雅黑" w:cs="Times New Roman" w:hint="eastAsia"/>
          <w:color w:val="333333"/>
          <w:sz w:val="18"/>
          <w:szCs w:val="18"/>
          <w:shd w:val="clear" w:color="auto" w:fill="FFFFFF"/>
        </w:rPr>
        <w:t>.2014.08.014.</w:t>
      </w:r>
    </w:p>
    <w:p w14:paraId="2FBE3408" w14:textId="2CC582F4" w:rsidR="00847F28" w:rsidRPr="00A92F40" w:rsidRDefault="00847F28" w:rsidP="00A92F40">
      <w:pPr>
        <w:widowControl/>
        <w:spacing w:line="240" w:lineRule="auto"/>
        <w:ind w:firstLineChars="0" w:firstLine="0"/>
        <w:rPr>
          <w:rFonts w:eastAsia="微软雅黑" w:cs="Times New Roman"/>
          <w:color w:val="333333"/>
          <w:sz w:val="18"/>
          <w:szCs w:val="18"/>
          <w:shd w:val="clear" w:color="auto" w:fill="FFFFFF"/>
        </w:rPr>
      </w:pPr>
      <w:bookmarkStart w:id="130" w:name="_Ref69842762"/>
      <w:bookmarkStart w:id="131" w:name="_Ref98700554"/>
      <w:bookmarkStart w:id="132" w:name="l13"/>
      <w:proofErr w:type="spellStart"/>
      <w:r w:rsidRPr="00A92F40">
        <w:rPr>
          <w:rFonts w:eastAsia="微软雅黑" w:cs="Times New Roman"/>
          <w:color w:val="333333"/>
          <w:sz w:val="18"/>
          <w:szCs w:val="18"/>
          <w:shd w:val="clear" w:color="auto" w:fill="FFFFFF"/>
        </w:rPr>
        <w:t>LiShan</w:t>
      </w:r>
      <w:proofErr w:type="spellEnd"/>
      <w:r w:rsidRPr="00A92F40">
        <w:rPr>
          <w:rFonts w:eastAsia="微软雅黑" w:cs="Times New Roman"/>
          <w:color w:val="333333"/>
          <w:sz w:val="18"/>
          <w:szCs w:val="18"/>
          <w:shd w:val="clear" w:color="auto" w:fill="FFFFFF"/>
        </w:rPr>
        <w:t xml:space="preserve"> Xiao</w:t>
      </w:r>
      <w:r w:rsidRPr="00A92F40">
        <w:rPr>
          <w:rFonts w:eastAsia="微软雅黑" w:cs="Times New Roman"/>
          <w:color w:val="333333"/>
          <w:sz w:val="18"/>
          <w:szCs w:val="18"/>
          <w:shd w:val="clear" w:color="auto" w:fill="FFFFFF"/>
        </w:rPr>
        <w:t>，</w:t>
      </w:r>
      <w:r w:rsidRPr="00A92F40">
        <w:rPr>
          <w:rFonts w:eastAsia="微软雅黑" w:cs="Times New Roman"/>
          <w:color w:val="333333"/>
          <w:sz w:val="18"/>
          <w:szCs w:val="18"/>
          <w:shd w:val="clear" w:color="auto" w:fill="FFFFFF"/>
        </w:rPr>
        <w:t>Lin Chen</w:t>
      </w:r>
      <w:r w:rsidRPr="00A92F40">
        <w:rPr>
          <w:rFonts w:eastAsia="微软雅黑" w:cs="Times New Roman"/>
          <w:color w:val="333333"/>
          <w:sz w:val="18"/>
          <w:szCs w:val="18"/>
          <w:shd w:val="clear" w:color="auto" w:fill="FFFFFF"/>
        </w:rPr>
        <w:t>，</w:t>
      </w:r>
      <w:r w:rsidRPr="00A92F40">
        <w:rPr>
          <w:rFonts w:eastAsia="微软雅黑" w:cs="Times New Roman"/>
          <w:color w:val="333333"/>
          <w:sz w:val="18"/>
          <w:szCs w:val="18"/>
          <w:shd w:val="clear" w:color="auto" w:fill="FFFFFF"/>
        </w:rPr>
        <w:t>Shinichiro Nakamura</w:t>
      </w:r>
      <w:bookmarkEnd w:id="130"/>
      <w:bookmarkEnd w:id="131"/>
      <w:r w:rsidRPr="00A92F40">
        <w:rPr>
          <w:rFonts w:eastAsia="微软雅黑" w:cs="Times New Roman" w:hint="eastAsia"/>
          <w:color w:val="333333"/>
          <w:sz w:val="18"/>
          <w:szCs w:val="18"/>
          <w:shd w:val="clear" w:color="auto" w:fill="FFFFFF"/>
        </w:rPr>
        <w:t>.(2020</w:t>
      </w:r>
      <w:proofErr w:type="gramStart"/>
      <w:r w:rsidRPr="00A92F40">
        <w:rPr>
          <w:rFonts w:eastAsia="微软雅黑" w:cs="Times New Roman" w:hint="eastAsia"/>
          <w:color w:val="333333"/>
          <w:sz w:val="18"/>
          <w:szCs w:val="18"/>
          <w:shd w:val="clear" w:color="auto" w:fill="FFFFFF"/>
        </w:rPr>
        <w:t>).Tracing</w:t>
      </w:r>
      <w:proofErr w:type="gramEnd"/>
      <w:r w:rsidRPr="00A92F40">
        <w:rPr>
          <w:rFonts w:eastAsia="微软雅黑" w:cs="Times New Roman" w:hint="eastAsia"/>
          <w:color w:val="333333"/>
          <w:sz w:val="18"/>
          <w:szCs w:val="18"/>
          <w:shd w:val="clear" w:color="auto" w:fill="FFFFFF"/>
        </w:rPr>
        <w:t xml:space="preserve"> the consumption origins of</w:t>
      </w:r>
      <w:r w:rsidRPr="00A92F40">
        <w:rPr>
          <w:rFonts w:eastAsia="微软雅黑" w:cs="Times New Roman"/>
          <w:color w:val="333333"/>
          <w:sz w:val="18"/>
          <w:szCs w:val="18"/>
          <w:shd w:val="clear" w:color="auto" w:fill="FFFFFF"/>
        </w:rPr>
        <w:t xml:space="preserve"> </w:t>
      </w:r>
      <w:r w:rsidRPr="00A92F40">
        <w:rPr>
          <w:rFonts w:eastAsia="微软雅黑" w:cs="Times New Roman" w:hint="eastAsia"/>
          <w:color w:val="333333"/>
          <w:sz w:val="18"/>
          <w:szCs w:val="18"/>
          <w:shd w:val="clear" w:color="auto" w:fill="FFFFFF"/>
        </w:rPr>
        <w:t xml:space="preserve">wastewater and sludge for a Chinese city based on waste input-output analysis.. Environmental science &amp; technology. </w:t>
      </w:r>
      <w:proofErr w:type="gramStart"/>
      <w:r w:rsidRPr="00A92F40">
        <w:rPr>
          <w:rFonts w:eastAsia="微软雅黑" w:cs="Times New Roman" w:hint="eastAsia"/>
          <w:color w:val="333333"/>
          <w:sz w:val="18"/>
          <w:szCs w:val="18"/>
          <w:shd w:val="clear" w:color="auto" w:fill="FFFFFF"/>
        </w:rPr>
        <w:t>doi:10.1021/acs.est</w:t>
      </w:r>
      <w:proofErr w:type="gramEnd"/>
      <w:r w:rsidRPr="00A92F40">
        <w:rPr>
          <w:rFonts w:eastAsia="微软雅黑" w:cs="Times New Roman" w:hint="eastAsia"/>
          <w:color w:val="333333"/>
          <w:sz w:val="18"/>
          <w:szCs w:val="18"/>
          <w:shd w:val="clear" w:color="auto" w:fill="FFFFFF"/>
        </w:rPr>
        <w:t>.0c01517.</w:t>
      </w:r>
    </w:p>
    <w:p w14:paraId="4FDFC518" w14:textId="79E9C5F8" w:rsidR="00A57E30" w:rsidRPr="00A92F40" w:rsidRDefault="00A57E30" w:rsidP="00EC4164">
      <w:pPr>
        <w:widowControl/>
        <w:spacing w:line="240" w:lineRule="auto"/>
        <w:ind w:firstLineChars="0" w:firstLine="0"/>
        <w:rPr>
          <w:rFonts w:eastAsia="微软雅黑" w:cs="Times New Roman"/>
          <w:color w:val="333333"/>
          <w:sz w:val="18"/>
          <w:szCs w:val="18"/>
          <w:shd w:val="clear" w:color="auto" w:fill="FFFFFF"/>
        </w:rPr>
      </w:pPr>
      <w:bookmarkStart w:id="133" w:name="l1"/>
      <w:bookmarkEnd w:id="129"/>
      <w:bookmarkEnd w:id="132"/>
      <w:r w:rsidRPr="00A92F40">
        <w:rPr>
          <w:rFonts w:eastAsia="微软雅黑" w:cs="Times New Roman" w:hint="eastAsia"/>
          <w:color w:val="333333"/>
          <w:sz w:val="18"/>
          <w:szCs w:val="18"/>
          <w:shd w:val="clear" w:color="auto" w:fill="FFFFFF"/>
        </w:rPr>
        <w:t xml:space="preserve">Lu </w:t>
      </w:r>
      <w:proofErr w:type="spellStart"/>
      <w:proofErr w:type="gramStart"/>
      <w:r w:rsidRPr="00A92F40">
        <w:rPr>
          <w:rFonts w:eastAsia="微软雅黑" w:cs="Times New Roman" w:hint="eastAsia"/>
          <w:color w:val="333333"/>
          <w:sz w:val="18"/>
          <w:szCs w:val="18"/>
          <w:shd w:val="clear" w:color="auto" w:fill="FFFFFF"/>
        </w:rPr>
        <w:t>Lu,Jeremy</w:t>
      </w:r>
      <w:proofErr w:type="spellEnd"/>
      <w:proofErr w:type="gramEnd"/>
      <w:r w:rsidRPr="00A92F40">
        <w:rPr>
          <w:rFonts w:eastAsia="微软雅黑" w:cs="Times New Roman" w:hint="eastAsia"/>
          <w:color w:val="333333"/>
          <w:sz w:val="18"/>
          <w:szCs w:val="18"/>
          <w:shd w:val="clear" w:color="auto" w:fill="FFFFFF"/>
        </w:rPr>
        <w:t xml:space="preserve"> S. </w:t>
      </w:r>
      <w:proofErr w:type="spellStart"/>
      <w:r w:rsidRPr="00A92F40">
        <w:rPr>
          <w:rFonts w:eastAsia="微软雅黑" w:cs="Times New Roman" w:hint="eastAsia"/>
          <w:color w:val="333333"/>
          <w:sz w:val="18"/>
          <w:szCs w:val="18"/>
          <w:shd w:val="clear" w:color="auto" w:fill="FFFFFF"/>
        </w:rPr>
        <w:t>Guest,Catherine</w:t>
      </w:r>
      <w:proofErr w:type="spellEnd"/>
      <w:r w:rsidRPr="00A92F40">
        <w:rPr>
          <w:rFonts w:eastAsia="微软雅黑" w:cs="Times New Roman" w:hint="eastAsia"/>
          <w:color w:val="333333"/>
          <w:sz w:val="18"/>
          <w:szCs w:val="18"/>
          <w:shd w:val="clear" w:color="auto" w:fill="FFFFFF"/>
        </w:rPr>
        <w:t xml:space="preserve"> A. Peters... &amp; </w:t>
      </w:r>
      <w:proofErr w:type="spellStart"/>
      <w:r w:rsidRPr="00A92F40">
        <w:rPr>
          <w:rFonts w:eastAsia="微软雅黑" w:cs="Times New Roman" w:hint="eastAsia"/>
          <w:color w:val="333333"/>
          <w:sz w:val="18"/>
          <w:szCs w:val="18"/>
          <w:shd w:val="clear" w:color="auto" w:fill="FFFFFF"/>
        </w:rPr>
        <w:t>Zhiyong</w:t>
      </w:r>
      <w:proofErr w:type="spellEnd"/>
      <w:r w:rsidRPr="00A92F40">
        <w:rPr>
          <w:rFonts w:eastAsia="微软雅黑" w:cs="Times New Roman" w:hint="eastAsia"/>
          <w:color w:val="333333"/>
          <w:sz w:val="18"/>
          <w:szCs w:val="18"/>
          <w:shd w:val="clear" w:color="auto" w:fill="FFFFFF"/>
        </w:rPr>
        <w:t xml:space="preserve"> Jason Ren.(2018).Wastewater treatment for carbon capture and utilization. Nature </w:t>
      </w:r>
      <w:proofErr w:type="gramStart"/>
      <w:r w:rsidRPr="00A92F40">
        <w:rPr>
          <w:rFonts w:eastAsia="微软雅黑" w:cs="Times New Roman" w:hint="eastAsia"/>
          <w:color w:val="333333"/>
          <w:sz w:val="18"/>
          <w:szCs w:val="18"/>
          <w:shd w:val="clear" w:color="auto" w:fill="FFFFFF"/>
        </w:rPr>
        <w:t>Sustainability(</w:t>
      </w:r>
      <w:proofErr w:type="gramEnd"/>
      <w:r w:rsidRPr="00A92F40">
        <w:rPr>
          <w:rFonts w:eastAsia="微软雅黑" w:cs="Times New Roman" w:hint="eastAsia"/>
          <w:color w:val="333333"/>
          <w:sz w:val="18"/>
          <w:szCs w:val="18"/>
          <w:shd w:val="clear" w:color="auto" w:fill="FFFFFF"/>
        </w:rPr>
        <w:t>12). doi:10.1038/s41893-018-0187-9.</w:t>
      </w:r>
      <w:bookmarkEnd w:id="133"/>
    </w:p>
    <w:p w14:paraId="185CADF6" w14:textId="614FEC28" w:rsidR="00232336" w:rsidRPr="00A92F40" w:rsidRDefault="00232336" w:rsidP="00EC4164">
      <w:pPr>
        <w:widowControl/>
        <w:spacing w:line="240" w:lineRule="auto"/>
        <w:ind w:firstLineChars="0" w:firstLine="0"/>
        <w:rPr>
          <w:rFonts w:eastAsia="微软雅黑" w:cs="Times New Roman"/>
          <w:color w:val="333333"/>
          <w:sz w:val="18"/>
          <w:szCs w:val="18"/>
          <w:shd w:val="clear" w:color="auto" w:fill="FFFFFF"/>
        </w:rPr>
      </w:pPr>
      <w:bookmarkStart w:id="134" w:name="l30puijenbroek2018global"/>
      <w:r w:rsidRPr="00A92F40">
        <w:rPr>
          <w:rFonts w:eastAsia="微软雅黑" w:cs="Times New Roman" w:hint="eastAsia"/>
          <w:color w:val="333333"/>
          <w:sz w:val="18"/>
          <w:szCs w:val="18"/>
          <w:shd w:val="clear" w:color="auto" w:fill="FFFFFF"/>
        </w:rPr>
        <w:t xml:space="preserve">P.J.T.M. van </w:t>
      </w:r>
      <w:proofErr w:type="spellStart"/>
      <w:proofErr w:type="gramStart"/>
      <w:r w:rsidRPr="00A92F40">
        <w:rPr>
          <w:rFonts w:eastAsia="微软雅黑" w:cs="Times New Roman" w:hint="eastAsia"/>
          <w:color w:val="333333"/>
          <w:sz w:val="18"/>
          <w:szCs w:val="18"/>
          <w:shd w:val="clear" w:color="auto" w:fill="FFFFFF"/>
        </w:rPr>
        <w:t>Puijenbroek,A.H.W</w:t>
      </w:r>
      <w:proofErr w:type="spellEnd"/>
      <w:r w:rsidRPr="00A92F40">
        <w:rPr>
          <w:rFonts w:eastAsia="微软雅黑" w:cs="Times New Roman" w:hint="eastAsia"/>
          <w:color w:val="333333"/>
          <w:sz w:val="18"/>
          <w:szCs w:val="18"/>
          <w:shd w:val="clear" w:color="auto" w:fill="FFFFFF"/>
        </w:rPr>
        <w:t>.</w:t>
      </w:r>
      <w:proofErr w:type="gramEnd"/>
      <w:r w:rsidRPr="00A92F40">
        <w:rPr>
          <w:rFonts w:eastAsia="微软雅黑" w:cs="Times New Roman" w:hint="eastAsia"/>
          <w:color w:val="333333"/>
          <w:sz w:val="18"/>
          <w:szCs w:val="18"/>
          <w:shd w:val="clear" w:color="auto" w:fill="FFFFFF"/>
        </w:rPr>
        <w:t xml:space="preserve"> </w:t>
      </w:r>
      <w:proofErr w:type="spellStart"/>
      <w:r w:rsidRPr="00A92F40">
        <w:rPr>
          <w:rFonts w:eastAsia="微软雅黑" w:cs="Times New Roman" w:hint="eastAsia"/>
          <w:color w:val="333333"/>
          <w:sz w:val="18"/>
          <w:szCs w:val="18"/>
          <w:shd w:val="clear" w:color="auto" w:fill="FFFFFF"/>
        </w:rPr>
        <w:t>Beusen</w:t>
      </w:r>
      <w:proofErr w:type="spellEnd"/>
      <w:r w:rsidRPr="00A92F40">
        <w:rPr>
          <w:rFonts w:eastAsia="微软雅黑" w:cs="Times New Roman" w:hint="eastAsia"/>
          <w:color w:val="333333"/>
          <w:sz w:val="18"/>
          <w:szCs w:val="18"/>
          <w:shd w:val="clear" w:color="auto" w:fill="FFFFFF"/>
        </w:rPr>
        <w:t xml:space="preserve"> &amp; A.F. </w:t>
      </w:r>
      <w:proofErr w:type="spellStart"/>
      <w:r w:rsidRPr="00A92F40">
        <w:rPr>
          <w:rFonts w:eastAsia="微软雅黑" w:cs="Times New Roman" w:hint="eastAsia"/>
          <w:color w:val="333333"/>
          <w:sz w:val="18"/>
          <w:szCs w:val="18"/>
          <w:shd w:val="clear" w:color="auto" w:fill="FFFFFF"/>
        </w:rPr>
        <w:t>Bouwman</w:t>
      </w:r>
      <w:proofErr w:type="spellEnd"/>
      <w:r w:rsidRPr="00A92F40">
        <w:rPr>
          <w:rFonts w:eastAsia="微软雅黑" w:cs="Times New Roman" w:hint="eastAsia"/>
          <w:color w:val="333333"/>
          <w:sz w:val="18"/>
          <w:szCs w:val="18"/>
          <w:shd w:val="clear" w:color="auto" w:fill="FFFFFF"/>
        </w:rPr>
        <w:t xml:space="preserve">.(2019).Global nitrogen and phosphorus in urban waste water based on the Shared Socio-economic pathways. Journal of Environmental Management. </w:t>
      </w:r>
      <w:proofErr w:type="gramStart"/>
      <w:r w:rsidRPr="00A92F40">
        <w:rPr>
          <w:rFonts w:eastAsia="微软雅黑" w:cs="Times New Roman" w:hint="eastAsia"/>
          <w:color w:val="333333"/>
          <w:sz w:val="18"/>
          <w:szCs w:val="18"/>
          <w:shd w:val="clear" w:color="auto" w:fill="FFFFFF"/>
        </w:rPr>
        <w:t>doi:10.1016/j.jenvman</w:t>
      </w:r>
      <w:proofErr w:type="gramEnd"/>
      <w:r w:rsidRPr="00A92F40">
        <w:rPr>
          <w:rFonts w:eastAsia="微软雅黑" w:cs="Times New Roman" w:hint="eastAsia"/>
          <w:color w:val="333333"/>
          <w:sz w:val="18"/>
          <w:szCs w:val="18"/>
          <w:shd w:val="clear" w:color="auto" w:fill="FFFFFF"/>
        </w:rPr>
        <w:t>.2018.10.048.</w:t>
      </w:r>
    </w:p>
    <w:p w14:paraId="2CA3A639" w14:textId="70E8D629" w:rsidR="00A57E30" w:rsidRPr="00A92F40" w:rsidRDefault="00A57E30" w:rsidP="00A57E30">
      <w:pPr>
        <w:widowControl/>
        <w:spacing w:line="240" w:lineRule="auto"/>
        <w:ind w:firstLineChars="0" w:firstLine="0"/>
        <w:rPr>
          <w:rFonts w:eastAsia="微软雅黑" w:cs="Times New Roman"/>
          <w:color w:val="333333"/>
          <w:sz w:val="18"/>
          <w:szCs w:val="18"/>
          <w:shd w:val="clear" w:color="auto" w:fill="FFFFFF"/>
        </w:rPr>
      </w:pPr>
      <w:bookmarkStart w:id="135" w:name="l2"/>
      <w:bookmarkStart w:id="136" w:name="_Ref98704145"/>
      <w:bookmarkEnd w:id="134"/>
      <w:r w:rsidRPr="00A92F40">
        <w:rPr>
          <w:rFonts w:eastAsia="微软雅黑" w:cs="Times New Roman" w:hint="eastAsia"/>
          <w:color w:val="333333"/>
          <w:sz w:val="18"/>
          <w:szCs w:val="18"/>
          <w:shd w:val="clear" w:color="auto" w:fill="FFFFFF"/>
        </w:rPr>
        <w:t xml:space="preserve">McCarty Perry </w:t>
      </w:r>
      <w:proofErr w:type="spellStart"/>
      <w:proofErr w:type="gramStart"/>
      <w:r w:rsidRPr="00A92F40">
        <w:rPr>
          <w:rFonts w:eastAsia="微软雅黑" w:cs="Times New Roman" w:hint="eastAsia"/>
          <w:color w:val="333333"/>
          <w:sz w:val="18"/>
          <w:szCs w:val="18"/>
          <w:shd w:val="clear" w:color="auto" w:fill="FFFFFF"/>
        </w:rPr>
        <w:t>L,Bae</w:t>
      </w:r>
      <w:proofErr w:type="spellEnd"/>
      <w:proofErr w:type="gramEnd"/>
      <w:r w:rsidRPr="00A92F40">
        <w:rPr>
          <w:rFonts w:eastAsia="微软雅黑" w:cs="Times New Roman" w:hint="eastAsia"/>
          <w:color w:val="333333"/>
          <w:sz w:val="18"/>
          <w:szCs w:val="18"/>
          <w:shd w:val="clear" w:color="auto" w:fill="FFFFFF"/>
        </w:rPr>
        <w:t xml:space="preserve"> </w:t>
      </w:r>
      <w:proofErr w:type="spellStart"/>
      <w:r w:rsidRPr="00A92F40">
        <w:rPr>
          <w:rFonts w:eastAsia="微软雅黑" w:cs="Times New Roman" w:hint="eastAsia"/>
          <w:color w:val="333333"/>
          <w:sz w:val="18"/>
          <w:szCs w:val="18"/>
          <w:shd w:val="clear" w:color="auto" w:fill="FFFFFF"/>
        </w:rPr>
        <w:t>Jaeho</w:t>
      </w:r>
      <w:proofErr w:type="spellEnd"/>
      <w:r w:rsidRPr="00A92F40">
        <w:rPr>
          <w:rFonts w:eastAsia="微软雅黑" w:cs="Times New Roman" w:hint="eastAsia"/>
          <w:color w:val="333333"/>
          <w:sz w:val="18"/>
          <w:szCs w:val="18"/>
          <w:shd w:val="clear" w:color="auto" w:fill="FFFFFF"/>
        </w:rPr>
        <w:t xml:space="preserve"> &amp; Kim </w:t>
      </w:r>
      <w:proofErr w:type="spellStart"/>
      <w:r w:rsidRPr="00A92F40">
        <w:rPr>
          <w:rFonts w:eastAsia="微软雅黑" w:cs="Times New Roman" w:hint="eastAsia"/>
          <w:color w:val="333333"/>
          <w:sz w:val="18"/>
          <w:szCs w:val="18"/>
          <w:shd w:val="clear" w:color="auto" w:fill="FFFFFF"/>
        </w:rPr>
        <w:t>Jeonghwan</w:t>
      </w:r>
      <w:proofErr w:type="spellEnd"/>
      <w:r w:rsidRPr="00A92F40">
        <w:rPr>
          <w:rFonts w:eastAsia="微软雅黑" w:cs="Times New Roman" w:hint="eastAsia"/>
          <w:color w:val="333333"/>
          <w:sz w:val="18"/>
          <w:szCs w:val="18"/>
          <w:shd w:val="clear" w:color="auto" w:fill="FFFFFF"/>
        </w:rPr>
        <w:t xml:space="preserve">.(2011).Domestic wastewater treatment as a net energy producer--can this be achieved?. Environmental science &amp; </w:t>
      </w:r>
      <w:proofErr w:type="gramStart"/>
      <w:r w:rsidRPr="00A92F40">
        <w:rPr>
          <w:rFonts w:eastAsia="微软雅黑" w:cs="Times New Roman" w:hint="eastAsia"/>
          <w:color w:val="333333"/>
          <w:sz w:val="18"/>
          <w:szCs w:val="18"/>
          <w:shd w:val="clear" w:color="auto" w:fill="FFFFFF"/>
        </w:rPr>
        <w:t>technology(</w:t>
      </w:r>
      <w:proofErr w:type="gramEnd"/>
      <w:r w:rsidRPr="00A92F40">
        <w:rPr>
          <w:rFonts w:eastAsia="微软雅黑" w:cs="Times New Roman" w:hint="eastAsia"/>
          <w:color w:val="333333"/>
          <w:sz w:val="18"/>
          <w:szCs w:val="18"/>
          <w:shd w:val="clear" w:color="auto" w:fill="FFFFFF"/>
        </w:rPr>
        <w:t>17). doi:10.1021/es2014264.</w:t>
      </w:r>
    </w:p>
    <w:p w14:paraId="2F6CD011" w14:textId="734D1D04" w:rsidR="00764B53" w:rsidRPr="00A92F40" w:rsidRDefault="00764B53" w:rsidP="00A57E30">
      <w:pPr>
        <w:widowControl/>
        <w:spacing w:line="240" w:lineRule="auto"/>
        <w:ind w:firstLineChars="0" w:firstLine="0"/>
        <w:rPr>
          <w:rFonts w:eastAsia="微软雅黑" w:cs="Times New Roman"/>
          <w:color w:val="333333"/>
          <w:sz w:val="18"/>
          <w:szCs w:val="18"/>
          <w:shd w:val="clear" w:color="auto" w:fill="FFFFFF"/>
        </w:rPr>
      </w:pPr>
      <w:bookmarkStart w:id="137" w:name="l22kannangara2017modeling"/>
      <w:proofErr w:type="spellStart"/>
      <w:r w:rsidRPr="00A92F40">
        <w:rPr>
          <w:rFonts w:eastAsia="微软雅黑" w:cs="Times New Roman" w:hint="eastAsia"/>
          <w:color w:val="333333"/>
          <w:sz w:val="18"/>
          <w:szCs w:val="18"/>
          <w:shd w:val="clear" w:color="auto" w:fill="FFFFFF"/>
        </w:rPr>
        <w:t>Miyuru</w:t>
      </w:r>
      <w:proofErr w:type="spellEnd"/>
      <w:r w:rsidRPr="00A92F40">
        <w:rPr>
          <w:rFonts w:eastAsia="微软雅黑" w:cs="Times New Roman" w:hint="eastAsia"/>
          <w:color w:val="333333"/>
          <w:sz w:val="18"/>
          <w:szCs w:val="18"/>
          <w:shd w:val="clear" w:color="auto" w:fill="FFFFFF"/>
        </w:rPr>
        <w:t xml:space="preserve"> </w:t>
      </w:r>
      <w:proofErr w:type="spellStart"/>
      <w:proofErr w:type="gramStart"/>
      <w:r w:rsidRPr="00A92F40">
        <w:rPr>
          <w:rFonts w:eastAsia="微软雅黑" w:cs="Times New Roman" w:hint="eastAsia"/>
          <w:color w:val="333333"/>
          <w:sz w:val="18"/>
          <w:szCs w:val="18"/>
          <w:shd w:val="clear" w:color="auto" w:fill="FFFFFF"/>
        </w:rPr>
        <w:t>Kannangara,Rahul</w:t>
      </w:r>
      <w:proofErr w:type="spellEnd"/>
      <w:proofErr w:type="gramEnd"/>
      <w:r w:rsidRPr="00A92F40">
        <w:rPr>
          <w:rFonts w:eastAsia="微软雅黑" w:cs="Times New Roman" w:hint="eastAsia"/>
          <w:color w:val="333333"/>
          <w:sz w:val="18"/>
          <w:szCs w:val="18"/>
          <w:shd w:val="clear" w:color="auto" w:fill="FFFFFF"/>
        </w:rPr>
        <w:t xml:space="preserve"> </w:t>
      </w:r>
      <w:proofErr w:type="spellStart"/>
      <w:r w:rsidRPr="00A92F40">
        <w:rPr>
          <w:rFonts w:eastAsia="微软雅黑" w:cs="Times New Roman" w:hint="eastAsia"/>
          <w:color w:val="333333"/>
          <w:sz w:val="18"/>
          <w:szCs w:val="18"/>
          <w:shd w:val="clear" w:color="auto" w:fill="FFFFFF"/>
        </w:rPr>
        <w:t>Dua,Leila</w:t>
      </w:r>
      <w:proofErr w:type="spellEnd"/>
      <w:r w:rsidRPr="00A92F40">
        <w:rPr>
          <w:rFonts w:eastAsia="微软雅黑" w:cs="Times New Roman" w:hint="eastAsia"/>
          <w:color w:val="333333"/>
          <w:sz w:val="18"/>
          <w:szCs w:val="18"/>
          <w:shd w:val="clear" w:color="auto" w:fill="FFFFFF"/>
        </w:rPr>
        <w:t xml:space="preserve"> Ahmadi &amp; Farid </w:t>
      </w:r>
      <w:proofErr w:type="spellStart"/>
      <w:r w:rsidRPr="00A92F40">
        <w:rPr>
          <w:rFonts w:eastAsia="微软雅黑" w:cs="Times New Roman" w:hint="eastAsia"/>
          <w:color w:val="333333"/>
          <w:sz w:val="18"/>
          <w:szCs w:val="18"/>
          <w:shd w:val="clear" w:color="auto" w:fill="FFFFFF"/>
        </w:rPr>
        <w:t>Bensebaa</w:t>
      </w:r>
      <w:proofErr w:type="spellEnd"/>
      <w:r w:rsidRPr="00A92F40">
        <w:rPr>
          <w:rFonts w:eastAsia="微软雅黑" w:cs="Times New Roman" w:hint="eastAsia"/>
          <w:color w:val="333333"/>
          <w:sz w:val="18"/>
          <w:szCs w:val="18"/>
          <w:shd w:val="clear" w:color="auto" w:fill="FFFFFF"/>
        </w:rPr>
        <w:t xml:space="preserve">.(2018).Modeling and prediction of regional municipal solid waste generation and diversion in Canada using machine learning approaches. Waste Management. </w:t>
      </w:r>
      <w:proofErr w:type="gramStart"/>
      <w:r w:rsidRPr="00A92F40">
        <w:rPr>
          <w:rFonts w:eastAsia="微软雅黑" w:cs="Times New Roman" w:hint="eastAsia"/>
          <w:color w:val="333333"/>
          <w:sz w:val="18"/>
          <w:szCs w:val="18"/>
          <w:shd w:val="clear" w:color="auto" w:fill="FFFFFF"/>
        </w:rPr>
        <w:t>doi:10.1016/j.wasman</w:t>
      </w:r>
      <w:proofErr w:type="gramEnd"/>
      <w:r w:rsidRPr="00A92F40">
        <w:rPr>
          <w:rFonts w:eastAsia="微软雅黑" w:cs="Times New Roman" w:hint="eastAsia"/>
          <w:color w:val="333333"/>
          <w:sz w:val="18"/>
          <w:szCs w:val="18"/>
          <w:shd w:val="clear" w:color="auto" w:fill="FFFFFF"/>
        </w:rPr>
        <w:t>.2017.11.057.</w:t>
      </w:r>
    </w:p>
    <w:p w14:paraId="64B65A61" w14:textId="45051BD3" w:rsidR="00EC4164" w:rsidRPr="00A92F40" w:rsidRDefault="00EC4164" w:rsidP="00A92F40">
      <w:pPr>
        <w:widowControl/>
        <w:spacing w:line="240" w:lineRule="auto"/>
        <w:ind w:firstLineChars="0" w:firstLine="0"/>
        <w:rPr>
          <w:rFonts w:eastAsia="微软雅黑" w:cs="Times New Roman"/>
          <w:color w:val="333333"/>
          <w:sz w:val="18"/>
          <w:szCs w:val="18"/>
          <w:shd w:val="clear" w:color="auto" w:fill="FFFFFF"/>
        </w:rPr>
      </w:pPr>
      <w:bookmarkStart w:id="138" w:name="_Ref98699921"/>
      <w:bookmarkStart w:id="139" w:name="_Ref69847623"/>
      <w:bookmarkStart w:id="140" w:name="MOHURD2019chinese"/>
      <w:bookmarkStart w:id="141" w:name="l6"/>
      <w:bookmarkEnd w:id="137"/>
      <w:r w:rsidRPr="00A92F40">
        <w:rPr>
          <w:rFonts w:eastAsia="微软雅黑" w:cs="Times New Roman"/>
          <w:color w:val="333333"/>
          <w:sz w:val="18"/>
          <w:szCs w:val="18"/>
          <w:shd w:val="clear" w:color="auto" w:fill="FFFFFF"/>
        </w:rPr>
        <w:t xml:space="preserve">MOHURD, 2019. Chinese Statistical Yearbook of Urban and Rural Construction (In Chinese), </w:t>
      </w:r>
      <w:hyperlink r:id="rId48" w:history="1">
        <w:r w:rsidR="00E77F57" w:rsidRPr="00A92F40">
          <w:rPr>
            <w:rFonts w:eastAsia="微软雅黑"/>
            <w:color w:val="333333"/>
            <w:sz w:val="18"/>
            <w:szCs w:val="18"/>
            <w:shd w:val="clear" w:color="auto" w:fill="FFFFFF"/>
          </w:rPr>
          <w:t>http://www.mohurd.gov.cn/xytj/tjzljsxytjgb/jstjnj</w:t>
        </w:r>
      </w:hyperlink>
      <w:bookmarkEnd w:id="138"/>
      <w:bookmarkEnd w:id="139"/>
      <w:r w:rsidR="00E77F57" w:rsidRPr="00A92F40">
        <w:rPr>
          <w:rFonts w:eastAsia="微软雅黑" w:cs="Times New Roman"/>
          <w:color w:val="333333"/>
          <w:sz w:val="18"/>
          <w:szCs w:val="18"/>
          <w:shd w:val="clear" w:color="auto" w:fill="FFFFFF"/>
        </w:rPr>
        <w:t>.</w:t>
      </w:r>
    </w:p>
    <w:p w14:paraId="70093EB9" w14:textId="607EDD29" w:rsidR="00F77A69" w:rsidRPr="00A92F40" w:rsidRDefault="00F77A69" w:rsidP="00F77A69">
      <w:pPr>
        <w:widowControl/>
        <w:spacing w:line="240" w:lineRule="auto"/>
        <w:ind w:firstLineChars="0" w:firstLine="0"/>
        <w:rPr>
          <w:rFonts w:eastAsia="微软雅黑" w:cs="Times New Roman"/>
          <w:color w:val="333333"/>
          <w:sz w:val="18"/>
          <w:szCs w:val="18"/>
          <w:shd w:val="clear" w:color="auto" w:fill="FFFFFF"/>
        </w:rPr>
      </w:pPr>
      <w:bookmarkStart w:id="142" w:name="l20kollikkathara2010a"/>
      <w:bookmarkEnd w:id="140"/>
      <w:r w:rsidRPr="00A92F40">
        <w:rPr>
          <w:rFonts w:eastAsia="微软雅黑" w:cs="Times New Roman" w:hint="eastAsia"/>
          <w:color w:val="333333"/>
          <w:sz w:val="18"/>
          <w:szCs w:val="18"/>
          <w:shd w:val="clear" w:color="auto" w:fill="FFFFFF"/>
        </w:rPr>
        <w:t xml:space="preserve">Naushad </w:t>
      </w:r>
      <w:proofErr w:type="spellStart"/>
      <w:proofErr w:type="gramStart"/>
      <w:r w:rsidRPr="00A92F40">
        <w:rPr>
          <w:rFonts w:eastAsia="微软雅黑" w:cs="Times New Roman" w:hint="eastAsia"/>
          <w:color w:val="333333"/>
          <w:sz w:val="18"/>
          <w:szCs w:val="18"/>
          <w:shd w:val="clear" w:color="auto" w:fill="FFFFFF"/>
        </w:rPr>
        <w:t>Kollikkathara,Huan</w:t>
      </w:r>
      <w:proofErr w:type="spellEnd"/>
      <w:proofErr w:type="gramEnd"/>
      <w:r w:rsidRPr="00A92F40">
        <w:rPr>
          <w:rFonts w:eastAsia="微软雅黑" w:cs="Times New Roman" w:hint="eastAsia"/>
          <w:color w:val="333333"/>
          <w:sz w:val="18"/>
          <w:szCs w:val="18"/>
          <w:shd w:val="clear" w:color="auto" w:fill="FFFFFF"/>
        </w:rPr>
        <w:t xml:space="preserve"> Feng &amp; </w:t>
      </w:r>
      <w:proofErr w:type="spellStart"/>
      <w:r w:rsidRPr="00A92F40">
        <w:rPr>
          <w:rFonts w:eastAsia="微软雅黑" w:cs="Times New Roman" w:hint="eastAsia"/>
          <w:color w:val="333333"/>
          <w:sz w:val="18"/>
          <w:szCs w:val="18"/>
          <w:shd w:val="clear" w:color="auto" w:fill="FFFFFF"/>
        </w:rPr>
        <w:t>Danlin</w:t>
      </w:r>
      <w:proofErr w:type="spellEnd"/>
      <w:r w:rsidRPr="00A92F40">
        <w:rPr>
          <w:rFonts w:eastAsia="微软雅黑" w:cs="Times New Roman" w:hint="eastAsia"/>
          <w:color w:val="333333"/>
          <w:sz w:val="18"/>
          <w:szCs w:val="18"/>
          <w:shd w:val="clear" w:color="auto" w:fill="FFFFFF"/>
        </w:rPr>
        <w:t xml:space="preserve"> Yu.(2010).A system dynamic modeling approach for evaluating municipal solid waste generation, landfill capacity and related cost management issues. Waste </w:t>
      </w:r>
      <w:proofErr w:type="gramStart"/>
      <w:r w:rsidRPr="00A92F40">
        <w:rPr>
          <w:rFonts w:eastAsia="微软雅黑" w:cs="Times New Roman" w:hint="eastAsia"/>
          <w:color w:val="333333"/>
          <w:sz w:val="18"/>
          <w:szCs w:val="18"/>
          <w:shd w:val="clear" w:color="auto" w:fill="FFFFFF"/>
        </w:rPr>
        <w:t>Management(</w:t>
      </w:r>
      <w:proofErr w:type="gramEnd"/>
      <w:r w:rsidRPr="00A92F40">
        <w:rPr>
          <w:rFonts w:eastAsia="微软雅黑" w:cs="Times New Roman" w:hint="eastAsia"/>
          <w:color w:val="333333"/>
          <w:sz w:val="18"/>
          <w:szCs w:val="18"/>
          <w:shd w:val="clear" w:color="auto" w:fill="FFFFFF"/>
        </w:rPr>
        <w:t xml:space="preserve">11). </w:t>
      </w:r>
      <w:proofErr w:type="gramStart"/>
      <w:r w:rsidRPr="00A92F40">
        <w:rPr>
          <w:rFonts w:eastAsia="微软雅黑" w:cs="Times New Roman" w:hint="eastAsia"/>
          <w:color w:val="333333"/>
          <w:sz w:val="18"/>
          <w:szCs w:val="18"/>
          <w:shd w:val="clear" w:color="auto" w:fill="FFFFFF"/>
        </w:rPr>
        <w:t>doi:10.1016/j.wasman</w:t>
      </w:r>
      <w:proofErr w:type="gramEnd"/>
      <w:r w:rsidRPr="00A92F40">
        <w:rPr>
          <w:rFonts w:eastAsia="微软雅黑" w:cs="Times New Roman" w:hint="eastAsia"/>
          <w:color w:val="333333"/>
          <w:sz w:val="18"/>
          <w:szCs w:val="18"/>
          <w:shd w:val="clear" w:color="auto" w:fill="FFFFFF"/>
        </w:rPr>
        <w:t>.2010.05.012.</w:t>
      </w:r>
    </w:p>
    <w:p w14:paraId="75475B68" w14:textId="3C17A7FF" w:rsidR="00E3691D" w:rsidRPr="00A92F40" w:rsidRDefault="00E3691D" w:rsidP="00E3691D">
      <w:pPr>
        <w:widowControl/>
        <w:spacing w:line="240" w:lineRule="auto"/>
        <w:ind w:firstLineChars="0" w:firstLine="0"/>
        <w:rPr>
          <w:rFonts w:eastAsia="微软雅黑" w:cs="Times New Roman"/>
          <w:color w:val="333333"/>
          <w:sz w:val="18"/>
          <w:szCs w:val="18"/>
          <w:shd w:val="clear" w:color="auto" w:fill="FFFFFF"/>
        </w:rPr>
      </w:pPr>
      <w:bookmarkStart w:id="143" w:name="l16chang"/>
      <w:bookmarkEnd w:id="142"/>
      <w:r w:rsidRPr="00A92F40">
        <w:rPr>
          <w:rFonts w:eastAsia="微软雅黑" w:cs="Times New Roman" w:hint="eastAsia"/>
          <w:color w:val="333333"/>
          <w:sz w:val="18"/>
          <w:szCs w:val="18"/>
          <w:shd w:val="clear" w:color="auto" w:fill="FFFFFF"/>
        </w:rPr>
        <w:t xml:space="preserve">Ni-Bin </w:t>
      </w:r>
      <w:proofErr w:type="spellStart"/>
      <w:proofErr w:type="gramStart"/>
      <w:r w:rsidRPr="00A92F40">
        <w:rPr>
          <w:rFonts w:eastAsia="微软雅黑" w:cs="Times New Roman" w:hint="eastAsia"/>
          <w:color w:val="333333"/>
          <w:sz w:val="18"/>
          <w:szCs w:val="18"/>
          <w:shd w:val="clear" w:color="auto" w:fill="FFFFFF"/>
        </w:rPr>
        <w:t>Chang,Ana</w:t>
      </w:r>
      <w:proofErr w:type="spellEnd"/>
      <w:proofErr w:type="gramEnd"/>
      <w:r w:rsidRPr="00A92F40">
        <w:rPr>
          <w:rFonts w:eastAsia="微软雅黑" w:cs="Times New Roman" w:hint="eastAsia"/>
          <w:color w:val="333333"/>
          <w:sz w:val="18"/>
          <w:szCs w:val="18"/>
          <w:shd w:val="clear" w:color="auto" w:fill="FFFFFF"/>
        </w:rPr>
        <w:t xml:space="preserve"> Pires &amp; </w:t>
      </w:r>
      <w:proofErr w:type="spellStart"/>
      <w:r w:rsidRPr="00A92F40">
        <w:rPr>
          <w:rFonts w:eastAsia="微软雅黑" w:cs="Times New Roman" w:hint="eastAsia"/>
          <w:color w:val="333333"/>
          <w:sz w:val="18"/>
          <w:szCs w:val="18"/>
          <w:shd w:val="clear" w:color="auto" w:fill="FFFFFF"/>
        </w:rPr>
        <w:t>Graça</w:t>
      </w:r>
      <w:proofErr w:type="spellEnd"/>
      <w:r w:rsidRPr="00A92F40">
        <w:rPr>
          <w:rFonts w:eastAsia="微软雅黑" w:cs="Times New Roman" w:hint="eastAsia"/>
          <w:color w:val="333333"/>
          <w:sz w:val="18"/>
          <w:szCs w:val="18"/>
          <w:shd w:val="clear" w:color="auto" w:fill="FFFFFF"/>
        </w:rPr>
        <w:t xml:space="preserve"> </w:t>
      </w:r>
      <w:proofErr w:type="spellStart"/>
      <w:r w:rsidRPr="00A92F40">
        <w:rPr>
          <w:rFonts w:eastAsia="微软雅黑" w:cs="Times New Roman" w:hint="eastAsia"/>
          <w:color w:val="333333"/>
          <w:sz w:val="18"/>
          <w:szCs w:val="18"/>
          <w:shd w:val="clear" w:color="auto" w:fill="FFFFFF"/>
        </w:rPr>
        <w:t>Martinho</w:t>
      </w:r>
      <w:proofErr w:type="spellEnd"/>
      <w:r w:rsidRPr="00A92F40">
        <w:rPr>
          <w:rFonts w:eastAsia="微软雅黑" w:cs="Times New Roman" w:hint="eastAsia"/>
          <w:color w:val="333333"/>
          <w:sz w:val="18"/>
          <w:szCs w:val="18"/>
          <w:shd w:val="clear" w:color="auto" w:fill="FFFFFF"/>
        </w:rPr>
        <w:t xml:space="preserve">.(2011).Empowering Systems Analysis for Solid Waste Management: Challenges, Trends, and Perspectives. Critical Reviews in Environmental Science and </w:t>
      </w:r>
      <w:proofErr w:type="gramStart"/>
      <w:r w:rsidRPr="00A92F40">
        <w:rPr>
          <w:rFonts w:eastAsia="微软雅黑" w:cs="Times New Roman" w:hint="eastAsia"/>
          <w:color w:val="333333"/>
          <w:sz w:val="18"/>
          <w:szCs w:val="18"/>
          <w:shd w:val="clear" w:color="auto" w:fill="FFFFFF"/>
        </w:rPr>
        <w:t>Technology(</w:t>
      </w:r>
      <w:proofErr w:type="gramEnd"/>
      <w:r w:rsidRPr="00A92F40">
        <w:rPr>
          <w:rFonts w:eastAsia="微软雅黑" w:cs="Times New Roman" w:hint="eastAsia"/>
          <w:color w:val="333333"/>
          <w:sz w:val="18"/>
          <w:szCs w:val="18"/>
          <w:shd w:val="clear" w:color="auto" w:fill="FFFFFF"/>
        </w:rPr>
        <w:t>16). doi:10.1080/10643381003608326.</w:t>
      </w:r>
    </w:p>
    <w:p w14:paraId="7294A585" w14:textId="6FBA368E" w:rsidR="00EF30EF" w:rsidRPr="00A92F40" w:rsidRDefault="00EF30EF" w:rsidP="00E3691D">
      <w:pPr>
        <w:widowControl/>
        <w:spacing w:line="240" w:lineRule="auto"/>
        <w:ind w:firstLineChars="0" w:firstLine="0"/>
        <w:rPr>
          <w:rFonts w:eastAsia="微软雅黑" w:cs="Times New Roman" w:hint="eastAsia"/>
          <w:color w:val="333333"/>
          <w:sz w:val="18"/>
          <w:szCs w:val="18"/>
          <w:shd w:val="clear" w:color="auto" w:fill="FFFFFF"/>
        </w:rPr>
      </w:pPr>
      <w:bookmarkStart w:id="144" w:name="l35o‘neill2015the"/>
      <w:r w:rsidRPr="00A92F40">
        <w:rPr>
          <w:rFonts w:eastAsia="微软雅黑" w:cs="Times New Roman" w:hint="eastAsia"/>
          <w:color w:val="333333"/>
          <w:sz w:val="18"/>
          <w:szCs w:val="18"/>
          <w:shd w:val="clear" w:color="auto" w:fill="FFFFFF"/>
        </w:rPr>
        <w:t>O</w:t>
      </w:r>
      <w:r w:rsidRPr="00A92F40">
        <w:rPr>
          <w:rFonts w:eastAsia="微软雅黑" w:cs="Times New Roman" w:hint="eastAsia"/>
          <w:color w:val="333333"/>
          <w:sz w:val="18"/>
          <w:szCs w:val="18"/>
          <w:shd w:val="clear" w:color="auto" w:fill="FFFFFF"/>
        </w:rPr>
        <w:t>’</w:t>
      </w:r>
      <w:r w:rsidRPr="00A92F40">
        <w:rPr>
          <w:rFonts w:eastAsia="微软雅黑" w:cs="Times New Roman" w:hint="eastAsia"/>
          <w:color w:val="333333"/>
          <w:sz w:val="18"/>
          <w:szCs w:val="18"/>
          <w:shd w:val="clear" w:color="auto" w:fill="FFFFFF"/>
        </w:rPr>
        <w:t>Neill Brian C.,</w:t>
      </w:r>
      <w:proofErr w:type="spellStart"/>
      <w:r w:rsidRPr="00A92F40">
        <w:rPr>
          <w:rFonts w:eastAsia="微软雅黑" w:cs="Times New Roman" w:hint="eastAsia"/>
          <w:color w:val="333333"/>
          <w:sz w:val="18"/>
          <w:szCs w:val="18"/>
          <w:shd w:val="clear" w:color="auto" w:fill="FFFFFF"/>
        </w:rPr>
        <w:t>Kriegler</w:t>
      </w:r>
      <w:proofErr w:type="spellEnd"/>
      <w:r w:rsidRPr="00A92F40">
        <w:rPr>
          <w:rFonts w:eastAsia="微软雅黑" w:cs="Times New Roman" w:hint="eastAsia"/>
          <w:color w:val="333333"/>
          <w:sz w:val="18"/>
          <w:szCs w:val="18"/>
          <w:shd w:val="clear" w:color="auto" w:fill="FFFFFF"/>
        </w:rPr>
        <w:t xml:space="preserve"> </w:t>
      </w:r>
      <w:proofErr w:type="spellStart"/>
      <w:proofErr w:type="gramStart"/>
      <w:r w:rsidRPr="00A92F40">
        <w:rPr>
          <w:rFonts w:eastAsia="微软雅黑" w:cs="Times New Roman" w:hint="eastAsia"/>
          <w:color w:val="333333"/>
          <w:sz w:val="18"/>
          <w:szCs w:val="18"/>
          <w:shd w:val="clear" w:color="auto" w:fill="FFFFFF"/>
        </w:rPr>
        <w:t>Elmar,Ebi</w:t>
      </w:r>
      <w:proofErr w:type="spellEnd"/>
      <w:proofErr w:type="gramEnd"/>
      <w:r w:rsidRPr="00A92F40">
        <w:rPr>
          <w:rFonts w:eastAsia="微软雅黑" w:cs="Times New Roman" w:hint="eastAsia"/>
          <w:color w:val="333333"/>
          <w:sz w:val="18"/>
          <w:szCs w:val="18"/>
          <w:shd w:val="clear" w:color="auto" w:fill="FFFFFF"/>
        </w:rPr>
        <w:t xml:space="preserve"> Kristie </w:t>
      </w:r>
      <w:proofErr w:type="spellStart"/>
      <w:r w:rsidRPr="00A92F40">
        <w:rPr>
          <w:rFonts w:eastAsia="微软雅黑" w:cs="Times New Roman" w:hint="eastAsia"/>
          <w:color w:val="333333"/>
          <w:sz w:val="18"/>
          <w:szCs w:val="18"/>
          <w:shd w:val="clear" w:color="auto" w:fill="FFFFFF"/>
        </w:rPr>
        <w:t>L.,Kemp</w:t>
      </w:r>
      <w:proofErr w:type="spellEnd"/>
      <w:r w:rsidRPr="00A92F40">
        <w:rPr>
          <w:rFonts w:eastAsia="微软雅黑" w:cs="Times New Roman" w:hint="eastAsia"/>
          <w:color w:val="333333"/>
          <w:sz w:val="18"/>
          <w:szCs w:val="18"/>
          <w:shd w:val="clear" w:color="auto" w:fill="FFFFFF"/>
        </w:rPr>
        <w:t xml:space="preserve"> Benedict </w:t>
      </w:r>
      <w:proofErr w:type="spellStart"/>
      <w:r w:rsidRPr="00A92F40">
        <w:rPr>
          <w:rFonts w:eastAsia="微软雅黑" w:cs="Times New Roman" w:hint="eastAsia"/>
          <w:color w:val="333333"/>
          <w:sz w:val="18"/>
          <w:szCs w:val="18"/>
          <w:shd w:val="clear" w:color="auto" w:fill="FFFFFF"/>
        </w:rPr>
        <w:t>Eric,Riahi</w:t>
      </w:r>
      <w:proofErr w:type="spellEnd"/>
      <w:r w:rsidRPr="00A92F40">
        <w:rPr>
          <w:rFonts w:eastAsia="微软雅黑" w:cs="Times New Roman" w:hint="eastAsia"/>
          <w:color w:val="333333"/>
          <w:sz w:val="18"/>
          <w:szCs w:val="18"/>
          <w:shd w:val="clear" w:color="auto" w:fill="FFFFFF"/>
        </w:rPr>
        <w:t xml:space="preserve"> </w:t>
      </w:r>
      <w:proofErr w:type="spellStart"/>
      <w:r w:rsidRPr="00A92F40">
        <w:rPr>
          <w:rFonts w:eastAsia="微软雅黑" w:cs="Times New Roman" w:hint="eastAsia"/>
          <w:color w:val="333333"/>
          <w:sz w:val="18"/>
          <w:szCs w:val="18"/>
          <w:shd w:val="clear" w:color="auto" w:fill="FFFFFF"/>
        </w:rPr>
        <w:t>Keywan,Rothman</w:t>
      </w:r>
      <w:proofErr w:type="spellEnd"/>
      <w:r w:rsidRPr="00A92F40">
        <w:rPr>
          <w:rFonts w:eastAsia="微软雅黑" w:cs="Times New Roman" w:hint="eastAsia"/>
          <w:color w:val="333333"/>
          <w:sz w:val="18"/>
          <w:szCs w:val="18"/>
          <w:shd w:val="clear" w:color="auto" w:fill="FFFFFF"/>
        </w:rPr>
        <w:t xml:space="preserve"> Dale S.... &amp; </w:t>
      </w:r>
      <w:proofErr w:type="spellStart"/>
      <w:r w:rsidRPr="00A92F40">
        <w:rPr>
          <w:rFonts w:eastAsia="微软雅黑" w:cs="Times New Roman" w:hint="eastAsia"/>
          <w:color w:val="333333"/>
          <w:sz w:val="18"/>
          <w:szCs w:val="18"/>
          <w:shd w:val="clear" w:color="auto" w:fill="FFFFFF"/>
        </w:rPr>
        <w:t>Solecki</w:t>
      </w:r>
      <w:proofErr w:type="spellEnd"/>
      <w:r w:rsidRPr="00A92F40">
        <w:rPr>
          <w:rFonts w:eastAsia="微软雅黑" w:cs="Times New Roman" w:hint="eastAsia"/>
          <w:color w:val="333333"/>
          <w:sz w:val="18"/>
          <w:szCs w:val="18"/>
          <w:shd w:val="clear" w:color="auto" w:fill="FFFFFF"/>
        </w:rPr>
        <w:t xml:space="preserve"> William.(2014).The roads ahead: Narratives for shared socioeconomic pathways describing world futures in the 21st century. Global Environmental Change. </w:t>
      </w:r>
      <w:proofErr w:type="gramStart"/>
      <w:r w:rsidRPr="00A92F40">
        <w:rPr>
          <w:rFonts w:eastAsia="微软雅黑" w:cs="Times New Roman" w:hint="eastAsia"/>
          <w:color w:val="333333"/>
          <w:sz w:val="18"/>
          <w:szCs w:val="18"/>
          <w:shd w:val="clear" w:color="auto" w:fill="FFFFFF"/>
        </w:rPr>
        <w:t>doi:10.1016/j.gloenvcha</w:t>
      </w:r>
      <w:proofErr w:type="gramEnd"/>
      <w:r w:rsidRPr="00A92F40">
        <w:rPr>
          <w:rFonts w:eastAsia="微软雅黑" w:cs="Times New Roman" w:hint="eastAsia"/>
          <w:color w:val="333333"/>
          <w:sz w:val="18"/>
          <w:szCs w:val="18"/>
          <w:shd w:val="clear" w:color="auto" w:fill="FFFFFF"/>
        </w:rPr>
        <w:t>.2015.01.004.</w:t>
      </w:r>
      <w:bookmarkEnd w:id="144"/>
    </w:p>
    <w:p w14:paraId="235BDC18" w14:textId="2A0D4436" w:rsidR="00CB2C6B" w:rsidRPr="00A92F40" w:rsidRDefault="00CB2C6B" w:rsidP="00E3691D">
      <w:pPr>
        <w:widowControl/>
        <w:spacing w:line="240" w:lineRule="auto"/>
        <w:ind w:firstLineChars="0" w:firstLine="0"/>
        <w:rPr>
          <w:rFonts w:eastAsia="微软雅黑" w:cs="Times New Roman"/>
          <w:color w:val="333333"/>
          <w:sz w:val="18"/>
          <w:szCs w:val="18"/>
          <w:shd w:val="clear" w:color="auto" w:fill="FFFFFF"/>
        </w:rPr>
      </w:pPr>
      <w:bookmarkStart w:id="145" w:name="l26wu2016geographical"/>
      <w:r w:rsidRPr="00A92F40">
        <w:rPr>
          <w:rFonts w:eastAsia="微软雅黑" w:cs="Times New Roman" w:hint="eastAsia"/>
          <w:color w:val="333333"/>
          <w:sz w:val="18"/>
          <w:szCs w:val="18"/>
          <w:shd w:val="clear" w:color="auto" w:fill="FFFFFF"/>
        </w:rPr>
        <w:lastRenderedPageBreak/>
        <w:t xml:space="preserve">Rina </w:t>
      </w:r>
      <w:proofErr w:type="spellStart"/>
      <w:proofErr w:type="gramStart"/>
      <w:r w:rsidRPr="00A92F40">
        <w:rPr>
          <w:rFonts w:eastAsia="微软雅黑" w:cs="Times New Roman" w:hint="eastAsia"/>
          <w:color w:val="333333"/>
          <w:sz w:val="18"/>
          <w:szCs w:val="18"/>
          <w:shd w:val="clear" w:color="auto" w:fill="FFFFFF"/>
        </w:rPr>
        <w:t>Wu,Jiquan</w:t>
      </w:r>
      <w:proofErr w:type="spellEnd"/>
      <w:proofErr w:type="gramEnd"/>
      <w:r w:rsidRPr="00A92F40">
        <w:rPr>
          <w:rFonts w:eastAsia="微软雅黑" w:cs="Times New Roman" w:hint="eastAsia"/>
          <w:color w:val="333333"/>
          <w:sz w:val="18"/>
          <w:szCs w:val="18"/>
          <w:shd w:val="clear" w:color="auto" w:fill="FFFFFF"/>
        </w:rPr>
        <w:t xml:space="preserve"> </w:t>
      </w:r>
      <w:proofErr w:type="spellStart"/>
      <w:r w:rsidRPr="00A92F40">
        <w:rPr>
          <w:rFonts w:eastAsia="微软雅黑" w:cs="Times New Roman" w:hint="eastAsia"/>
          <w:color w:val="333333"/>
          <w:sz w:val="18"/>
          <w:szCs w:val="18"/>
          <w:shd w:val="clear" w:color="auto" w:fill="FFFFFF"/>
        </w:rPr>
        <w:t>Zhang,Yuhai</w:t>
      </w:r>
      <w:proofErr w:type="spellEnd"/>
      <w:r w:rsidRPr="00A92F40">
        <w:rPr>
          <w:rFonts w:eastAsia="微软雅黑" w:cs="Times New Roman" w:hint="eastAsia"/>
          <w:color w:val="333333"/>
          <w:sz w:val="18"/>
          <w:szCs w:val="18"/>
          <w:shd w:val="clear" w:color="auto" w:fill="FFFFFF"/>
        </w:rPr>
        <w:t xml:space="preserve"> Bao &amp; Feng Zhang.(2016).Geographical Detector Model for Influencing Factors of Industrial Sector Carbon Dioxide Emissions in Inner Mongolia, China. </w:t>
      </w:r>
      <w:proofErr w:type="gramStart"/>
      <w:r w:rsidRPr="00A92F40">
        <w:rPr>
          <w:rFonts w:eastAsia="微软雅黑" w:cs="Times New Roman" w:hint="eastAsia"/>
          <w:color w:val="333333"/>
          <w:sz w:val="18"/>
          <w:szCs w:val="18"/>
          <w:shd w:val="clear" w:color="auto" w:fill="FFFFFF"/>
        </w:rPr>
        <w:t>Sustainability(</w:t>
      </w:r>
      <w:proofErr w:type="gramEnd"/>
      <w:r w:rsidRPr="00A92F40">
        <w:rPr>
          <w:rFonts w:eastAsia="微软雅黑" w:cs="Times New Roman" w:hint="eastAsia"/>
          <w:color w:val="333333"/>
          <w:sz w:val="18"/>
          <w:szCs w:val="18"/>
          <w:shd w:val="clear" w:color="auto" w:fill="FFFFFF"/>
        </w:rPr>
        <w:t>2). doi:10.3390/su8020149.</w:t>
      </w:r>
    </w:p>
    <w:p w14:paraId="4249FB7A" w14:textId="77777777" w:rsidR="004D7ED4" w:rsidRPr="00A92F40" w:rsidRDefault="004D7ED4" w:rsidP="00A92F40">
      <w:pPr>
        <w:widowControl/>
        <w:spacing w:line="240" w:lineRule="auto"/>
        <w:ind w:firstLineChars="0" w:firstLine="0"/>
        <w:rPr>
          <w:rFonts w:eastAsia="微软雅黑" w:cs="Times New Roman"/>
          <w:color w:val="333333"/>
          <w:sz w:val="18"/>
          <w:szCs w:val="18"/>
          <w:shd w:val="clear" w:color="auto" w:fill="FFFFFF"/>
        </w:rPr>
      </w:pPr>
      <w:bookmarkStart w:id="146" w:name="science2016researchers"/>
      <w:r w:rsidRPr="00A92F40">
        <w:rPr>
          <w:rFonts w:eastAsia="微软雅黑" w:cs="Times New Roman" w:hint="eastAsia"/>
          <w:color w:val="333333"/>
          <w:sz w:val="18"/>
          <w:szCs w:val="18"/>
          <w:shd w:val="clear" w:color="auto" w:fill="FFFFFF"/>
        </w:rPr>
        <w:t>Science</w:t>
      </w:r>
      <w:r w:rsidRPr="00A92F40">
        <w:rPr>
          <w:rFonts w:eastAsia="微软雅黑" w:cs="Times New Roman"/>
          <w:color w:val="333333"/>
          <w:sz w:val="18"/>
          <w:szCs w:val="18"/>
          <w:shd w:val="clear" w:color="auto" w:fill="FFFFFF"/>
        </w:rPr>
        <w:t>. (</w:t>
      </w:r>
      <w:r w:rsidRPr="00A92F40">
        <w:rPr>
          <w:rFonts w:eastAsia="微软雅黑" w:cs="Times New Roman" w:hint="eastAsia"/>
          <w:color w:val="333333"/>
          <w:sz w:val="18"/>
          <w:szCs w:val="18"/>
          <w:shd w:val="clear" w:color="auto" w:fill="FFFFFF"/>
        </w:rPr>
        <w:t xml:space="preserve">2016). Researchers from University of Aegean Discuss Findings in Applied Geoscience (Urban land cover thematic disaggregation, employing datasets from multiple sources and </w:t>
      </w:r>
      <w:proofErr w:type="spellStart"/>
      <w:r w:rsidRPr="00A92F40">
        <w:rPr>
          <w:rFonts w:eastAsia="微软雅黑" w:cs="Times New Roman" w:hint="eastAsia"/>
          <w:color w:val="333333"/>
          <w:sz w:val="18"/>
          <w:szCs w:val="18"/>
          <w:shd w:val="clear" w:color="auto" w:fill="FFFFFF"/>
        </w:rPr>
        <w:t>RandomForests</w:t>
      </w:r>
      <w:proofErr w:type="spellEnd"/>
      <w:r w:rsidRPr="00A92F40">
        <w:rPr>
          <w:rFonts w:eastAsia="微软雅黑" w:cs="Times New Roman" w:hint="eastAsia"/>
          <w:color w:val="333333"/>
          <w:sz w:val="18"/>
          <w:szCs w:val="18"/>
          <w:shd w:val="clear" w:color="auto" w:fill="FFFFFF"/>
        </w:rPr>
        <w:t xml:space="preserve"> modeling). Science Letter.</w:t>
      </w:r>
    </w:p>
    <w:p w14:paraId="59FE9F76" w14:textId="0B4C5615" w:rsidR="004D7ED4" w:rsidRPr="00A92F40" w:rsidRDefault="0095187D" w:rsidP="00E3691D">
      <w:pPr>
        <w:widowControl/>
        <w:spacing w:line="240" w:lineRule="auto"/>
        <w:ind w:firstLineChars="0" w:firstLine="0"/>
        <w:rPr>
          <w:rFonts w:eastAsia="微软雅黑" w:cs="Times New Roman" w:hint="eastAsia"/>
          <w:color w:val="333333"/>
          <w:sz w:val="18"/>
          <w:szCs w:val="18"/>
          <w:shd w:val="clear" w:color="auto" w:fill="FFFFFF"/>
        </w:rPr>
      </w:pPr>
      <w:bookmarkStart w:id="147" w:name="_Ref98705486"/>
      <w:bookmarkStart w:id="148" w:name="yearbook"/>
      <w:bookmarkEnd w:id="146"/>
      <w:r w:rsidRPr="00A92F40">
        <w:rPr>
          <w:rFonts w:eastAsia="微软雅黑" w:cs="Times New Roman"/>
          <w:color w:val="333333"/>
          <w:sz w:val="18"/>
          <w:szCs w:val="18"/>
          <w:shd w:val="clear" w:color="auto" w:fill="FFFFFF"/>
        </w:rPr>
        <w:t xml:space="preserve">Second National Communication on Climate Change of the People’s Republic of China; Climate Change Division of National Development and Reform Commission of the People’s Republic of China, China Economic Press: Beijing, China, </w:t>
      </w:r>
      <w:proofErr w:type="gramStart"/>
      <w:r w:rsidRPr="00A92F40">
        <w:rPr>
          <w:rFonts w:eastAsia="微软雅黑" w:cs="Times New Roman"/>
          <w:color w:val="333333"/>
          <w:sz w:val="18"/>
          <w:szCs w:val="18"/>
          <w:shd w:val="clear" w:color="auto" w:fill="FFFFFF"/>
        </w:rPr>
        <w:t>2013.(</w:t>
      </w:r>
      <w:proofErr w:type="gramEnd"/>
      <w:r w:rsidRPr="00A92F40">
        <w:rPr>
          <w:rFonts w:eastAsia="微软雅黑" w:cs="Times New Roman"/>
          <w:color w:val="333333"/>
          <w:sz w:val="18"/>
          <w:szCs w:val="18"/>
          <w:shd w:val="clear" w:color="auto" w:fill="FFFFFF"/>
        </w:rPr>
        <w:t>in Chinese)</w:t>
      </w:r>
      <w:bookmarkEnd w:id="147"/>
      <w:r w:rsidRPr="00A92F40">
        <w:rPr>
          <w:rFonts w:eastAsia="微软雅黑" w:cs="Times New Roman"/>
          <w:color w:val="333333"/>
          <w:sz w:val="18"/>
          <w:szCs w:val="18"/>
          <w:shd w:val="clear" w:color="auto" w:fill="FFFFFF"/>
        </w:rPr>
        <w:t xml:space="preserve"> </w:t>
      </w:r>
      <w:bookmarkEnd w:id="148"/>
    </w:p>
    <w:p w14:paraId="2E21F539" w14:textId="3FFB56B5" w:rsidR="00E77F57" w:rsidRPr="00A92F40" w:rsidRDefault="00E77F57" w:rsidP="00E77F57">
      <w:pPr>
        <w:widowControl/>
        <w:spacing w:line="240" w:lineRule="auto"/>
        <w:ind w:firstLineChars="0" w:firstLine="0"/>
        <w:rPr>
          <w:rFonts w:eastAsia="微软雅黑" w:cs="Times New Roman"/>
          <w:color w:val="333333"/>
          <w:sz w:val="18"/>
          <w:szCs w:val="18"/>
          <w:shd w:val="clear" w:color="auto" w:fill="FFFFFF"/>
        </w:rPr>
      </w:pPr>
      <w:bookmarkStart w:id="149" w:name="l12"/>
      <w:bookmarkEnd w:id="143"/>
      <w:bookmarkEnd w:id="145"/>
      <w:proofErr w:type="spellStart"/>
      <w:r w:rsidRPr="00A92F40">
        <w:rPr>
          <w:rFonts w:eastAsia="微软雅黑" w:cs="Times New Roman" w:hint="eastAsia"/>
          <w:color w:val="333333"/>
          <w:sz w:val="18"/>
          <w:szCs w:val="18"/>
          <w:shd w:val="clear" w:color="auto" w:fill="FFFFFF"/>
        </w:rPr>
        <w:t>Tiziano</w:t>
      </w:r>
      <w:proofErr w:type="spellEnd"/>
      <w:r w:rsidRPr="00A92F40">
        <w:rPr>
          <w:rFonts w:eastAsia="微软雅黑" w:cs="Times New Roman" w:hint="eastAsia"/>
          <w:color w:val="333333"/>
          <w:sz w:val="18"/>
          <w:szCs w:val="18"/>
          <w:shd w:val="clear" w:color="auto" w:fill="FFFFFF"/>
        </w:rPr>
        <w:t xml:space="preserve"> Distefano &amp; Scott </w:t>
      </w:r>
      <w:proofErr w:type="gramStart"/>
      <w:r w:rsidRPr="00A92F40">
        <w:rPr>
          <w:rFonts w:eastAsia="微软雅黑" w:cs="Times New Roman" w:hint="eastAsia"/>
          <w:color w:val="333333"/>
          <w:sz w:val="18"/>
          <w:szCs w:val="18"/>
          <w:shd w:val="clear" w:color="auto" w:fill="FFFFFF"/>
        </w:rPr>
        <w:t>Kelly.(</w:t>
      </w:r>
      <w:proofErr w:type="gramEnd"/>
      <w:r w:rsidRPr="00A92F40">
        <w:rPr>
          <w:rFonts w:eastAsia="微软雅黑" w:cs="Times New Roman" w:hint="eastAsia"/>
          <w:color w:val="333333"/>
          <w:sz w:val="18"/>
          <w:szCs w:val="18"/>
          <w:shd w:val="clear" w:color="auto" w:fill="FFFFFF"/>
        </w:rPr>
        <w:t xml:space="preserve">2017).Are we in deep water? Water scarcity and its limits to economic growth. Ecological Economics. </w:t>
      </w:r>
      <w:proofErr w:type="gramStart"/>
      <w:r w:rsidRPr="00A92F40">
        <w:rPr>
          <w:rFonts w:eastAsia="微软雅黑" w:cs="Times New Roman" w:hint="eastAsia"/>
          <w:color w:val="333333"/>
          <w:sz w:val="18"/>
          <w:szCs w:val="18"/>
          <w:shd w:val="clear" w:color="auto" w:fill="FFFFFF"/>
        </w:rPr>
        <w:t>doi:10.1016/j.ecolecon</w:t>
      </w:r>
      <w:proofErr w:type="gramEnd"/>
      <w:r w:rsidRPr="00A92F40">
        <w:rPr>
          <w:rFonts w:eastAsia="微软雅黑" w:cs="Times New Roman" w:hint="eastAsia"/>
          <w:color w:val="333333"/>
          <w:sz w:val="18"/>
          <w:szCs w:val="18"/>
          <w:shd w:val="clear" w:color="auto" w:fill="FFFFFF"/>
        </w:rPr>
        <w:t>.2017.06.019.</w:t>
      </w:r>
      <w:bookmarkEnd w:id="149"/>
    </w:p>
    <w:p w14:paraId="52936DB7" w14:textId="77777777" w:rsidR="00D8731F" w:rsidRPr="00A92F40" w:rsidRDefault="00D8731F" w:rsidP="00D8731F">
      <w:pPr>
        <w:widowControl/>
        <w:spacing w:line="240" w:lineRule="auto"/>
        <w:ind w:firstLineChars="0" w:firstLine="0"/>
        <w:rPr>
          <w:rFonts w:eastAsia="微软雅黑" w:cs="Times New Roman"/>
          <w:color w:val="333333"/>
          <w:sz w:val="18"/>
          <w:szCs w:val="18"/>
          <w:shd w:val="clear" w:color="auto" w:fill="FFFFFF"/>
        </w:rPr>
      </w:pPr>
      <w:bookmarkStart w:id="150" w:name="_Ref98702894"/>
      <w:bookmarkStart w:id="151" w:name="jiang2017ipcc"/>
      <w:r w:rsidRPr="00A92F40">
        <w:rPr>
          <w:rFonts w:eastAsia="微软雅黑" w:cs="Times New Roman"/>
          <w:color w:val="333333"/>
          <w:sz w:val="18"/>
          <w:szCs w:val="18"/>
          <w:shd w:val="clear" w:color="auto" w:fill="FFFFFF"/>
        </w:rPr>
        <w:t xml:space="preserve">Tong Jiang., </w:t>
      </w:r>
      <w:proofErr w:type="gramStart"/>
      <w:r w:rsidRPr="00A92F40">
        <w:rPr>
          <w:rFonts w:eastAsia="微软雅黑" w:cs="Times New Roman"/>
          <w:color w:val="333333"/>
          <w:sz w:val="18"/>
          <w:szCs w:val="18"/>
          <w:shd w:val="clear" w:color="auto" w:fill="FFFFFF"/>
        </w:rPr>
        <w:t>et al.(</w:t>
      </w:r>
      <w:proofErr w:type="gramEnd"/>
      <w:r w:rsidRPr="00A92F40">
        <w:rPr>
          <w:rFonts w:eastAsia="微软雅黑" w:cs="Times New Roman"/>
          <w:color w:val="333333"/>
          <w:sz w:val="18"/>
          <w:szCs w:val="18"/>
          <w:shd w:val="clear" w:color="auto" w:fill="FFFFFF"/>
        </w:rPr>
        <w:t>2017).IPCC Predicting population change in China and sub-provinces under shared socio-economic pathways. Advances in Climate Change Research. (</w:t>
      </w:r>
      <w:proofErr w:type="gramStart"/>
      <w:r w:rsidRPr="00A92F40">
        <w:rPr>
          <w:rFonts w:eastAsia="微软雅黑" w:cs="Times New Roman"/>
          <w:color w:val="333333"/>
          <w:sz w:val="18"/>
          <w:szCs w:val="18"/>
          <w:shd w:val="clear" w:color="auto" w:fill="FFFFFF"/>
        </w:rPr>
        <w:t>in</w:t>
      </w:r>
      <w:proofErr w:type="gramEnd"/>
      <w:r w:rsidRPr="00A92F40">
        <w:rPr>
          <w:rFonts w:eastAsia="微软雅黑" w:cs="Times New Roman"/>
          <w:color w:val="333333"/>
          <w:sz w:val="18"/>
          <w:szCs w:val="18"/>
          <w:shd w:val="clear" w:color="auto" w:fill="FFFFFF"/>
        </w:rPr>
        <w:t xml:space="preserve"> Chinese).</w:t>
      </w:r>
      <w:bookmarkEnd w:id="150"/>
    </w:p>
    <w:p w14:paraId="283A252A" w14:textId="6997FD1F" w:rsidR="00D8731F" w:rsidRPr="00A92F40" w:rsidRDefault="00D8731F" w:rsidP="00E77F57">
      <w:pPr>
        <w:widowControl/>
        <w:spacing w:line="240" w:lineRule="auto"/>
        <w:ind w:firstLineChars="0" w:firstLine="0"/>
        <w:rPr>
          <w:rFonts w:eastAsia="微软雅黑" w:cs="Times New Roman" w:hint="eastAsia"/>
          <w:color w:val="333333"/>
          <w:sz w:val="18"/>
          <w:szCs w:val="18"/>
          <w:shd w:val="clear" w:color="auto" w:fill="FFFFFF"/>
        </w:rPr>
      </w:pPr>
      <w:bookmarkStart w:id="152" w:name="_Ref98702896"/>
      <w:bookmarkStart w:id="153" w:name="jiang2018projections"/>
      <w:bookmarkEnd w:id="151"/>
      <w:r w:rsidRPr="00A92F40">
        <w:rPr>
          <w:rFonts w:eastAsia="微软雅黑" w:cs="Times New Roman"/>
          <w:color w:val="333333"/>
          <w:sz w:val="18"/>
          <w:szCs w:val="18"/>
          <w:shd w:val="clear" w:color="auto" w:fill="FFFFFF"/>
        </w:rPr>
        <w:t xml:space="preserve">Tong Jiang., </w:t>
      </w:r>
      <w:proofErr w:type="gramStart"/>
      <w:r w:rsidRPr="00A92F40">
        <w:rPr>
          <w:rFonts w:eastAsia="微软雅黑" w:cs="Times New Roman"/>
          <w:color w:val="333333"/>
          <w:sz w:val="18"/>
          <w:szCs w:val="18"/>
          <w:shd w:val="clear" w:color="auto" w:fill="FFFFFF"/>
        </w:rPr>
        <w:t>et al.(</w:t>
      </w:r>
      <w:proofErr w:type="gramEnd"/>
      <w:r w:rsidRPr="00A92F40">
        <w:rPr>
          <w:rFonts w:eastAsia="微软雅黑" w:cs="Times New Roman"/>
          <w:color w:val="333333"/>
          <w:sz w:val="18"/>
          <w:szCs w:val="18"/>
          <w:shd w:val="clear" w:color="auto" w:fill="FFFFFF"/>
        </w:rPr>
        <w:t>2018).Projections of economic changes in China and sub-provinces under shared socio-economic pathways[J]</w:t>
      </w:r>
      <w:bookmarkEnd w:id="152"/>
      <w:r w:rsidRPr="00A92F40">
        <w:rPr>
          <w:rFonts w:eastAsia="微软雅黑" w:cs="Times New Roman"/>
          <w:color w:val="333333"/>
          <w:sz w:val="18"/>
          <w:szCs w:val="18"/>
          <w:shd w:val="clear" w:color="auto" w:fill="FFFFFF"/>
        </w:rPr>
        <w:t xml:space="preserve"> . Advances in Climate Change Research. (</w:t>
      </w:r>
      <w:proofErr w:type="gramStart"/>
      <w:r w:rsidRPr="00A92F40">
        <w:rPr>
          <w:rFonts w:eastAsia="微软雅黑" w:cs="Times New Roman"/>
          <w:color w:val="333333"/>
          <w:sz w:val="18"/>
          <w:szCs w:val="18"/>
          <w:shd w:val="clear" w:color="auto" w:fill="FFFFFF"/>
        </w:rPr>
        <w:t>in</w:t>
      </w:r>
      <w:proofErr w:type="gramEnd"/>
      <w:r w:rsidRPr="00A92F40">
        <w:rPr>
          <w:rFonts w:eastAsia="微软雅黑" w:cs="Times New Roman"/>
          <w:color w:val="333333"/>
          <w:sz w:val="18"/>
          <w:szCs w:val="18"/>
          <w:shd w:val="clear" w:color="auto" w:fill="FFFFFF"/>
        </w:rPr>
        <w:t xml:space="preserve"> Chinese).</w:t>
      </w:r>
      <w:bookmarkEnd w:id="153"/>
    </w:p>
    <w:p w14:paraId="5C990C49" w14:textId="7B16B5AD" w:rsidR="00CB2C6B" w:rsidRPr="00A92F40" w:rsidRDefault="00CB2C6B" w:rsidP="00E77F57">
      <w:pPr>
        <w:widowControl/>
        <w:spacing w:line="240" w:lineRule="auto"/>
        <w:ind w:firstLineChars="0" w:firstLine="0"/>
        <w:rPr>
          <w:rFonts w:eastAsia="微软雅黑" w:cs="Times New Roman"/>
          <w:color w:val="333333"/>
          <w:sz w:val="18"/>
          <w:szCs w:val="18"/>
          <w:shd w:val="clear" w:color="auto" w:fill="FFFFFF"/>
        </w:rPr>
      </w:pPr>
      <w:bookmarkStart w:id="154" w:name="l27luo2016spatial"/>
      <w:r w:rsidRPr="00A92F40">
        <w:rPr>
          <w:rFonts w:eastAsia="微软雅黑" w:cs="Times New Roman" w:hint="eastAsia"/>
          <w:color w:val="333333"/>
          <w:sz w:val="18"/>
          <w:szCs w:val="18"/>
          <w:shd w:val="clear" w:color="auto" w:fill="FFFFFF"/>
        </w:rPr>
        <w:t xml:space="preserve">Wei </w:t>
      </w:r>
      <w:proofErr w:type="spellStart"/>
      <w:proofErr w:type="gramStart"/>
      <w:r w:rsidRPr="00A92F40">
        <w:rPr>
          <w:rFonts w:eastAsia="微软雅黑" w:cs="Times New Roman" w:hint="eastAsia"/>
          <w:color w:val="333333"/>
          <w:sz w:val="18"/>
          <w:szCs w:val="18"/>
          <w:shd w:val="clear" w:color="auto" w:fill="FFFFFF"/>
        </w:rPr>
        <w:t>Luo,Jaroslaw</w:t>
      </w:r>
      <w:proofErr w:type="spellEnd"/>
      <w:proofErr w:type="gramEnd"/>
      <w:r w:rsidRPr="00A92F40">
        <w:rPr>
          <w:rFonts w:eastAsia="微软雅黑" w:cs="Times New Roman" w:hint="eastAsia"/>
          <w:color w:val="333333"/>
          <w:sz w:val="18"/>
          <w:szCs w:val="18"/>
          <w:shd w:val="clear" w:color="auto" w:fill="FFFFFF"/>
        </w:rPr>
        <w:t xml:space="preserve"> </w:t>
      </w:r>
      <w:proofErr w:type="spellStart"/>
      <w:r w:rsidRPr="00A92F40">
        <w:rPr>
          <w:rFonts w:eastAsia="微软雅黑" w:cs="Times New Roman" w:hint="eastAsia"/>
          <w:color w:val="333333"/>
          <w:sz w:val="18"/>
          <w:szCs w:val="18"/>
          <w:shd w:val="clear" w:color="auto" w:fill="FFFFFF"/>
        </w:rPr>
        <w:t>Jasiewicz,Tomasz</w:t>
      </w:r>
      <w:proofErr w:type="spellEnd"/>
      <w:r w:rsidRPr="00A92F40">
        <w:rPr>
          <w:rFonts w:eastAsia="微软雅黑" w:cs="Times New Roman" w:hint="eastAsia"/>
          <w:color w:val="333333"/>
          <w:sz w:val="18"/>
          <w:szCs w:val="18"/>
          <w:shd w:val="clear" w:color="auto" w:fill="FFFFFF"/>
        </w:rPr>
        <w:t xml:space="preserve"> </w:t>
      </w:r>
      <w:proofErr w:type="spellStart"/>
      <w:r w:rsidRPr="00A92F40">
        <w:rPr>
          <w:rFonts w:eastAsia="微软雅黑" w:cs="Times New Roman" w:hint="eastAsia"/>
          <w:color w:val="333333"/>
          <w:sz w:val="18"/>
          <w:szCs w:val="18"/>
          <w:shd w:val="clear" w:color="auto" w:fill="FFFFFF"/>
        </w:rPr>
        <w:t>Stepinski</w:t>
      </w:r>
      <w:proofErr w:type="spellEnd"/>
      <w:r w:rsidRPr="00A92F40">
        <w:rPr>
          <w:rFonts w:eastAsia="微软雅黑" w:cs="Times New Roman" w:hint="eastAsia"/>
          <w:color w:val="333333"/>
          <w:sz w:val="18"/>
          <w:szCs w:val="18"/>
          <w:shd w:val="clear" w:color="auto" w:fill="FFFFFF"/>
        </w:rPr>
        <w:t xml:space="preserve">... &amp; </w:t>
      </w:r>
      <w:proofErr w:type="spellStart"/>
      <w:r w:rsidRPr="00A92F40">
        <w:rPr>
          <w:rFonts w:eastAsia="微软雅黑" w:cs="Times New Roman" w:hint="eastAsia"/>
          <w:color w:val="333333"/>
          <w:sz w:val="18"/>
          <w:szCs w:val="18"/>
          <w:shd w:val="clear" w:color="auto" w:fill="FFFFFF"/>
        </w:rPr>
        <w:t>Xuezhi</w:t>
      </w:r>
      <w:proofErr w:type="spellEnd"/>
      <w:r w:rsidRPr="00A92F40">
        <w:rPr>
          <w:rFonts w:eastAsia="微软雅黑" w:cs="Times New Roman" w:hint="eastAsia"/>
          <w:color w:val="333333"/>
          <w:sz w:val="18"/>
          <w:szCs w:val="18"/>
          <w:shd w:val="clear" w:color="auto" w:fill="FFFFFF"/>
        </w:rPr>
        <w:t xml:space="preserve"> </w:t>
      </w:r>
      <w:proofErr w:type="spellStart"/>
      <w:r w:rsidRPr="00A92F40">
        <w:rPr>
          <w:rFonts w:eastAsia="微软雅黑" w:cs="Times New Roman" w:hint="eastAsia"/>
          <w:color w:val="333333"/>
          <w:sz w:val="18"/>
          <w:szCs w:val="18"/>
          <w:shd w:val="clear" w:color="auto" w:fill="FFFFFF"/>
        </w:rPr>
        <w:t>Cang</w:t>
      </w:r>
      <w:proofErr w:type="spellEnd"/>
      <w:r w:rsidRPr="00A92F40">
        <w:rPr>
          <w:rFonts w:eastAsia="微软雅黑" w:cs="Times New Roman" w:hint="eastAsia"/>
          <w:color w:val="333333"/>
          <w:sz w:val="18"/>
          <w:szCs w:val="18"/>
          <w:shd w:val="clear" w:color="auto" w:fill="FFFFFF"/>
        </w:rPr>
        <w:t xml:space="preserve">.(2016).Spatial association between dissection density and environmental factors over the entire conterminous United States. Geophysical Research </w:t>
      </w:r>
      <w:proofErr w:type="gramStart"/>
      <w:r w:rsidRPr="00A92F40">
        <w:rPr>
          <w:rFonts w:eastAsia="微软雅黑" w:cs="Times New Roman" w:hint="eastAsia"/>
          <w:color w:val="333333"/>
          <w:sz w:val="18"/>
          <w:szCs w:val="18"/>
          <w:shd w:val="clear" w:color="auto" w:fill="FFFFFF"/>
        </w:rPr>
        <w:t>Letters(</w:t>
      </w:r>
      <w:proofErr w:type="gramEnd"/>
      <w:r w:rsidRPr="00A92F40">
        <w:rPr>
          <w:rFonts w:eastAsia="微软雅黑" w:cs="Times New Roman" w:hint="eastAsia"/>
          <w:color w:val="333333"/>
          <w:sz w:val="18"/>
          <w:szCs w:val="18"/>
          <w:shd w:val="clear" w:color="auto" w:fill="FFFFFF"/>
        </w:rPr>
        <w:t>2). doi:10.1002/2015GL066941.</w:t>
      </w:r>
    </w:p>
    <w:p w14:paraId="3144A356" w14:textId="77AA7948" w:rsidR="003B72A8" w:rsidRPr="00A92F40" w:rsidRDefault="003B72A8" w:rsidP="00A92F40">
      <w:pPr>
        <w:widowControl/>
        <w:spacing w:line="240" w:lineRule="auto"/>
        <w:ind w:firstLineChars="0" w:firstLine="0"/>
        <w:rPr>
          <w:rFonts w:eastAsia="微软雅黑" w:cs="Times New Roman"/>
          <w:color w:val="333333"/>
          <w:sz w:val="18"/>
          <w:szCs w:val="18"/>
          <w:shd w:val="clear" w:color="auto" w:fill="FFFFFF"/>
        </w:rPr>
      </w:pPr>
      <w:bookmarkStart w:id="155" w:name="_Ref69850762"/>
      <w:bookmarkStart w:id="156" w:name="_Ref98870068"/>
      <w:bookmarkStart w:id="157" w:name="zheng2013the"/>
      <w:proofErr w:type="spellStart"/>
      <w:r w:rsidRPr="00A92F40">
        <w:rPr>
          <w:rFonts w:eastAsia="微软雅黑" w:cs="Times New Roman"/>
          <w:color w:val="333333"/>
          <w:sz w:val="18"/>
          <w:szCs w:val="18"/>
          <w:shd w:val="clear" w:color="auto" w:fill="FFFFFF"/>
        </w:rPr>
        <w:t>XinQI</w:t>
      </w:r>
      <w:proofErr w:type="spellEnd"/>
      <w:r w:rsidRPr="00A92F40">
        <w:rPr>
          <w:rFonts w:eastAsia="微软雅黑" w:cs="Times New Roman"/>
          <w:color w:val="333333"/>
          <w:sz w:val="18"/>
          <w:szCs w:val="18"/>
          <w:shd w:val="clear" w:color="auto" w:fill="FFFFFF"/>
        </w:rPr>
        <w:t xml:space="preserve"> Zheng </w:t>
      </w:r>
      <w:proofErr w:type="gramStart"/>
      <w:r w:rsidRPr="00A92F40">
        <w:rPr>
          <w:rFonts w:eastAsia="微软雅黑" w:cs="Times New Roman"/>
          <w:color w:val="333333"/>
          <w:sz w:val="18"/>
          <w:szCs w:val="18"/>
          <w:shd w:val="clear" w:color="auto" w:fill="FFFFFF"/>
        </w:rPr>
        <w:t>et al.(</w:t>
      </w:r>
      <w:proofErr w:type="gramEnd"/>
      <w:r w:rsidRPr="00A92F40">
        <w:rPr>
          <w:rFonts w:eastAsia="微软雅黑" w:cs="Times New Roman"/>
          <w:color w:val="333333"/>
          <w:sz w:val="18"/>
          <w:szCs w:val="18"/>
          <w:shd w:val="clear" w:color="auto" w:fill="FFFFFF"/>
        </w:rPr>
        <w:t xml:space="preserve">2013).The Limiting Scale of Urban Land Growth in </w:t>
      </w:r>
      <w:proofErr w:type="spellStart"/>
      <w:r w:rsidRPr="00A92F40">
        <w:rPr>
          <w:rFonts w:eastAsia="微软雅黑" w:cs="Times New Roman"/>
          <w:color w:val="333333"/>
          <w:sz w:val="18"/>
          <w:szCs w:val="18"/>
          <w:shd w:val="clear" w:color="auto" w:fill="FFFFFF"/>
        </w:rPr>
        <w:t>China.China</w:t>
      </w:r>
      <w:proofErr w:type="spellEnd"/>
      <w:r w:rsidRPr="00A92F40">
        <w:rPr>
          <w:rFonts w:eastAsia="微软雅黑" w:cs="Times New Roman"/>
          <w:color w:val="333333"/>
          <w:sz w:val="18"/>
          <w:szCs w:val="18"/>
          <w:shd w:val="clear" w:color="auto" w:fill="FFFFFF"/>
        </w:rPr>
        <w:t xml:space="preserve"> Population, Resources and Environment</w:t>
      </w:r>
      <w:bookmarkEnd w:id="155"/>
      <w:r w:rsidRPr="00A92F40">
        <w:rPr>
          <w:rFonts w:eastAsia="微软雅黑" w:cs="Times New Roman" w:hint="eastAsia"/>
          <w:color w:val="333333"/>
          <w:sz w:val="18"/>
          <w:szCs w:val="18"/>
          <w:shd w:val="clear" w:color="auto" w:fill="FFFFFF"/>
        </w:rPr>
        <w:t>.</w:t>
      </w:r>
      <w:r w:rsidRPr="00A92F40">
        <w:rPr>
          <w:rFonts w:eastAsia="微软雅黑" w:cs="Times New Roman"/>
          <w:color w:val="333333"/>
          <w:sz w:val="18"/>
          <w:szCs w:val="18"/>
          <w:shd w:val="clear" w:color="auto" w:fill="FFFFFF"/>
        </w:rPr>
        <w:t xml:space="preserve"> (</w:t>
      </w:r>
      <w:proofErr w:type="gramStart"/>
      <w:r w:rsidRPr="00A92F40">
        <w:rPr>
          <w:rFonts w:eastAsia="微软雅黑" w:cs="Times New Roman"/>
          <w:color w:val="333333"/>
          <w:sz w:val="18"/>
          <w:szCs w:val="18"/>
          <w:shd w:val="clear" w:color="auto" w:fill="FFFFFF"/>
        </w:rPr>
        <w:t>in</w:t>
      </w:r>
      <w:proofErr w:type="gramEnd"/>
      <w:r w:rsidRPr="00A92F40">
        <w:rPr>
          <w:rFonts w:eastAsia="微软雅黑" w:cs="Times New Roman"/>
          <w:color w:val="333333"/>
          <w:sz w:val="18"/>
          <w:szCs w:val="18"/>
          <w:shd w:val="clear" w:color="auto" w:fill="FFFFFF"/>
        </w:rPr>
        <w:t xml:space="preserve"> Chinese).</w:t>
      </w:r>
      <w:bookmarkEnd w:id="156"/>
    </w:p>
    <w:p w14:paraId="5C48C257" w14:textId="77777777" w:rsidR="00EF30EF" w:rsidRPr="00A92F40" w:rsidRDefault="00EF30EF" w:rsidP="00A92F40">
      <w:pPr>
        <w:widowControl/>
        <w:spacing w:line="240" w:lineRule="auto"/>
        <w:ind w:firstLineChars="0" w:firstLine="0"/>
        <w:rPr>
          <w:rFonts w:eastAsia="微软雅黑" w:cs="Times New Roman"/>
          <w:color w:val="333333"/>
          <w:sz w:val="18"/>
          <w:szCs w:val="18"/>
          <w:shd w:val="clear" w:color="auto" w:fill="FFFFFF"/>
        </w:rPr>
      </w:pPr>
      <w:bookmarkStart w:id="158" w:name="_Ref98702305"/>
      <w:bookmarkStart w:id="159" w:name="l33xu2020environmental"/>
      <w:bookmarkEnd w:id="157"/>
      <w:r w:rsidRPr="00A92F40">
        <w:rPr>
          <w:rFonts w:eastAsia="微软雅黑" w:cs="Times New Roman"/>
          <w:color w:val="333333"/>
          <w:sz w:val="18"/>
          <w:szCs w:val="18"/>
          <w:shd w:val="clear" w:color="auto" w:fill="FFFFFF"/>
        </w:rPr>
        <w:t xml:space="preserve">Xu </w:t>
      </w:r>
      <w:proofErr w:type="spellStart"/>
      <w:r w:rsidRPr="00A92F40">
        <w:rPr>
          <w:rFonts w:eastAsia="微软雅黑" w:cs="Times New Roman"/>
          <w:color w:val="333333"/>
          <w:sz w:val="18"/>
          <w:szCs w:val="18"/>
          <w:shd w:val="clear" w:color="auto" w:fill="FFFFFF"/>
        </w:rPr>
        <w:t>Xiaocong</w:t>
      </w:r>
      <w:proofErr w:type="spellEnd"/>
      <w:r w:rsidRPr="00A92F40">
        <w:rPr>
          <w:rFonts w:eastAsia="微软雅黑" w:cs="Times New Roman"/>
          <w:color w:val="333333"/>
          <w:sz w:val="18"/>
          <w:szCs w:val="18"/>
          <w:shd w:val="clear" w:color="auto" w:fill="FFFFFF"/>
        </w:rPr>
        <w:t xml:space="preserve"> and Zhang </w:t>
      </w:r>
      <w:proofErr w:type="spellStart"/>
      <w:r w:rsidRPr="00A92F40">
        <w:rPr>
          <w:rFonts w:eastAsia="微软雅黑" w:cs="Times New Roman"/>
          <w:color w:val="333333"/>
          <w:sz w:val="18"/>
          <w:szCs w:val="18"/>
          <w:shd w:val="clear" w:color="auto" w:fill="FFFFFF"/>
        </w:rPr>
        <w:t>Yuanying</w:t>
      </w:r>
      <w:proofErr w:type="spellEnd"/>
      <w:r w:rsidRPr="00A92F40">
        <w:rPr>
          <w:rFonts w:eastAsia="微软雅黑" w:cs="Times New Roman"/>
          <w:color w:val="333333"/>
          <w:sz w:val="18"/>
          <w:szCs w:val="18"/>
          <w:shd w:val="clear" w:color="auto" w:fill="FFFFFF"/>
        </w:rPr>
        <w:t xml:space="preserve"> and Chen </w:t>
      </w:r>
      <w:proofErr w:type="spellStart"/>
      <w:proofErr w:type="gramStart"/>
      <w:r w:rsidRPr="00A92F40">
        <w:rPr>
          <w:rFonts w:eastAsia="微软雅黑" w:cs="Times New Roman"/>
          <w:color w:val="333333"/>
          <w:sz w:val="18"/>
          <w:szCs w:val="18"/>
          <w:shd w:val="clear" w:color="auto" w:fill="FFFFFF"/>
        </w:rPr>
        <w:t>Yimin</w:t>
      </w:r>
      <w:bookmarkEnd w:id="158"/>
      <w:proofErr w:type="spellEnd"/>
      <w:r w:rsidRPr="00A92F40">
        <w:rPr>
          <w:rFonts w:eastAsia="微软雅黑" w:cs="Times New Roman"/>
          <w:color w:val="333333"/>
          <w:sz w:val="18"/>
          <w:szCs w:val="18"/>
          <w:shd w:val="clear" w:color="auto" w:fill="FFFFFF"/>
        </w:rPr>
        <w:t>.</w:t>
      </w:r>
      <w:r w:rsidRPr="00A92F40">
        <w:rPr>
          <w:rFonts w:eastAsia="微软雅黑" w:cs="Times New Roman" w:hint="eastAsia"/>
          <w:color w:val="333333"/>
          <w:sz w:val="18"/>
          <w:szCs w:val="18"/>
          <w:shd w:val="clear" w:color="auto" w:fill="FFFFFF"/>
        </w:rPr>
        <w:t>(</w:t>
      </w:r>
      <w:proofErr w:type="gramEnd"/>
      <w:r w:rsidRPr="00A92F40">
        <w:rPr>
          <w:rFonts w:eastAsia="微软雅黑" w:cs="Times New Roman" w:hint="eastAsia"/>
          <w:color w:val="333333"/>
          <w:sz w:val="18"/>
          <w:szCs w:val="18"/>
          <w:shd w:val="clear" w:color="auto" w:fill="FFFFFF"/>
        </w:rPr>
        <w:t xml:space="preserve">2020).Environmental Management; Findings from Sun </w:t>
      </w:r>
      <w:proofErr w:type="spellStart"/>
      <w:r w:rsidRPr="00A92F40">
        <w:rPr>
          <w:rFonts w:eastAsia="微软雅黑" w:cs="Times New Roman" w:hint="eastAsia"/>
          <w:color w:val="333333"/>
          <w:sz w:val="18"/>
          <w:szCs w:val="18"/>
          <w:shd w:val="clear" w:color="auto" w:fill="FFFFFF"/>
        </w:rPr>
        <w:t>Yat-sen</w:t>
      </w:r>
      <w:proofErr w:type="spellEnd"/>
      <w:r w:rsidRPr="00A92F40">
        <w:rPr>
          <w:rFonts w:eastAsia="微软雅黑" w:cs="Times New Roman" w:hint="eastAsia"/>
          <w:color w:val="333333"/>
          <w:sz w:val="18"/>
          <w:szCs w:val="18"/>
          <w:shd w:val="clear" w:color="auto" w:fill="FFFFFF"/>
        </w:rPr>
        <w:t xml:space="preserve"> University Provide New Insights into Environmental Management (Projecting China's future water footprint under the shared socio-economic pathways). Ecology Environment &amp; Conservation.</w:t>
      </w:r>
    </w:p>
    <w:p w14:paraId="45771B96" w14:textId="4BE23D51" w:rsidR="00EF30EF" w:rsidRPr="00A92F40" w:rsidRDefault="00D8731F" w:rsidP="00E77F57">
      <w:pPr>
        <w:widowControl/>
        <w:spacing w:line="240" w:lineRule="auto"/>
        <w:ind w:firstLineChars="0" w:firstLine="0"/>
        <w:rPr>
          <w:rFonts w:eastAsia="微软雅黑" w:cs="Times New Roman"/>
          <w:color w:val="333333"/>
          <w:sz w:val="18"/>
          <w:szCs w:val="18"/>
          <w:shd w:val="clear" w:color="auto" w:fill="FFFFFF"/>
        </w:rPr>
      </w:pPr>
      <w:bookmarkStart w:id="160" w:name="fang2019spatio"/>
      <w:bookmarkEnd w:id="159"/>
      <w:r w:rsidRPr="00A92F40">
        <w:rPr>
          <w:rFonts w:eastAsia="微软雅黑" w:cs="Times New Roman" w:hint="eastAsia"/>
          <w:color w:val="333333"/>
          <w:sz w:val="18"/>
          <w:szCs w:val="18"/>
          <w:shd w:val="clear" w:color="auto" w:fill="FFFFFF"/>
        </w:rPr>
        <w:t xml:space="preserve">Yan Ru </w:t>
      </w:r>
      <w:proofErr w:type="spellStart"/>
      <w:proofErr w:type="gramStart"/>
      <w:r w:rsidRPr="00A92F40">
        <w:rPr>
          <w:rFonts w:eastAsia="微软雅黑" w:cs="Times New Roman" w:hint="eastAsia"/>
          <w:color w:val="333333"/>
          <w:sz w:val="18"/>
          <w:szCs w:val="18"/>
          <w:shd w:val="clear" w:color="auto" w:fill="FFFFFF"/>
        </w:rPr>
        <w:t>Fang,Songbo</w:t>
      </w:r>
      <w:proofErr w:type="spellEnd"/>
      <w:proofErr w:type="gramEnd"/>
      <w:r w:rsidRPr="00A92F40">
        <w:rPr>
          <w:rFonts w:eastAsia="微软雅黑" w:cs="Times New Roman" w:hint="eastAsia"/>
          <w:color w:val="333333"/>
          <w:sz w:val="18"/>
          <w:szCs w:val="18"/>
          <w:shd w:val="clear" w:color="auto" w:fill="FFFFFF"/>
        </w:rPr>
        <w:t xml:space="preserve"> </w:t>
      </w:r>
      <w:proofErr w:type="spellStart"/>
      <w:r w:rsidRPr="00A92F40">
        <w:rPr>
          <w:rFonts w:eastAsia="微软雅黑" w:cs="Times New Roman" w:hint="eastAsia"/>
          <w:color w:val="333333"/>
          <w:sz w:val="18"/>
          <w:szCs w:val="18"/>
          <w:shd w:val="clear" w:color="auto" w:fill="FFFFFF"/>
        </w:rPr>
        <w:t>Li,Yixuan</w:t>
      </w:r>
      <w:proofErr w:type="spellEnd"/>
      <w:r w:rsidRPr="00A92F40">
        <w:rPr>
          <w:rFonts w:eastAsia="微软雅黑" w:cs="Times New Roman" w:hint="eastAsia"/>
          <w:color w:val="333333"/>
          <w:sz w:val="18"/>
          <w:szCs w:val="18"/>
          <w:shd w:val="clear" w:color="auto" w:fill="FFFFFF"/>
        </w:rPr>
        <w:t xml:space="preserve"> Zhang &amp; </w:t>
      </w:r>
      <w:proofErr w:type="spellStart"/>
      <w:r w:rsidRPr="00A92F40">
        <w:rPr>
          <w:rFonts w:eastAsia="微软雅黑" w:cs="Times New Roman" w:hint="eastAsia"/>
          <w:color w:val="333333"/>
          <w:sz w:val="18"/>
          <w:szCs w:val="18"/>
          <w:shd w:val="clear" w:color="auto" w:fill="FFFFFF"/>
        </w:rPr>
        <w:t>Guang</w:t>
      </w:r>
      <w:proofErr w:type="spellEnd"/>
      <w:r w:rsidRPr="00A92F40">
        <w:rPr>
          <w:rFonts w:eastAsia="微软雅黑" w:cs="Times New Roman" w:hint="eastAsia"/>
          <w:color w:val="333333"/>
          <w:sz w:val="18"/>
          <w:szCs w:val="18"/>
          <w:shd w:val="clear" w:color="auto" w:fill="FFFFFF"/>
        </w:rPr>
        <w:t xml:space="preserve"> Hui </w:t>
      </w:r>
      <w:proofErr w:type="spellStart"/>
      <w:r w:rsidRPr="00A92F40">
        <w:rPr>
          <w:rFonts w:eastAsia="微软雅黑" w:cs="Times New Roman" w:hint="eastAsia"/>
          <w:color w:val="333333"/>
          <w:sz w:val="18"/>
          <w:szCs w:val="18"/>
          <w:shd w:val="clear" w:color="auto" w:fill="FFFFFF"/>
        </w:rPr>
        <w:t>Xie</w:t>
      </w:r>
      <w:proofErr w:type="spellEnd"/>
      <w:r w:rsidRPr="00A92F40">
        <w:rPr>
          <w:rFonts w:eastAsia="微软雅黑" w:cs="Times New Roman" w:hint="eastAsia"/>
          <w:color w:val="333333"/>
          <w:sz w:val="18"/>
          <w:szCs w:val="18"/>
          <w:shd w:val="clear" w:color="auto" w:fill="FFFFFF"/>
        </w:rPr>
        <w:t>.(2019).</w:t>
      </w:r>
      <w:proofErr w:type="spellStart"/>
      <w:r w:rsidRPr="00A92F40">
        <w:rPr>
          <w:rFonts w:eastAsia="微软雅黑" w:cs="Times New Roman" w:hint="eastAsia"/>
          <w:color w:val="333333"/>
          <w:sz w:val="18"/>
          <w:szCs w:val="18"/>
          <w:shd w:val="clear" w:color="auto" w:fill="FFFFFF"/>
        </w:rPr>
        <w:t>Spatio</w:t>
      </w:r>
      <w:proofErr w:type="spellEnd"/>
      <w:r w:rsidRPr="00A92F40">
        <w:rPr>
          <w:rFonts w:eastAsia="微软雅黑" w:cs="Times New Roman" w:hint="eastAsia"/>
          <w:color w:val="333333"/>
          <w:sz w:val="18"/>
          <w:szCs w:val="18"/>
          <w:shd w:val="clear" w:color="auto" w:fill="FFFFFF"/>
        </w:rPr>
        <w:t xml:space="preserve">-temporal distribution of sewage sludge, its methane production potential, and a greenhouse gas emissions analysis. Journal of Cleaner Production(C). </w:t>
      </w:r>
      <w:proofErr w:type="gramStart"/>
      <w:r w:rsidRPr="00A92F40">
        <w:rPr>
          <w:rFonts w:eastAsia="微软雅黑" w:cs="Times New Roman" w:hint="eastAsia"/>
          <w:color w:val="333333"/>
          <w:sz w:val="18"/>
          <w:szCs w:val="18"/>
          <w:shd w:val="clear" w:color="auto" w:fill="FFFFFF"/>
        </w:rPr>
        <w:t>doi:10.1016/j.jclepro</w:t>
      </w:r>
      <w:proofErr w:type="gramEnd"/>
      <w:r w:rsidRPr="00A92F40">
        <w:rPr>
          <w:rFonts w:eastAsia="微软雅黑" w:cs="Times New Roman" w:hint="eastAsia"/>
          <w:color w:val="333333"/>
          <w:sz w:val="18"/>
          <w:szCs w:val="18"/>
          <w:shd w:val="clear" w:color="auto" w:fill="FFFFFF"/>
        </w:rPr>
        <w:t>.2019.117895.</w:t>
      </w:r>
    </w:p>
    <w:p w14:paraId="5D716C12" w14:textId="70475B1A" w:rsidR="00EC4164" w:rsidRPr="00A92F40" w:rsidRDefault="00EC4164" w:rsidP="00A92F40">
      <w:pPr>
        <w:widowControl/>
        <w:spacing w:line="240" w:lineRule="auto"/>
        <w:ind w:firstLineChars="0" w:firstLine="0"/>
        <w:rPr>
          <w:rFonts w:eastAsia="微软雅黑" w:cs="Times New Roman"/>
          <w:color w:val="333333"/>
          <w:sz w:val="18"/>
          <w:szCs w:val="18"/>
          <w:shd w:val="clear" w:color="auto" w:fill="FFFFFF"/>
        </w:rPr>
      </w:pPr>
      <w:bookmarkStart w:id="161" w:name="_Ref98705559"/>
      <w:bookmarkStart w:id="162" w:name="l3"/>
      <w:bookmarkStart w:id="163" w:name="yangguang"/>
      <w:bookmarkEnd w:id="141"/>
      <w:bookmarkEnd w:id="154"/>
      <w:bookmarkEnd w:id="160"/>
      <w:r w:rsidRPr="00A92F40">
        <w:rPr>
          <w:rFonts w:eastAsia="微软雅黑" w:cs="Times New Roman"/>
          <w:color w:val="333333"/>
          <w:sz w:val="18"/>
          <w:szCs w:val="18"/>
          <w:shd w:val="clear" w:color="auto" w:fill="FFFFFF"/>
        </w:rPr>
        <w:t xml:space="preserve">Yang </w:t>
      </w:r>
      <w:proofErr w:type="spellStart"/>
      <w:r w:rsidRPr="00A92F40">
        <w:rPr>
          <w:rFonts w:eastAsia="微软雅黑" w:cs="Times New Roman"/>
          <w:color w:val="333333"/>
          <w:sz w:val="18"/>
          <w:szCs w:val="18"/>
          <w:shd w:val="clear" w:color="auto" w:fill="FFFFFF"/>
        </w:rPr>
        <w:t>Guang</w:t>
      </w:r>
      <w:proofErr w:type="spellEnd"/>
      <w:r w:rsidRPr="00A92F40">
        <w:rPr>
          <w:rFonts w:eastAsia="微软雅黑" w:cs="Times New Roman" w:hint="eastAsia"/>
          <w:color w:val="333333"/>
          <w:sz w:val="18"/>
          <w:szCs w:val="18"/>
          <w:shd w:val="clear" w:color="auto" w:fill="FFFFFF"/>
        </w:rPr>
        <w:t>，</w:t>
      </w:r>
      <w:r w:rsidRPr="00A92F40">
        <w:rPr>
          <w:rFonts w:eastAsia="微软雅黑" w:cs="Times New Roman"/>
          <w:color w:val="333333"/>
          <w:sz w:val="18"/>
          <w:szCs w:val="18"/>
          <w:shd w:val="clear" w:color="auto" w:fill="FFFFFF"/>
        </w:rPr>
        <w:t xml:space="preserve">Zhang </w:t>
      </w:r>
      <w:proofErr w:type="spellStart"/>
      <w:r w:rsidRPr="00A92F40">
        <w:rPr>
          <w:rFonts w:eastAsia="微软雅黑" w:cs="Times New Roman"/>
          <w:color w:val="333333"/>
          <w:sz w:val="18"/>
          <w:szCs w:val="18"/>
          <w:shd w:val="clear" w:color="auto" w:fill="FFFFFF"/>
        </w:rPr>
        <w:t>Guangming</w:t>
      </w:r>
      <w:proofErr w:type="spellEnd"/>
      <w:r w:rsidRPr="00A92F40">
        <w:rPr>
          <w:rFonts w:eastAsia="微软雅黑" w:cs="Times New Roman" w:hint="eastAsia"/>
          <w:color w:val="333333"/>
          <w:sz w:val="18"/>
          <w:szCs w:val="18"/>
          <w:shd w:val="clear" w:color="auto" w:fill="FFFFFF"/>
        </w:rPr>
        <w:t>，</w:t>
      </w:r>
      <w:r w:rsidRPr="00A92F40">
        <w:rPr>
          <w:rFonts w:eastAsia="微软雅黑" w:cs="Times New Roman"/>
          <w:color w:val="333333"/>
          <w:sz w:val="18"/>
          <w:szCs w:val="18"/>
          <w:shd w:val="clear" w:color="auto" w:fill="FFFFFF"/>
        </w:rPr>
        <w:t xml:space="preserve">Wang </w:t>
      </w:r>
      <w:proofErr w:type="spellStart"/>
      <w:r w:rsidRPr="00A92F40">
        <w:rPr>
          <w:rFonts w:eastAsia="微软雅黑" w:cs="Times New Roman"/>
          <w:color w:val="333333"/>
          <w:sz w:val="18"/>
          <w:szCs w:val="18"/>
          <w:shd w:val="clear" w:color="auto" w:fill="FFFFFF"/>
        </w:rPr>
        <w:t>Hongchen</w:t>
      </w:r>
      <w:proofErr w:type="spellEnd"/>
      <w:r w:rsidRPr="00A92F40">
        <w:rPr>
          <w:rFonts w:eastAsia="微软雅黑" w:cs="Times New Roman" w:hint="eastAsia"/>
          <w:color w:val="333333"/>
          <w:sz w:val="18"/>
          <w:szCs w:val="18"/>
          <w:shd w:val="clear" w:color="auto" w:fill="FFFFFF"/>
        </w:rPr>
        <w:t>，</w:t>
      </w:r>
      <w:r w:rsidRPr="00A92F40">
        <w:rPr>
          <w:rFonts w:eastAsia="微软雅黑" w:cs="Times New Roman"/>
          <w:color w:val="333333"/>
          <w:sz w:val="18"/>
          <w:szCs w:val="18"/>
          <w:shd w:val="clear" w:color="auto" w:fill="FFFFFF"/>
        </w:rPr>
        <w:t>Current state of sludge production</w:t>
      </w:r>
      <w:r w:rsidRPr="00A92F40">
        <w:rPr>
          <w:rFonts w:eastAsia="微软雅黑" w:cs="Times New Roman" w:hint="eastAsia"/>
          <w:color w:val="333333"/>
          <w:sz w:val="18"/>
          <w:szCs w:val="18"/>
          <w:shd w:val="clear" w:color="auto" w:fill="FFFFFF"/>
        </w:rPr>
        <w:t>，</w:t>
      </w:r>
      <w:r w:rsidRPr="00A92F40">
        <w:rPr>
          <w:rFonts w:eastAsia="微软雅黑" w:cs="Times New Roman"/>
          <w:color w:val="333333"/>
          <w:sz w:val="18"/>
          <w:szCs w:val="18"/>
          <w:shd w:val="clear" w:color="auto" w:fill="FFFFFF"/>
        </w:rPr>
        <w:t xml:space="preserve"> management</w:t>
      </w:r>
      <w:r w:rsidRPr="00A92F40">
        <w:rPr>
          <w:rFonts w:eastAsia="微软雅黑" w:cs="Times New Roman"/>
          <w:color w:val="333333"/>
          <w:sz w:val="18"/>
          <w:szCs w:val="18"/>
          <w:shd w:val="clear" w:color="auto" w:fill="FFFFFF"/>
        </w:rPr>
        <w:t>，</w:t>
      </w:r>
      <w:r w:rsidRPr="00A92F40">
        <w:rPr>
          <w:rFonts w:eastAsia="微软雅黑" w:cs="Times New Roman"/>
          <w:color w:val="333333"/>
          <w:sz w:val="18"/>
          <w:szCs w:val="18"/>
          <w:shd w:val="clear" w:color="auto" w:fill="FFFFFF"/>
        </w:rPr>
        <w:t xml:space="preserve"> treatment and disposal in China[J]</w:t>
      </w:r>
      <w:r w:rsidRPr="00A92F40">
        <w:rPr>
          <w:rFonts w:eastAsia="微软雅黑" w:cs="Times New Roman" w:hint="eastAsia"/>
          <w:color w:val="333333"/>
          <w:sz w:val="18"/>
          <w:szCs w:val="18"/>
          <w:shd w:val="clear" w:color="auto" w:fill="FFFFFF"/>
        </w:rPr>
        <w:t>，</w:t>
      </w:r>
      <w:r w:rsidRPr="00A92F40">
        <w:rPr>
          <w:rFonts w:eastAsia="微软雅黑" w:cs="Times New Roman"/>
          <w:color w:val="333333"/>
          <w:sz w:val="18"/>
          <w:szCs w:val="18"/>
          <w:shd w:val="clear" w:color="auto" w:fill="FFFFFF"/>
        </w:rPr>
        <w:t>Water research</w:t>
      </w:r>
      <w:r w:rsidRPr="00A92F40">
        <w:rPr>
          <w:rFonts w:eastAsia="微软雅黑" w:cs="Times New Roman" w:hint="eastAsia"/>
          <w:color w:val="333333"/>
          <w:sz w:val="18"/>
          <w:szCs w:val="18"/>
          <w:shd w:val="clear" w:color="auto" w:fill="FFFFFF"/>
        </w:rPr>
        <w:t>，</w:t>
      </w:r>
      <w:r w:rsidRPr="00A92F40">
        <w:rPr>
          <w:rFonts w:eastAsia="微软雅黑" w:cs="Times New Roman"/>
          <w:color w:val="333333"/>
          <w:sz w:val="18"/>
          <w:szCs w:val="18"/>
          <w:shd w:val="clear" w:color="auto" w:fill="FFFFFF"/>
        </w:rPr>
        <w:t>2015</w:t>
      </w:r>
      <w:r w:rsidRPr="00A92F40">
        <w:rPr>
          <w:rFonts w:eastAsia="微软雅黑" w:cs="Times New Roman" w:hint="eastAsia"/>
          <w:color w:val="333333"/>
          <w:sz w:val="18"/>
          <w:szCs w:val="18"/>
          <w:shd w:val="clear" w:color="auto" w:fill="FFFFFF"/>
        </w:rPr>
        <w:t>，</w:t>
      </w:r>
      <w:r w:rsidRPr="00A92F40">
        <w:rPr>
          <w:rFonts w:eastAsia="微软雅黑" w:cs="Times New Roman"/>
          <w:color w:val="333333"/>
          <w:sz w:val="18"/>
          <w:szCs w:val="18"/>
          <w:shd w:val="clear" w:color="auto" w:fill="FFFFFF"/>
        </w:rPr>
        <w:t xml:space="preserve"> 78:60-73.</w:t>
      </w:r>
      <w:bookmarkEnd w:id="161"/>
      <w:r w:rsidRPr="00A92F40">
        <w:rPr>
          <w:rFonts w:eastAsia="微软雅黑" w:cs="Times New Roman"/>
          <w:color w:val="333333"/>
          <w:sz w:val="18"/>
          <w:szCs w:val="18"/>
          <w:shd w:val="clear" w:color="auto" w:fill="FFFFFF"/>
        </w:rPr>
        <w:t xml:space="preserve"> </w:t>
      </w:r>
      <w:bookmarkEnd w:id="162"/>
    </w:p>
    <w:p w14:paraId="478DB475" w14:textId="471AF133" w:rsidR="008624D9" w:rsidRPr="00A92F40" w:rsidRDefault="008624D9" w:rsidP="008624D9">
      <w:pPr>
        <w:widowControl/>
        <w:spacing w:line="240" w:lineRule="auto"/>
        <w:ind w:firstLineChars="0" w:firstLine="0"/>
        <w:rPr>
          <w:rFonts w:eastAsia="微软雅黑" w:cs="Times New Roman"/>
          <w:color w:val="333333"/>
          <w:sz w:val="18"/>
          <w:szCs w:val="18"/>
          <w:shd w:val="clear" w:color="auto" w:fill="FFFFFF"/>
        </w:rPr>
      </w:pPr>
      <w:bookmarkStart w:id="164" w:name="l10"/>
      <w:bookmarkEnd w:id="163"/>
      <w:r w:rsidRPr="00A92F40">
        <w:rPr>
          <w:rFonts w:eastAsia="微软雅黑" w:cs="Times New Roman" w:hint="eastAsia"/>
          <w:color w:val="333333"/>
          <w:sz w:val="18"/>
          <w:szCs w:val="18"/>
          <w:shd w:val="clear" w:color="auto" w:fill="FFFFFF"/>
        </w:rPr>
        <w:t xml:space="preserve">Yang </w:t>
      </w:r>
      <w:proofErr w:type="spellStart"/>
      <w:proofErr w:type="gramStart"/>
      <w:r w:rsidRPr="00A92F40">
        <w:rPr>
          <w:rFonts w:eastAsia="微软雅黑" w:cs="Times New Roman" w:hint="eastAsia"/>
          <w:color w:val="333333"/>
          <w:sz w:val="18"/>
          <w:szCs w:val="18"/>
          <w:shd w:val="clear" w:color="auto" w:fill="FFFFFF"/>
        </w:rPr>
        <w:t>Xu,Anastacia</w:t>
      </w:r>
      <w:proofErr w:type="spellEnd"/>
      <w:proofErr w:type="gramEnd"/>
      <w:r w:rsidRPr="00A92F40">
        <w:rPr>
          <w:rFonts w:eastAsia="微软雅黑" w:cs="Times New Roman" w:hint="eastAsia"/>
          <w:color w:val="333333"/>
          <w:sz w:val="18"/>
          <w:szCs w:val="18"/>
          <w:shd w:val="clear" w:color="auto" w:fill="FFFFFF"/>
        </w:rPr>
        <w:t xml:space="preserve"> Rochelle </w:t>
      </w:r>
      <w:proofErr w:type="spellStart"/>
      <w:r w:rsidRPr="00A92F40">
        <w:rPr>
          <w:rFonts w:eastAsia="微软雅黑" w:cs="Times New Roman" w:hint="eastAsia"/>
          <w:color w:val="333333"/>
          <w:sz w:val="18"/>
          <w:szCs w:val="18"/>
          <w:shd w:val="clear" w:color="auto" w:fill="FFFFFF"/>
        </w:rPr>
        <w:t>Naidoo,Xu</w:t>
      </w:r>
      <w:proofErr w:type="spellEnd"/>
      <w:r w:rsidRPr="00A92F40">
        <w:rPr>
          <w:rFonts w:eastAsia="微软雅黑" w:cs="Times New Roman" w:hint="eastAsia"/>
          <w:color w:val="333333"/>
          <w:sz w:val="18"/>
          <w:szCs w:val="18"/>
          <w:shd w:val="clear" w:color="auto" w:fill="FFFFFF"/>
        </w:rPr>
        <w:t xml:space="preserve">-Feng Zhang &amp; Xiang-Zhou Meng.(2019).Optimizing sampling strategy for Chinese National Sewage Sludge Survey (CNSSS) based on urban agglomeration, wastewater treatment process, and treatment capacity. Science of the Total Environment(C). </w:t>
      </w:r>
      <w:proofErr w:type="gramStart"/>
      <w:r w:rsidRPr="00A92F40">
        <w:rPr>
          <w:rFonts w:eastAsia="微软雅黑" w:cs="Times New Roman" w:hint="eastAsia"/>
          <w:color w:val="333333"/>
          <w:sz w:val="18"/>
          <w:szCs w:val="18"/>
          <w:shd w:val="clear" w:color="auto" w:fill="FFFFFF"/>
        </w:rPr>
        <w:t>doi:10.1016/j.scitotenv</w:t>
      </w:r>
      <w:proofErr w:type="gramEnd"/>
      <w:r w:rsidRPr="00A92F40">
        <w:rPr>
          <w:rFonts w:eastAsia="微软雅黑" w:cs="Times New Roman" w:hint="eastAsia"/>
          <w:color w:val="333333"/>
          <w:sz w:val="18"/>
          <w:szCs w:val="18"/>
          <w:shd w:val="clear" w:color="auto" w:fill="FFFFFF"/>
        </w:rPr>
        <w:t>.2019.133998.</w:t>
      </w:r>
    </w:p>
    <w:p w14:paraId="12F7A7CF" w14:textId="490B7403" w:rsidR="008624D9" w:rsidRPr="00A92F40" w:rsidRDefault="008624D9" w:rsidP="008624D9">
      <w:pPr>
        <w:widowControl/>
        <w:spacing w:line="240" w:lineRule="auto"/>
        <w:ind w:firstLineChars="0" w:firstLine="0"/>
        <w:rPr>
          <w:rFonts w:eastAsia="微软雅黑" w:cs="Times New Roman"/>
          <w:color w:val="333333"/>
          <w:sz w:val="18"/>
          <w:szCs w:val="18"/>
          <w:shd w:val="clear" w:color="auto" w:fill="FFFFFF"/>
        </w:rPr>
      </w:pPr>
      <w:bookmarkStart w:id="165" w:name="l7"/>
      <w:bookmarkEnd w:id="164"/>
      <w:r w:rsidRPr="00A92F40">
        <w:rPr>
          <w:rFonts w:eastAsia="微软雅黑" w:cs="Times New Roman" w:hint="eastAsia"/>
          <w:color w:val="333333"/>
          <w:sz w:val="18"/>
          <w:szCs w:val="18"/>
          <w:shd w:val="clear" w:color="auto" w:fill="FFFFFF"/>
        </w:rPr>
        <w:t xml:space="preserve">Yong </w:t>
      </w:r>
      <w:proofErr w:type="spellStart"/>
      <w:proofErr w:type="gramStart"/>
      <w:r w:rsidRPr="00A92F40">
        <w:rPr>
          <w:rFonts w:eastAsia="微软雅黑" w:cs="Times New Roman" w:hint="eastAsia"/>
          <w:color w:val="333333"/>
          <w:sz w:val="18"/>
          <w:szCs w:val="18"/>
          <w:shd w:val="clear" w:color="auto" w:fill="FFFFFF"/>
        </w:rPr>
        <w:t>Geng,Meiling</w:t>
      </w:r>
      <w:proofErr w:type="spellEnd"/>
      <w:proofErr w:type="gramEnd"/>
      <w:r w:rsidRPr="00A92F40">
        <w:rPr>
          <w:rFonts w:eastAsia="微软雅黑" w:cs="Times New Roman" w:hint="eastAsia"/>
          <w:color w:val="333333"/>
          <w:sz w:val="18"/>
          <w:szCs w:val="18"/>
          <w:shd w:val="clear" w:color="auto" w:fill="FFFFFF"/>
        </w:rPr>
        <w:t xml:space="preserve"> </w:t>
      </w:r>
      <w:proofErr w:type="spellStart"/>
      <w:r w:rsidRPr="00A92F40">
        <w:rPr>
          <w:rFonts w:eastAsia="微软雅黑" w:cs="Times New Roman" w:hint="eastAsia"/>
          <w:color w:val="333333"/>
          <w:sz w:val="18"/>
          <w:szCs w:val="18"/>
          <w:shd w:val="clear" w:color="auto" w:fill="FFFFFF"/>
        </w:rPr>
        <w:t>Wang,Joseph</w:t>
      </w:r>
      <w:proofErr w:type="spellEnd"/>
      <w:r w:rsidRPr="00A92F40">
        <w:rPr>
          <w:rFonts w:eastAsia="微软雅黑" w:cs="Times New Roman" w:hint="eastAsia"/>
          <w:color w:val="333333"/>
          <w:sz w:val="18"/>
          <w:szCs w:val="18"/>
          <w:shd w:val="clear" w:color="auto" w:fill="FFFFFF"/>
        </w:rPr>
        <w:t xml:space="preserve"> Sarkis... &amp; </w:t>
      </w:r>
      <w:proofErr w:type="spellStart"/>
      <w:r w:rsidRPr="00A92F40">
        <w:rPr>
          <w:rFonts w:eastAsia="微软雅黑" w:cs="Times New Roman" w:hint="eastAsia"/>
          <w:color w:val="333333"/>
          <w:sz w:val="18"/>
          <w:szCs w:val="18"/>
          <w:shd w:val="clear" w:color="auto" w:fill="FFFFFF"/>
        </w:rPr>
        <w:t>Huijuan</w:t>
      </w:r>
      <w:proofErr w:type="spellEnd"/>
      <w:r w:rsidRPr="00A92F40">
        <w:rPr>
          <w:rFonts w:eastAsia="微软雅黑" w:cs="Times New Roman" w:hint="eastAsia"/>
          <w:color w:val="333333"/>
          <w:sz w:val="18"/>
          <w:szCs w:val="18"/>
          <w:shd w:val="clear" w:color="auto" w:fill="FFFFFF"/>
        </w:rPr>
        <w:t xml:space="preserve"> Dong.(2014).Spatial-temporal patterns and driving factors for industrial wastewater emission in China. Journal of Cleaner Production. </w:t>
      </w:r>
      <w:proofErr w:type="gramStart"/>
      <w:r w:rsidRPr="00A92F40">
        <w:rPr>
          <w:rFonts w:eastAsia="微软雅黑" w:cs="Times New Roman" w:hint="eastAsia"/>
          <w:color w:val="333333"/>
          <w:sz w:val="18"/>
          <w:szCs w:val="18"/>
          <w:shd w:val="clear" w:color="auto" w:fill="FFFFFF"/>
        </w:rPr>
        <w:t>doi:10.1016/j.jclepro</w:t>
      </w:r>
      <w:proofErr w:type="gramEnd"/>
      <w:r w:rsidRPr="00A92F40">
        <w:rPr>
          <w:rFonts w:eastAsia="微软雅黑" w:cs="Times New Roman" w:hint="eastAsia"/>
          <w:color w:val="333333"/>
          <w:sz w:val="18"/>
          <w:szCs w:val="18"/>
          <w:shd w:val="clear" w:color="auto" w:fill="FFFFFF"/>
        </w:rPr>
        <w:t>.2014.04.047.</w:t>
      </w:r>
    </w:p>
    <w:p w14:paraId="576E7460" w14:textId="5B801ADD" w:rsidR="00F77A69" w:rsidRPr="00A92F40" w:rsidRDefault="00F77A69" w:rsidP="008624D9">
      <w:pPr>
        <w:widowControl/>
        <w:spacing w:line="240" w:lineRule="auto"/>
        <w:ind w:firstLineChars="0" w:firstLine="0"/>
        <w:rPr>
          <w:rFonts w:eastAsia="微软雅黑" w:cs="Times New Roman"/>
          <w:color w:val="333333"/>
          <w:sz w:val="18"/>
          <w:szCs w:val="18"/>
          <w:shd w:val="clear" w:color="auto" w:fill="FFFFFF"/>
        </w:rPr>
      </w:pPr>
      <w:bookmarkStart w:id="166" w:name="l18younes2015prediction"/>
      <w:r w:rsidRPr="00A92F40">
        <w:rPr>
          <w:rFonts w:eastAsia="微软雅黑" w:cs="Times New Roman" w:hint="eastAsia"/>
          <w:color w:val="333333"/>
          <w:sz w:val="18"/>
          <w:szCs w:val="18"/>
          <w:shd w:val="clear" w:color="auto" w:fill="FFFFFF"/>
        </w:rPr>
        <w:t xml:space="preserve">Younes Mohammad </w:t>
      </w:r>
      <w:proofErr w:type="spellStart"/>
      <w:proofErr w:type="gramStart"/>
      <w:r w:rsidRPr="00A92F40">
        <w:rPr>
          <w:rFonts w:eastAsia="微软雅黑" w:cs="Times New Roman" w:hint="eastAsia"/>
          <w:color w:val="333333"/>
          <w:sz w:val="18"/>
          <w:szCs w:val="18"/>
          <w:shd w:val="clear" w:color="auto" w:fill="FFFFFF"/>
        </w:rPr>
        <w:t>K,Nopiah</w:t>
      </w:r>
      <w:proofErr w:type="spellEnd"/>
      <w:proofErr w:type="gramEnd"/>
      <w:r w:rsidRPr="00A92F40">
        <w:rPr>
          <w:rFonts w:eastAsia="微软雅黑" w:cs="Times New Roman" w:hint="eastAsia"/>
          <w:color w:val="333333"/>
          <w:sz w:val="18"/>
          <w:szCs w:val="18"/>
          <w:shd w:val="clear" w:color="auto" w:fill="FFFFFF"/>
        </w:rPr>
        <w:t xml:space="preserve"> Z </w:t>
      </w:r>
      <w:proofErr w:type="spellStart"/>
      <w:r w:rsidRPr="00A92F40">
        <w:rPr>
          <w:rFonts w:eastAsia="微软雅黑" w:cs="Times New Roman" w:hint="eastAsia"/>
          <w:color w:val="333333"/>
          <w:sz w:val="18"/>
          <w:szCs w:val="18"/>
          <w:shd w:val="clear" w:color="auto" w:fill="FFFFFF"/>
        </w:rPr>
        <w:t>M,Basri</w:t>
      </w:r>
      <w:proofErr w:type="spellEnd"/>
      <w:r w:rsidRPr="00A92F40">
        <w:rPr>
          <w:rFonts w:eastAsia="微软雅黑" w:cs="Times New Roman" w:hint="eastAsia"/>
          <w:color w:val="333333"/>
          <w:sz w:val="18"/>
          <w:szCs w:val="18"/>
          <w:shd w:val="clear" w:color="auto" w:fill="FFFFFF"/>
        </w:rPr>
        <w:t xml:space="preserve"> N E Ahmad... &amp; </w:t>
      </w:r>
      <w:proofErr w:type="spellStart"/>
      <w:r w:rsidRPr="00A92F40">
        <w:rPr>
          <w:rFonts w:eastAsia="微软雅黑" w:cs="Times New Roman" w:hint="eastAsia"/>
          <w:color w:val="333333"/>
          <w:sz w:val="18"/>
          <w:szCs w:val="18"/>
          <w:shd w:val="clear" w:color="auto" w:fill="FFFFFF"/>
        </w:rPr>
        <w:t>Maulud</w:t>
      </w:r>
      <w:proofErr w:type="spellEnd"/>
      <w:r w:rsidRPr="00A92F40">
        <w:rPr>
          <w:rFonts w:eastAsia="微软雅黑" w:cs="Times New Roman" w:hint="eastAsia"/>
          <w:color w:val="333333"/>
          <w:sz w:val="18"/>
          <w:szCs w:val="18"/>
          <w:shd w:val="clear" w:color="auto" w:fill="FFFFFF"/>
        </w:rPr>
        <w:t xml:space="preserve"> K N A.(2015).Prediction of municipal solid waste generation using nonlinear autoregressive network.. Environmental monitoring and </w:t>
      </w:r>
      <w:proofErr w:type="gramStart"/>
      <w:r w:rsidRPr="00A92F40">
        <w:rPr>
          <w:rFonts w:eastAsia="微软雅黑" w:cs="Times New Roman" w:hint="eastAsia"/>
          <w:color w:val="333333"/>
          <w:sz w:val="18"/>
          <w:szCs w:val="18"/>
          <w:shd w:val="clear" w:color="auto" w:fill="FFFFFF"/>
        </w:rPr>
        <w:t>assessment(</w:t>
      </w:r>
      <w:proofErr w:type="gramEnd"/>
      <w:r w:rsidRPr="00A92F40">
        <w:rPr>
          <w:rFonts w:eastAsia="微软雅黑" w:cs="Times New Roman" w:hint="eastAsia"/>
          <w:color w:val="333333"/>
          <w:sz w:val="18"/>
          <w:szCs w:val="18"/>
          <w:shd w:val="clear" w:color="auto" w:fill="FFFFFF"/>
        </w:rPr>
        <w:t>12). doi:10.1007/s10661-015-4977-5.</w:t>
      </w:r>
    </w:p>
    <w:p w14:paraId="5C93718A" w14:textId="4F005DEA" w:rsidR="004D7ED4" w:rsidRPr="00A92F40" w:rsidRDefault="004D7ED4" w:rsidP="008624D9">
      <w:pPr>
        <w:widowControl/>
        <w:spacing w:line="240" w:lineRule="auto"/>
        <w:ind w:firstLineChars="0" w:firstLine="0"/>
        <w:rPr>
          <w:rFonts w:eastAsia="微软雅黑" w:cs="Times New Roman" w:hint="eastAsia"/>
          <w:color w:val="333333"/>
          <w:sz w:val="18"/>
          <w:szCs w:val="18"/>
          <w:shd w:val="clear" w:color="auto" w:fill="FFFFFF"/>
        </w:rPr>
      </w:pPr>
      <w:bookmarkStart w:id="167" w:name="yu2021deep"/>
      <w:r w:rsidRPr="00A92F40">
        <w:rPr>
          <w:rFonts w:eastAsia="微软雅黑" w:cs="Times New Roman" w:hint="eastAsia"/>
          <w:color w:val="333333"/>
          <w:sz w:val="18"/>
          <w:szCs w:val="18"/>
          <w:shd w:val="clear" w:color="auto" w:fill="FFFFFF"/>
        </w:rPr>
        <w:t xml:space="preserve">Yu </w:t>
      </w:r>
      <w:proofErr w:type="spellStart"/>
      <w:proofErr w:type="gramStart"/>
      <w:r w:rsidRPr="00A92F40">
        <w:rPr>
          <w:rFonts w:eastAsia="微软雅黑" w:cs="Times New Roman" w:hint="eastAsia"/>
          <w:color w:val="333333"/>
          <w:sz w:val="18"/>
          <w:szCs w:val="18"/>
          <w:shd w:val="clear" w:color="auto" w:fill="FFFFFF"/>
        </w:rPr>
        <w:t>Fubo,Wei</w:t>
      </w:r>
      <w:proofErr w:type="spellEnd"/>
      <w:proofErr w:type="gramEnd"/>
      <w:r w:rsidRPr="00A92F40">
        <w:rPr>
          <w:rFonts w:eastAsia="微软雅黑" w:cs="Times New Roman" w:hint="eastAsia"/>
          <w:color w:val="333333"/>
          <w:sz w:val="18"/>
          <w:szCs w:val="18"/>
          <w:shd w:val="clear" w:color="auto" w:fill="FFFFFF"/>
        </w:rPr>
        <w:t xml:space="preserve"> </w:t>
      </w:r>
      <w:proofErr w:type="spellStart"/>
      <w:r w:rsidRPr="00A92F40">
        <w:rPr>
          <w:rFonts w:eastAsia="微软雅黑" w:cs="Times New Roman" w:hint="eastAsia"/>
          <w:color w:val="333333"/>
          <w:sz w:val="18"/>
          <w:szCs w:val="18"/>
          <w:shd w:val="clear" w:color="auto" w:fill="FFFFFF"/>
        </w:rPr>
        <w:t>Changhong,Deng</w:t>
      </w:r>
      <w:proofErr w:type="spellEnd"/>
      <w:r w:rsidRPr="00A92F40">
        <w:rPr>
          <w:rFonts w:eastAsia="微软雅黑" w:cs="Times New Roman" w:hint="eastAsia"/>
          <w:color w:val="333333"/>
          <w:sz w:val="18"/>
          <w:szCs w:val="18"/>
          <w:shd w:val="clear" w:color="auto" w:fill="FFFFFF"/>
        </w:rPr>
        <w:t xml:space="preserve"> </w:t>
      </w:r>
      <w:proofErr w:type="spellStart"/>
      <w:r w:rsidRPr="00A92F40">
        <w:rPr>
          <w:rFonts w:eastAsia="微软雅黑" w:cs="Times New Roman" w:hint="eastAsia"/>
          <w:color w:val="333333"/>
          <w:sz w:val="18"/>
          <w:szCs w:val="18"/>
          <w:shd w:val="clear" w:color="auto" w:fill="FFFFFF"/>
        </w:rPr>
        <w:t>Peng,Peng</w:t>
      </w:r>
      <w:proofErr w:type="spellEnd"/>
      <w:r w:rsidRPr="00A92F40">
        <w:rPr>
          <w:rFonts w:eastAsia="微软雅黑" w:cs="Times New Roman" w:hint="eastAsia"/>
          <w:color w:val="333333"/>
          <w:sz w:val="18"/>
          <w:szCs w:val="18"/>
          <w:shd w:val="clear" w:color="auto" w:fill="FFFFFF"/>
        </w:rPr>
        <w:t xml:space="preserve"> Ting &amp; Hu </w:t>
      </w:r>
      <w:proofErr w:type="spellStart"/>
      <w:r w:rsidRPr="00A92F40">
        <w:rPr>
          <w:rFonts w:eastAsia="微软雅黑" w:cs="Times New Roman" w:hint="eastAsia"/>
          <w:color w:val="333333"/>
          <w:sz w:val="18"/>
          <w:szCs w:val="18"/>
          <w:shd w:val="clear" w:color="auto" w:fill="FFFFFF"/>
        </w:rPr>
        <w:t>Xiangang</w:t>
      </w:r>
      <w:proofErr w:type="spellEnd"/>
      <w:r w:rsidRPr="00A92F40">
        <w:rPr>
          <w:rFonts w:eastAsia="微软雅黑" w:cs="Times New Roman" w:hint="eastAsia"/>
          <w:color w:val="333333"/>
          <w:sz w:val="18"/>
          <w:szCs w:val="18"/>
          <w:shd w:val="clear" w:color="auto" w:fill="FFFFFF"/>
        </w:rPr>
        <w:t xml:space="preserve">.(2021).Deep exploration of random forest model boosts the interpretability of machine learning studies of complicated immune responses and lung burden of nanoparticles.. Science </w:t>
      </w:r>
      <w:proofErr w:type="gramStart"/>
      <w:r w:rsidRPr="00A92F40">
        <w:rPr>
          <w:rFonts w:eastAsia="微软雅黑" w:cs="Times New Roman" w:hint="eastAsia"/>
          <w:color w:val="333333"/>
          <w:sz w:val="18"/>
          <w:szCs w:val="18"/>
          <w:shd w:val="clear" w:color="auto" w:fill="FFFFFF"/>
        </w:rPr>
        <w:t>advances(</w:t>
      </w:r>
      <w:proofErr w:type="gramEnd"/>
      <w:r w:rsidRPr="00A92F40">
        <w:rPr>
          <w:rFonts w:eastAsia="微软雅黑" w:cs="Times New Roman" w:hint="eastAsia"/>
          <w:color w:val="333333"/>
          <w:sz w:val="18"/>
          <w:szCs w:val="18"/>
          <w:shd w:val="clear" w:color="auto" w:fill="FFFFFF"/>
        </w:rPr>
        <w:t>22). doi:10.1126/SCIADV.ABF4130.</w:t>
      </w:r>
      <w:bookmarkEnd w:id="167"/>
    </w:p>
    <w:p w14:paraId="1B8E77C8" w14:textId="37D45BAA" w:rsidR="00E77F57" w:rsidRPr="00A92F40" w:rsidRDefault="00E77F57" w:rsidP="00A92F40">
      <w:pPr>
        <w:widowControl/>
        <w:spacing w:line="240" w:lineRule="auto"/>
        <w:ind w:firstLineChars="0" w:firstLine="0"/>
        <w:rPr>
          <w:rFonts w:eastAsia="微软雅黑" w:cs="Times New Roman"/>
          <w:color w:val="333333"/>
          <w:sz w:val="18"/>
          <w:szCs w:val="18"/>
          <w:shd w:val="clear" w:color="auto" w:fill="FFFFFF"/>
        </w:rPr>
      </w:pPr>
      <w:bookmarkStart w:id="168" w:name="_Ref98700865"/>
      <w:bookmarkStart w:id="169" w:name="l14"/>
      <w:bookmarkEnd w:id="166"/>
      <w:r w:rsidRPr="00A92F40">
        <w:rPr>
          <w:rFonts w:eastAsia="微软雅黑" w:cs="Times New Roman"/>
          <w:color w:val="333333"/>
          <w:sz w:val="18"/>
          <w:szCs w:val="18"/>
          <w:shd w:val="clear" w:color="auto" w:fill="FFFFFF"/>
        </w:rPr>
        <w:t>Yu, J.; Tian, N.; Wang, K.; Ren, Y. Analysis and discussion of sludge disposal and treatment of sewage treatment plants in China. Chin. J. Environ. Eng. 2007, 1, 5.</w:t>
      </w:r>
      <w:bookmarkEnd w:id="168"/>
    </w:p>
    <w:p w14:paraId="24454B71" w14:textId="0557A256" w:rsidR="00BB4B65" w:rsidRPr="00E33579" w:rsidRDefault="00CB2C6B" w:rsidP="00E33579">
      <w:pPr>
        <w:widowControl/>
        <w:spacing w:line="240" w:lineRule="auto"/>
        <w:ind w:firstLineChars="0" w:firstLine="0"/>
        <w:rPr>
          <w:rFonts w:eastAsia="微软雅黑" w:cs="Times New Roman" w:hint="eastAsia"/>
          <w:color w:val="333333"/>
          <w:sz w:val="18"/>
          <w:szCs w:val="18"/>
          <w:shd w:val="clear" w:color="auto" w:fill="FFFFFF"/>
        </w:rPr>
      </w:pPr>
      <w:bookmarkStart w:id="170" w:name="l29zhang2021modelling"/>
      <w:r w:rsidRPr="00A92F40">
        <w:rPr>
          <w:rFonts w:eastAsia="微软雅黑" w:cs="Times New Roman" w:hint="eastAsia"/>
          <w:color w:val="333333"/>
          <w:sz w:val="18"/>
          <w:szCs w:val="18"/>
          <w:shd w:val="clear" w:color="auto" w:fill="FFFFFF"/>
        </w:rPr>
        <w:t xml:space="preserve">Zhang </w:t>
      </w:r>
      <w:proofErr w:type="spellStart"/>
      <w:proofErr w:type="gramStart"/>
      <w:r w:rsidRPr="00A92F40">
        <w:rPr>
          <w:rFonts w:eastAsia="微软雅黑" w:cs="Times New Roman" w:hint="eastAsia"/>
          <w:color w:val="333333"/>
          <w:sz w:val="18"/>
          <w:szCs w:val="18"/>
          <w:shd w:val="clear" w:color="auto" w:fill="FFFFFF"/>
        </w:rPr>
        <w:t>Xiaoxin,Yi</w:t>
      </w:r>
      <w:proofErr w:type="spellEnd"/>
      <w:proofErr w:type="gramEnd"/>
      <w:r w:rsidRPr="00A92F40">
        <w:rPr>
          <w:rFonts w:eastAsia="微软雅黑" w:cs="Times New Roman" w:hint="eastAsia"/>
          <w:color w:val="333333"/>
          <w:sz w:val="18"/>
          <w:szCs w:val="18"/>
          <w:shd w:val="clear" w:color="auto" w:fill="FFFFFF"/>
        </w:rPr>
        <w:t xml:space="preserve"> </w:t>
      </w:r>
      <w:proofErr w:type="spellStart"/>
      <w:r w:rsidRPr="00A92F40">
        <w:rPr>
          <w:rFonts w:eastAsia="微软雅黑" w:cs="Times New Roman" w:hint="eastAsia"/>
          <w:color w:val="333333"/>
          <w:sz w:val="18"/>
          <w:szCs w:val="18"/>
          <w:shd w:val="clear" w:color="auto" w:fill="FFFFFF"/>
        </w:rPr>
        <w:t>Yujun,Yang</w:t>
      </w:r>
      <w:proofErr w:type="spellEnd"/>
      <w:r w:rsidRPr="00A92F40">
        <w:rPr>
          <w:rFonts w:eastAsia="微软雅黑" w:cs="Times New Roman" w:hint="eastAsia"/>
          <w:color w:val="333333"/>
          <w:sz w:val="18"/>
          <w:szCs w:val="18"/>
          <w:shd w:val="clear" w:color="auto" w:fill="FFFFFF"/>
        </w:rPr>
        <w:t xml:space="preserve"> </w:t>
      </w:r>
      <w:proofErr w:type="spellStart"/>
      <w:r w:rsidRPr="00A92F40">
        <w:rPr>
          <w:rFonts w:eastAsia="微软雅黑" w:cs="Times New Roman" w:hint="eastAsia"/>
          <w:color w:val="333333"/>
          <w:sz w:val="18"/>
          <w:szCs w:val="18"/>
          <w:shd w:val="clear" w:color="auto" w:fill="FFFFFF"/>
        </w:rPr>
        <w:t>Ying,Liu</w:t>
      </w:r>
      <w:proofErr w:type="spellEnd"/>
      <w:r w:rsidRPr="00A92F40">
        <w:rPr>
          <w:rFonts w:eastAsia="微软雅黑" w:cs="Times New Roman" w:hint="eastAsia"/>
          <w:color w:val="333333"/>
          <w:sz w:val="18"/>
          <w:szCs w:val="18"/>
          <w:shd w:val="clear" w:color="auto" w:fill="FFFFFF"/>
        </w:rPr>
        <w:t xml:space="preserve"> </w:t>
      </w:r>
      <w:proofErr w:type="spellStart"/>
      <w:r w:rsidRPr="00A92F40">
        <w:rPr>
          <w:rFonts w:eastAsia="微软雅黑" w:cs="Times New Roman" w:hint="eastAsia"/>
          <w:color w:val="333333"/>
          <w:sz w:val="18"/>
          <w:szCs w:val="18"/>
          <w:shd w:val="clear" w:color="auto" w:fill="FFFFFF"/>
        </w:rPr>
        <w:t>Hongxi</w:t>
      </w:r>
      <w:proofErr w:type="spellEnd"/>
      <w:r w:rsidRPr="00A92F40">
        <w:rPr>
          <w:rFonts w:eastAsia="微软雅黑" w:cs="Times New Roman" w:hint="eastAsia"/>
          <w:color w:val="333333"/>
          <w:sz w:val="18"/>
          <w:szCs w:val="18"/>
          <w:shd w:val="clear" w:color="auto" w:fill="FFFFFF"/>
        </w:rPr>
        <w:t xml:space="preserve"> &amp; Yang </w:t>
      </w:r>
      <w:proofErr w:type="spellStart"/>
      <w:r w:rsidRPr="00A92F40">
        <w:rPr>
          <w:rFonts w:eastAsia="微软雅黑" w:cs="Times New Roman" w:hint="eastAsia"/>
          <w:color w:val="333333"/>
          <w:sz w:val="18"/>
          <w:szCs w:val="18"/>
          <w:shd w:val="clear" w:color="auto" w:fill="FFFFFF"/>
        </w:rPr>
        <w:t>Zhifeng</w:t>
      </w:r>
      <w:proofErr w:type="spellEnd"/>
      <w:r w:rsidRPr="00A92F40">
        <w:rPr>
          <w:rFonts w:eastAsia="微软雅黑" w:cs="Times New Roman" w:hint="eastAsia"/>
          <w:color w:val="333333"/>
          <w:sz w:val="18"/>
          <w:szCs w:val="18"/>
          <w:shd w:val="clear" w:color="auto" w:fill="FFFFFF"/>
        </w:rPr>
        <w:t xml:space="preserve">.(2021).Modelling phosphorus loading to the largest shallow lake in northern China in different shared socioeconomic pathways. Journal of Cleaner Production. </w:t>
      </w:r>
      <w:proofErr w:type="gramStart"/>
      <w:r w:rsidRPr="00A92F40">
        <w:rPr>
          <w:rFonts w:eastAsia="微软雅黑" w:cs="Times New Roman" w:hint="eastAsia"/>
          <w:color w:val="333333"/>
          <w:sz w:val="18"/>
          <w:szCs w:val="18"/>
          <w:shd w:val="clear" w:color="auto" w:fill="FFFFFF"/>
        </w:rPr>
        <w:t>doi:10.1016/J.JCLEPRO</w:t>
      </w:r>
      <w:proofErr w:type="gramEnd"/>
      <w:r w:rsidRPr="00A92F40">
        <w:rPr>
          <w:rFonts w:eastAsia="微软雅黑" w:cs="Times New Roman" w:hint="eastAsia"/>
          <w:color w:val="333333"/>
          <w:sz w:val="18"/>
          <w:szCs w:val="18"/>
          <w:shd w:val="clear" w:color="auto" w:fill="FFFFFF"/>
        </w:rPr>
        <w:t>.2021.126537.</w:t>
      </w:r>
      <w:bookmarkEnd w:id="135"/>
      <w:bookmarkEnd w:id="136"/>
      <w:bookmarkEnd w:id="165"/>
      <w:bookmarkEnd w:id="169"/>
      <w:bookmarkEnd w:id="170"/>
    </w:p>
    <w:sectPr w:rsidR="00BB4B65" w:rsidRPr="00E33579" w:rsidSect="00B97A66">
      <w:headerReference w:type="even" r:id="rId49"/>
      <w:headerReference w:type="default" r:id="rId50"/>
      <w:footerReference w:type="even" r:id="rId51"/>
      <w:footerReference w:type="default" r:id="rId52"/>
      <w:headerReference w:type="first" r:id="rId53"/>
      <w:footerReference w:type="first" r:id="rId54"/>
      <w:pgSz w:w="11906" w:h="16838"/>
      <w:pgMar w:top="1440" w:right="1800" w:bottom="1440" w:left="1800" w:header="851" w:footer="992" w:gutter="0"/>
      <w:lnNumType w:countBy="1" w:restart="continuous"/>
      <w:cols w:space="425"/>
      <w:docGrid w:type="lines"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Jonathan Vause" w:date="2021-12-31T11:20:00Z" w:initials="JV">
    <w:p w14:paraId="11A8A98C" w14:textId="5689D2B3" w:rsidR="0064101C" w:rsidRDefault="0064101C">
      <w:pPr>
        <w:pStyle w:val="a8"/>
        <w:ind w:firstLine="420"/>
      </w:pPr>
      <w:r>
        <w:rPr>
          <w:rStyle w:val="a7"/>
        </w:rPr>
        <w:annotationRef/>
      </w:r>
      <w:r>
        <w:t>‘</w:t>
      </w:r>
      <w:proofErr w:type="gramStart"/>
      <w:r>
        <w:t>and</w:t>
      </w:r>
      <w:proofErr w:type="gramEnd"/>
      <w:r>
        <w:t xml:space="preserve"> reduction of potential’ (we aren’t ‘planning potential emissions’?)</w:t>
      </w:r>
    </w:p>
  </w:comment>
  <w:comment w:id="1" w:author="Jonathan Vause" w:date="2021-12-31T11:21:00Z" w:initials="JV">
    <w:p w14:paraId="188504A1" w14:textId="6851F858" w:rsidR="0064101C" w:rsidRDefault="0064101C">
      <w:pPr>
        <w:pStyle w:val="a8"/>
        <w:ind w:firstLine="420"/>
      </w:pPr>
      <w:r>
        <w:rPr>
          <w:rStyle w:val="a7"/>
        </w:rPr>
        <w:annotationRef/>
      </w:r>
      <w:r>
        <w:t xml:space="preserve">Don’t think you need ‘potential’ – why not just ‘predict future sludge production and associated carbon </w:t>
      </w:r>
      <w:proofErr w:type="gramStart"/>
      <w:r>
        <w:t>emissions’</w:t>
      </w:r>
      <w:proofErr w:type="gramEnd"/>
      <w:r>
        <w:t>?</w:t>
      </w:r>
    </w:p>
  </w:comment>
  <w:comment w:id="10" w:author="xiao lishan" w:date="2022-03-31T14:07:00Z" w:initials="xl">
    <w:p w14:paraId="0FB39487" w14:textId="0F47344A" w:rsidR="003C64FD" w:rsidRDefault="003C64FD">
      <w:pPr>
        <w:pStyle w:val="a8"/>
        <w:ind w:firstLine="420"/>
      </w:pPr>
      <w:r>
        <w:rPr>
          <w:rStyle w:val="a7"/>
        </w:rPr>
        <w:annotationRef/>
      </w:r>
      <w:r>
        <w:t>H</w:t>
      </w:r>
      <w:r>
        <w:rPr>
          <w:rFonts w:hint="eastAsia"/>
        </w:rPr>
        <w:t>ow</w:t>
      </w:r>
      <w:r>
        <w:t xml:space="preserve"> </w:t>
      </w:r>
      <w:r>
        <w:rPr>
          <w:rFonts w:hint="eastAsia"/>
        </w:rPr>
        <w:t>much</w:t>
      </w:r>
      <w:r>
        <w:rPr>
          <w:rFonts w:hint="eastAsia"/>
        </w:rPr>
        <w:t>？</w:t>
      </w:r>
    </w:p>
  </w:comment>
  <w:comment w:id="61" w:author="Jonathan Vause" w:date="2021-12-31T11:56:00Z" w:initials="JV">
    <w:p w14:paraId="34C18905" w14:textId="5F515CE0" w:rsidR="00346E24" w:rsidRDefault="00346E24">
      <w:pPr>
        <w:pStyle w:val="a8"/>
        <w:ind w:firstLine="420"/>
      </w:pPr>
      <w:r>
        <w:rPr>
          <w:rStyle w:val="a7"/>
        </w:rPr>
        <w:annotationRef/>
      </w:r>
      <w:r>
        <w:t>You could add footnotes to this table, or supplementary information, giving details about how some of these indicators are calculated?</w:t>
      </w:r>
    </w:p>
  </w:comment>
  <w:comment w:id="76" w:author="xiao lishan" w:date="2022-03-31T14:03:00Z" w:initials="xl">
    <w:p w14:paraId="799F3C8A" w14:textId="77777777" w:rsidR="005129B3" w:rsidRDefault="005129B3" w:rsidP="005129B3">
      <w:pPr>
        <w:pStyle w:val="a8"/>
        <w:ind w:firstLineChars="95" w:firstLine="199"/>
      </w:pPr>
      <w:r>
        <w:rPr>
          <w:rStyle w:val="a7"/>
        </w:rPr>
        <w:annotationRef/>
      </w:r>
      <w:r>
        <w:rPr>
          <w:rFonts w:hint="eastAsia"/>
        </w:rPr>
        <w:t>然后呢，又是啥建议吗？怎么突然又跳到全国的讨论了？？</w:t>
      </w:r>
    </w:p>
    <w:p w14:paraId="17D277CE" w14:textId="77777777" w:rsidR="005129B3" w:rsidRDefault="005129B3" w:rsidP="005129B3">
      <w:pPr>
        <w:pStyle w:val="a8"/>
        <w:ind w:firstLineChars="95" w:firstLine="228"/>
      </w:pPr>
      <w:r>
        <w:rPr>
          <w:rFonts w:hint="eastAsia"/>
        </w:rPr>
        <w:t>这一段和</w:t>
      </w:r>
      <w:r>
        <w:rPr>
          <w:rFonts w:hint="eastAsia"/>
        </w:rPr>
        <w:t>L</w:t>
      </w:r>
      <w:r>
        <w:t>CD</w:t>
      </w:r>
      <w:r>
        <w:rPr>
          <w:rFonts w:hint="eastAsia"/>
        </w:rPr>
        <w:t>写法，要改一下。先介绍产量和增速情况，再可以先全国，后分区给出政策建议。</w:t>
      </w:r>
    </w:p>
    <w:p w14:paraId="1E40F5FF" w14:textId="77777777" w:rsidR="005129B3" w:rsidRDefault="005129B3" w:rsidP="005129B3">
      <w:pPr>
        <w:pStyle w:val="a8"/>
        <w:ind w:firstLineChars="95" w:firstLine="228"/>
      </w:pPr>
      <w:r>
        <w:rPr>
          <w:rFonts w:hint="eastAsia"/>
        </w:rPr>
        <w:t>下面一段又跳出来</w:t>
      </w:r>
      <w:r>
        <w:rPr>
          <w:rFonts w:hint="eastAsia"/>
        </w:rPr>
        <w:t>L</w:t>
      </w:r>
      <w:r>
        <w:t>CD</w:t>
      </w:r>
      <w:r>
        <w:rPr>
          <w:rFonts w:hint="eastAsia"/>
        </w:rPr>
        <w:t>子情景的产量，很突然。</w:t>
      </w:r>
    </w:p>
    <w:p w14:paraId="5725E4B9" w14:textId="2BD2F2C1" w:rsidR="005129B3" w:rsidRPr="005129B3" w:rsidRDefault="005129B3" w:rsidP="005129B3">
      <w:pPr>
        <w:pStyle w:val="a8"/>
        <w:ind w:firstLineChars="95" w:firstLine="228"/>
      </w:pPr>
      <w:r>
        <w:rPr>
          <w:rFonts w:hint="eastAsia"/>
        </w:rPr>
        <w:t>或者你计算完了，再专门一个</w:t>
      </w:r>
      <w:r>
        <w:rPr>
          <w:rFonts w:hint="eastAsia"/>
        </w:rPr>
        <w:t>3</w:t>
      </w:r>
      <w:r>
        <w:t xml:space="preserve">.4 </w:t>
      </w:r>
      <w:r>
        <w:rPr>
          <w:rFonts w:hint="eastAsia"/>
        </w:rPr>
        <w:t>policy</w:t>
      </w:r>
      <w:r>
        <w:t xml:space="preserve"> </w:t>
      </w:r>
      <w:r>
        <w:rPr>
          <w:rFonts w:hint="eastAsia"/>
        </w:rPr>
        <w:t>implication</w:t>
      </w:r>
    </w:p>
  </w:comment>
  <w:comment w:id="82" w:author="xiao lishan" w:date="2022-03-31T14:03:00Z" w:initials="xl">
    <w:p w14:paraId="1ABD3AE3" w14:textId="77777777" w:rsidR="00101EDC" w:rsidRDefault="00101EDC" w:rsidP="00101EDC">
      <w:pPr>
        <w:pStyle w:val="a8"/>
        <w:ind w:firstLineChars="95" w:firstLine="199"/>
      </w:pPr>
      <w:r>
        <w:rPr>
          <w:rStyle w:val="a7"/>
        </w:rPr>
        <w:annotationRef/>
      </w:r>
      <w:r>
        <w:rPr>
          <w:rFonts w:hint="eastAsia"/>
        </w:rPr>
        <w:t>然后呢，又是啥建议吗？怎么突然又跳到全国的讨论了？？</w:t>
      </w:r>
    </w:p>
    <w:p w14:paraId="6888E7FC" w14:textId="77777777" w:rsidR="00101EDC" w:rsidRDefault="00101EDC" w:rsidP="00101EDC">
      <w:pPr>
        <w:pStyle w:val="a8"/>
        <w:ind w:firstLineChars="95" w:firstLine="228"/>
      </w:pPr>
      <w:r>
        <w:rPr>
          <w:rFonts w:hint="eastAsia"/>
        </w:rPr>
        <w:t>这一段和</w:t>
      </w:r>
      <w:r>
        <w:rPr>
          <w:rFonts w:hint="eastAsia"/>
        </w:rPr>
        <w:t>L</w:t>
      </w:r>
      <w:r>
        <w:t>CD</w:t>
      </w:r>
      <w:r>
        <w:rPr>
          <w:rFonts w:hint="eastAsia"/>
        </w:rPr>
        <w:t>写法，要改一下。先介绍产量和增速情况，再可以先全国，后分区给出政策建议。</w:t>
      </w:r>
    </w:p>
    <w:p w14:paraId="6738A05C" w14:textId="77777777" w:rsidR="00101EDC" w:rsidRDefault="00101EDC" w:rsidP="00101EDC">
      <w:pPr>
        <w:pStyle w:val="a8"/>
        <w:ind w:firstLineChars="95" w:firstLine="228"/>
      </w:pPr>
      <w:r>
        <w:rPr>
          <w:rFonts w:hint="eastAsia"/>
        </w:rPr>
        <w:t>下面一段又跳出来</w:t>
      </w:r>
      <w:r>
        <w:rPr>
          <w:rFonts w:hint="eastAsia"/>
        </w:rPr>
        <w:t>L</w:t>
      </w:r>
      <w:r>
        <w:t>CD</w:t>
      </w:r>
      <w:r>
        <w:rPr>
          <w:rFonts w:hint="eastAsia"/>
        </w:rPr>
        <w:t>子情景的产量，很突然。</w:t>
      </w:r>
    </w:p>
    <w:p w14:paraId="026CE642" w14:textId="77777777" w:rsidR="00101EDC" w:rsidRPr="005129B3" w:rsidRDefault="00101EDC" w:rsidP="00101EDC">
      <w:pPr>
        <w:pStyle w:val="a8"/>
        <w:ind w:firstLineChars="95" w:firstLine="228"/>
      </w:pPr>
      <w:r>
        <w:rPr>
          <w:rFonts w:hint="eastAsia"/>
        </w:rPr>
        <w:t>或者你计算完了，再专门一个</w:t>
      </w:r>
      <w:r>
        <w:rPr>
          <w:rFonts w:hint="eastAsia"/>
        </w:rPr>
        <w:t>3</w:t>
      </w:r>
      <w:r>
        <w:t xml:space="preserve">.4 </w:t>
      </w:r>
      <w:r>
        <w:rPr>
          <w:rFonts w:hint="eastAsia"/>
        </w:rPr>
        <w:t>policy</w:t>
      </w:r>
      <w:r>
        <w:t xml:space="preserve"> </w:t>
      </w:r>
      <w:r>
        <w:rPr>
          <w:rFonts w:hint="eastAsia"/>
        </w:rPr>
        <w:t>implication</w:t>
      </w:r>
    </w:p>
  </w:comment>
  <w:comment w:id="86" w:author="xiao lishan" w:date="2022-03-31T13:48:00Z" w:initials="xl">
    <w:p w14:paraId="392A4A6A" w14:textId="5A2D2E3C" w:rsidR="00537DF6" w:rsidRDefault="00537DF6">
      <w:pPr>
        <w:pStyle w:val="a8"/>
        <w:ind w:firstLine="420"/>
      </w:pPr>
      <w:r>
        <w:rPr>
          <w:rStyle w:val="a7"/>
        </w:rPr>
        <w:annotationRef/>
      </w:r>
      <w:r>
        <w:rPr>
          <w:rFonts w:hint="eastAsia"/>
        </w:rPr>
        <w:t>图</w:t>
      </w:r>
      <w:r>
        <w:rPr>
          <w:rFonts w:hint="eastAsia"/>
        </w:rPr>
        <w:t>7</w:t>
      </w:r>
      <w:r>
        <w:rPr>
          <w:rFonts w:hint="eastAsia"/>
        </w:rPr>
        <w:t>选的</w:t>
      </w:r>
      <w:r>
        <w:rPr>
          <w:rFonts w:hint="eastAsia"/>
        </w:rPr>
        <w:t>x</w:t>
      </w:r>
      <w:r>
        <w:rPr>
          <w:rFonts w:hint="eastAsia"/>
        </w:rPr>
        <w:t>轴为何是</w:t>
      </w:r>
      <w:r>
        <w:rPr>
          <w:rFonts w:hint="eastAsia"/>
        </w:rPr>
        <w:t>2</w:t>
      </w:r>
      <w:r>
        <w:t>040</w:t>
      </w:r>
      <w:r>
        <w:rPr>
          <w:rFonts w:hint="eastAsia"/>
        </w:rPr>
        <w:t>？能否突出</w:t>
      </w:r>
      <w:r>
        <w:rPr>
          <w:rFonts w:hint="eastAsia"/>
        </w:rPr>
        <w:t>2</w:t>
      </w:r>
      <w:r>
        <w:t>030</w:t>
      </w:r>
      <w:r>
        <w:rPr>
          <w:rFonts w:hint="eastAsia"/>
        </w:rPr>
        <w:t>和</w:t>
      </w:r>
      <w:r>
        <w:rPr>
          <w:rFonts w:hint="eastAsia"/>
        </w:rPr>
        <w:t>2</w:t>
      </w:r>
      <w:r>
        <w:t xml:space="preserve">060 </w:t>
      </w:r>
      <w:r>
        <w:rPr>
          <w:rFonts w:hint="eastAsia"/>
        </w:rPr>
        <w:t>这个是和我们双碳目标吻合的时间</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1A8A98C" w15:done="0"/>
  <w15:commentEx w15:paraId="188504A1" w15:done="0"/>
  <w15:commentEx w15:paraId="0FB39487" w15:done="0"/>
  <w15:commentEx w15:paraId="34C18905" w15:done="0"/>
  <w15:commentEx w15:paraId="5725E4B9" w15:done="0"/>
  <w15:commentEx w15:paraId="026CE642" w15:done="0"/>
  <w15:commentEx w15:paraId="392A4A6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796604" w16cex:dateUtc="2021-12-31T03:20:00Z"/>
  <w16cex:commentExtensible w16cex:durableId="2579664C" w16cex:dateUtc="2021-12-31T03:21:00Z"/>
  <w16cex:commentExtensible w16cex:durableId="25F03426" w16cex:dateUtc="2022-03-31T06:07:00Z"/>
  <w16cex:commentExtensible w16cex:durableId="25796E68" w16cex:dateUtc="2021-12-31T03:56:00Z"/>
  <w16cex:commentExtensible w16cex:durableId="25F03329" w16cex:dateUtc="2022-03-31T06:03:00Z"/>
  <w16cex:commentExtensible w16cex:durableId="25F5DB8C" w16cex:dateUtc="2022-03-31T06:03:00Z"/>
  <w16cex:commentExtensible w16cex:durableId="25F02FB6" w16cex:dateUtc="2022-03-31T05:4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1A8A98C" w16cid:durableId="25796604"/>
  <w16cid:commentId w16cid:paraId="188504A1" w16cid:durableId="2579664C"/>
  <w16cid:commentId w16cid:paraId="0FB39487" w16cid:durableId="25F03426"/>
  <w16cid:commentId w16cid:paraId="34C18905" w16cid:durableId="25796E68"/>
  <w16cid:commentId w16cid:paraId="5725E4B9" w16cid:durableId="25F03329"/>
  <w16cid:commentId w16cid:paraId="026CE642" w16cid:durableId="25F5DB8C"/>
  <w16cid:commentId w16cid:paraId="392A4A6A" w16cid:durableId="25F02FB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935D00" w14:textId="77777777" w:rsidR="0051212B" w:rsidRDefault="0051212B">
      <w:pPr>
        <w:spacing w:line="240" w:lineRule="auto"/>
        <w:ind w:firstLine="480"/>
      </w:pPr>
      <w:r>
        <w:separator/>
      </w:r>
    </w:p>
  </w:endnote>
  <w:endnote w:type="continuationSeparator" w:id="0">
    <w:p w14:paraId="344DCE20" w14:textId="77777777" w:rsidR="0051212B" w:rsidRDefault="0051212B">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仿宋">
    <w:panose1 w:val="02010609060101010101"/>
    <w:charset w:val="86"/>
    <w:family w:val="modern"/>
    <w:pitch w:val="fixed"/>
    <w:sig w:usb0="800002BF" w:usb1="38CF7CFA" w:usb2="00000016" w:usb3="00000000" w:csb0="00040001" w:csb1="00000000"/>
  </w:font>
  <w:font w:name="Wingdings">
    <w:panose1 w:val="05000000000000000000"/>
    <w:charset w:val="00"/>
    <w:family w:val="decorative"/>
    <w:pitch w:val="variable"/>
    <w:sig w:usb0="00000003" w:usb1="00000000" w:usb2="00000000" w:usb3="00000000" w:csb0="80000001" w:csb1="00000000"/>
  </w:font>
  <w:font w:name="DengXian">
    <w:altName w:val="等线"/>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2AFF" w:usb1="C000247B" w:usb2="00000009" w:usb3="00000000" w:csb0="000001FF" w:csb1="00000000"/>
  </w:font>
  <w:font w:name="Helvetica">
    <w:panose1 w:val="00000000000000000000"/>
    <w:charset w:val="00"/>
    <w:family w:val="auto"/>
    <w:pitch w:val="variable"/>
    <w:sig w:usb0="E00002FF" w:usb1="5000785B"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Menlo">
    <w:panose1 w:val="020B0609030804020204"/>
    <w:charset w:val="00"/>
    <w:family w:val="modern"/>
    <w:pitch w:val="fixed"/>
    <w:sig w:usb0="E60022FF" w:usb1="D200F9FB" w:usb2="02000028" w:usb3="00000000" w:csb0="000001DF" w:csb1="00000000"/>
  </w:font>
  <w:font w:name="微软雅黑">
    <w:panose1 w:val="020B0503020204020204"/>
    <w:charset w:val="86"/>
    <w:family w:val="swiss"/>
    <w:pitch w:val="variable"/>
    <w:sig w:usb0="80000287" w:usb1="28CF3C52"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f4"/>
      </w:rPr>
      <w:id w:val="941193553"/>
      <w:docPartObj>
        <w:docPartGallery w:val="Page Numbers (Bottom of Page)"/>
        <w:docPartUnique/>
      </w:docPartObj>
    </w:sdtPr>
    <w:sdtEndPr>
      <w:rPr>
        <w:rStyle w:val="af4"/>
      </w:rPr>
    </w:sdtEndPr>
    <w:sdtContent>
      <w:p w14:paraId="539119C1" w14:textId="0ED2A1C4" w:rsidR="007F090B" w:rsidRDefault="007F090B" w:rsidP="00CD5C52">
        <w:pPr>
          <w:pStyle w:val="a5"/>
          <w:framePr w:wrap="none" w:vAnchor="text" w:hAnchor="margin" w:xAlign="center" w:y="1"/>
          <w:ind w:firstLine="360"/>
          <w:rPr>
            <w:rStyle w:val="af4"/>
          </w:rPr>
        </w:pPr>
        <w:r>
          <w:rPr>
            <w:rStyle w:val="af4"/>
          </w:rPr>
          <w:fldChar w:fldCharType="begin"/>
        </w:r>
        <w:r>
          <w:rPr>
            <w:rStyle w:val="af4"/>
          </w:rPr>
          <w:instrText xml:space="preserve"> PAGE </w:instrText>
        </w:r>
        <w:r>
          <w:rPr>
            <w:rStyle w:val="af4"/>
          </w:rPr>
          <w:fldChar w:fldCharType="end"/>
        </w:r>
      </w:p>
    </w:sdtContent>
  </w:sdt>
  <w:p w14:paraId="7EC0F9BA" w14:textId="77777777" w:rsidR="00DE447D" w:rsidRDefault="00DE447D">
    <w:pPr>
      <w:pStyle w:val="a5"/>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f4"/>
      </w:rPr>
      <w:id w:val="1954977051"/>
      <w:docPartObj>
        <w:docPartGallery w:val="Page Numbers (Bottom of Page)"/>
        <w:docPartUnique/>
      </w:docPartObj>
    </w:sdtPr>
    <w:sdtEndPr>
      <w:rPr>
        <w:rStyle w:val="af4"/>
      </w:rPr>
    </w:sdtEndPr>
    <w:sdtContent>
      <w:p w14:paraId="3FB908ED" w14:textId="559313FD" w:rsidR="007F090B" w:rsidRDefault="007F090B" w:rsidP="00CD5C52">
        <w:pPr>
          <w:pStyle w:val="a5"/>
          <w:framePr w:wrap="none" w:vAnchor="text" w:hAnchor="margin" w:xAlign="center" w:y="1"/>
          <w:ind w:firstLine="360"/>
          <w:rPr>
            <w:rStyle w:val="af4"/>
          </w:rPr>
        </w:pPr>
        <w:r>
          <w:rPr>
            <w:rStyle w:val="af4"/>
          </w:rPr>
          <w:fldChar w:fldCharType="begin"/>
        </w:r>
        <w:r>
          <w:rPr>
            <w:rStyle w:val="af4"/>
          </w:rPr>
          <w:instrText xml:space="preserve"> PAGE </w:instrText>
        </w:r>
        <w:r>
          <w:rPr>
            <w:rStyle w:val="af4"/>
          </w:rPr>
          <w:fldChar w:fldCharType="separate"/>
        </w:r>
        <w:r>
          <w:rPr>
            <w:rStyle w:val="af4"/>
            <w:noProof/>
          </w:rPr>
          <w:t>1</w:t>
        </w:r>
        <w:r>
          <w:rPr>
            <w:rStyle w:val="af4"/>
          </w:rPr>
          <w:fldChar w:fldCharType="end"/>
        </w:r>
      </w:p>
    </w:sdtContent>
  </w:sdt>
  <w:p w14:paraId="4EC95DDA" w14:textId="77777777" w:rsidR="00DE447D" w:rsidRDefault="00DE447D">
    <w:pPr>
      <w:pStyle w:val="a5"/>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DA6C99" w14:textId="77777777" w:rsidR="00DE447D" w:rsidRDefault="00DE447D">
    <w:pPr>
      <w:pStyle w:val="a5"/>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B1E338" w14:textId="77777777" w:rsidR="0051212B" w:rsidRDefault="0051212B">
      <w:pPr>
        <w:spacing w:line="240" w:lineRule="auto"/>
        <w:ind w:firstLine="480"/>
      </w:pPr>
      <w:r>
        <w:separator/>
      </w:r>
    </w:p>
  </w:footnote>
  <w:footnote w:type="continuationSeparator" w:id="0">
    <w:p w14:paraId="4DE95B4E" w14:textId="77777777" w:rsidR="0051212B" w:rsidRDefault="0051212B">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808695" w14:textId="77777777" w:rsidR="00DE447D" w:rsidRDefault="00DE447D">
    <w:pPr>
      <w:pStyle w:val="a3"/>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BB138E" w14:textId="77777777" w:rsidR="00DE447D" w:rsidRDefault="00DE447D">
    <w:pPr>
      <w:pStyle w:val="a3"/>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5DA959" w14:textId="77777777" w:rsidR="00DE447D" w:rsidRDefault="00DE447D">
    <w:pPr>
      <w:pStyle w:val="a3"/>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2C2293"/>
    <w:multiLevelType w:val="hybridMultilevel"/>
    <w:tmpl w:val="3E9AFF54"/>
    <w:lvl w:ilvl="0" w:tplc="13D67F1C">
      <w:start w:val="1"/>
      <w:numFmt w:val="decimal"/>
      <w:lvlText w:val="[%1]"/>
      <w:lvlJc w:val="left"/>
      <w:pPr>
        <w:ind w:left="420" w:hanging="420"/>
      </w:pPr>
      <w:rPr>
        <w:rFonts w:eastAsia="仿宋" w:hint="eastAsia"/>
        <w:sz w:val="21"/>
      </w:rPr>
    </w:lvl>
    <w:lvl w:ilvl="1" w:tplc="13D67F1C">
      <w:start w:val="1"/>
      <w:numFmt w:val="decimal"/>
      <w:lvlText w:val="[%2]"/>
      <w:lvlJc w:val="left"/>
      <w:pPr>
        <w:ind w:left="1837" w:hanging="420"/>
      </w:pPr>
      <w:rPr>
        <w:rFonts w:eastAsia="仿宋" w:hint="eastAsia"/>
        <w:sz w:val="21"/>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27396B29"/>
    <w:multiLevelType w:val="hybridMultilevel"/>
    <w:tmpl w:val="843E9D1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3287101B"/>
    <w:multiLevelType w:val="multilevel"/>
    <w:tmpl w:val="068ED426"/>
    <w:lvl w:ilvl="0">
      <w:start w:val="1"/>
      <w:numFmt w:val="decimal"/>
      <w:lvlText w:val="%1."/>
      <w:lvlJc w:val="left"/>
      <w:pPr>
        <w:ind w:left="360" w:hanging="360"/>
      </w:pPr>
      <w:rPr>
        <w:rFonts w:hint="default"/>
      </w:rPr>
    </w:lvl>
    <w:lvl w:ilvl="1">
      <w:start w:val="1"/>
      <w:numFmt w:val="decimal"/>
      <w:isLgl/>
      <w:lvlText w:val="%1.%2."/>
      <w:lvlJc w:val="left"/>
      <w:pPr>
        <w:ind w:left="500" w:hanging="500"/>
      </w:pPr>
      <w:rPr>
        <w:rFonts w:eastAsia="Times New Roman" w:hint="default"/>
      </w:rPr>
    </w:lvl>
    <w:lvl w:ilvl="2">
      <w:start w:val="1"/>
      <w:numFmt w:val="decimal"/>
      <w:isLgl/>
      <w:lvlText w:val="%1.%2.%3."/>
      <w:lvlJc w:val="left"/>
      <w:pPr>
        <w:ind w:left="720" w:hanging="720"/>
      </w:pPr>
      <w:rPr>
        <w:rFonts w:eastAsia="Times New Roman" w:hint="default"/>
      </w:rPr>
    </w:lvl>
    <w:lvl w:ilvl="3">
      <w:start w:val="1"/>
      <w:numFmt w:val="decimal"/>
      <w:isLgl/>
      <w:lvlText w:val="%1.%2.%3.%4."/>
      <w:lvlJc w:val="left"/>
      <w:pPr>
        <w:ind w:left="720" w:hanging="720"/>
      </w:pPr>
      <w:rPr>
        <w:rFonts w:eastAsia="Times New Roman" w:hint="default"/>
      </w:rPr>
    </w:lvl>
    <w:lvl w:ilvl="4">
      <w:start w:val="1"/>
      <w:numFmt w:val="decimal"/>
      <w:isLgl/>
      <w:lvlText w:val="%1.%2.%3.%4.%5."/>
      <w:lvlJc w:val="left"/>
      <w:pPr>
        <w:ind w:left="1080" w:hanging="1080"/>
      </w:pPr>
      <w:rPr>
        <w:rFonts w:eastAsia="Times New Roman" w:hint="default"/>
      </w:rPr>
    </w:lvl>
    <w:lvl w:ilvl="5">
      <w:start w:val="1"/>
      <w:numFmt w:val="decimal"/>
      <w:isLgl/>
      <w:lvlText w:val="%1.%2.%3.%4.%5.%6."/>
      <w:lvlJc w:val="left"/>
      <w:pPr>
        <w:ind w:left="1080" w:hanging="1080"/>
      </w:pPr>
      <w:rPr>
        <w:rFonts w:eastAsia="Times New Roman" w:hint="default"/>
      </w:rPr>
    </w:lvl>
    <w:lvl w:ilvl="6">
      <w:start w:val="1"/>
      <w:numFmt w:val="decimal"/>
      <w:isLgl/>
      <w:lvlText w:val="%1.%2.%3.%4.%5.%6.%7."/>
      <w:lvlJc w:val="left"/>
      <w:pPr>
        <w:ind w:left="1440" w:hanging="1440"/>
      </w:pPr>
      <w:rPr>
        <w:rFonts w:eastAsia="Times New Roman" w:hint="default"/>
      </w:rPr>
    </w:lvl>
    <w:lvl w:ilvl="7">
      <w:start w:val="1"/>
      <w:numFmt w:val="decimal"/>
      <w:isLgl/>
      <w:lvlText w:val="%1.%2.%3.%4.%5.%6.%7.%8."/>
      <w:lvlJc w:val="left"/>
      <w:pPr>
        <w:ind w:left="1440" w:hanging="1440"/>
      </w:pPr>
      <w:rPr>
        <w:rFonts w:eastAsia="Times New Roman" w:hint="default"/>
      </w:rPr>
    </w:lvl>
    <w:lvl w:ilvl="8">
      <w:start w:val="1"/>
      <w:numFmt w:val="decimal"/>
      <w:isLgl/>
      <w:lvlText w:val="%1.%2.%3.%4.%5.%6.%7.%8.%9."/>
      <w:lvlJc w:val="left"/>
      <w:pPr>
        <w:ind w:left="1800" w:hanging="1800"/>
      </w:pPr>
      <w:rPr>
        <w:rFonts w:eastAsia="Times New Roman" w:hint="default"/>
      </w:r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
  </w:num>
  <w:num w:numId="3">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onathan Vause">
    <w15:presenceInfo w15:providerId="Windows Live" w15:userId="cc70b8ae05d4f4ee"/>
  </w15:person>
  <w15:person w15:author="xiao lishan">
    <w15:presenceInfo w15:providerId="Windows Live" w15:userId="9974e922f86c91c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4"/>
  <w:bordersDoNotSurroundHeader/>
  <w:bordersDoNotSurroundFooter/>
  <w:proofState w:spelling="clean" w:grammar="clean"/>
  <w:trackRevisions/>
  <w:defaultTabStop w:val="420"/>
  <w:drawingGridHorizontalSpacing w:val="120"/>
  <w:drawingGridVerticalSpacing w:val="163"/>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2D21"/>
    <w:rsid w:val="00001C44"/>
    <w:rsid w:val="00003ADC"/>
    <w:rsid w:val="000040B1"/>
    <w:rsid w:val="00005873"/>
    <w:rsid w:val="000139D7"/>
    <w:rsid w:val="00013A72"/>
    <w:rsid w:val="00025D14"/>
    <w:rsid w:val="00034E4F"/>
    <w:rsid w:val="000361AD"/>
    <w:rsid w:val="000413FE"/>
    <w:rsid w:val="0004316F"/>
    <w:rsid w:val="000442C3"/>
    <w:rsid w:val="00060DE2"/>
    <w:rsid w:val="0006381B"/>
    <w:rsid w:val="00063C90"/>
    <w:rsid w:val="00064F75"/>
    <w:rsid w:val="000663CA"/>
    <w:rsid w:val="000738E6"/>
    <w:rsid w:val="00076A15"/>
    <w:rsid w:val="000922F7"/>
    <w:rsid w:val="000A4BAF"/>
    <w:rsid w:val="000A55D1"/>
    <w:rsid w:val="000B1F0D"/>
    <w:rsid w:val="000B7C9B"/>
    <w:rsid w:val="000C1204"/>
    <w:rsid w:val="000C2FAE"/>
    <w:rsid w:val="000C5B5D"/>
    <w:rsid w:val="000D2774"/>
    <w:rsid w:val="000D53CF"/>
    <w:rsid w:val="000E1F27"/>
    <w:rsid w:val="000E3D39"/>
    <w:rsid w:val="000E7EBF"/>
    <w:rsid w:val="000F1799"/>
    <w:rsid w:val="00101EDC"/>
    <w:rsid w:val="00103949"/>
    <w:rsid w:val="00110886"/>
    <w:rsid w:val="00111F1A"/>
    <w:rsid w:val="00114BD0"/>
    <w:rsid w:val="00115FC6"/>
    <w:rsid w:val="00126120"/>
    <w:rsid w:val="0013105F"/>
    <w:rsid w:val="00145BC0"/>
    <w:rsid w:val="00145F6B"/>
    <w:rsid w:val="00146B3A"/>
    <w:rsid w:val="00153EEE"/>
    <w:rsid w:val="0015419E"/>
    <w:rsid w:val="001637B1"/>
    <w:rsid w:val="001747E0"/>
    <w:rsid w:val="00177C92"/>
    <w:rsid w:val="001854E6"/>
    <w:rsid w:val="0019230F"/>
    <w:rsid w:val="001932E4"/>
    <w:rsid w:val="00195D79"/>
    <w:rsid w:val="001A1D00"/>
    <w:rsid w:val="001A5AAC"/>
    <w:rsid w:val="001A75A1"/>
    <w:rsid w:val="001C3AA1"/>
    <w:rsid w:val="001C7677"/>
    <w:rsid w:val="001D0141"/>
    <w:rsid w:val="001D12B0"/>
    <w:rsid w:val="001E3102"/>
    <w:rsid w:val="001E4A40"/>
    <w:rsid w:val="001E5113"/>
    <w:rsid w:val="001E5618"/>
    <w:rsid w:val="001F1BB5"/>
    <w:rsid w:val="001F648A"/>
    <w:rsid w:val="001F653F"/>
    <w:rsid w:val="001F7F55"/>
    <w:rsid w:val="002255A1"/>
    <w:rsid w:val="00232033"/>
    <w:rsid w:val="00232336"/>
    <w:rsid w:val="002331C5"/>
    <w:rsid w:val="00236709"/>
    <w:rsid w:val="0023742C"/>
    <w:rsid w:val="002433D6"/>
    <w:rsid w:val="00251C64"/>
    <w:rsid w:val="00260EA6"/>
    <w:rsid w:val="0026615B"/>
    <w:rsid w:val="00266595"/>
    <w:rsid w:val="002667A0"/>
    <w:rsid w:val="002727A4"/>
    <w:rsid w:val="00277351"/>
    <w:rsid w:val="00277AAA"/>
    <w:rsid w:val="00291B56"/>
    <w:rsid w:val="0029200A"/>
    <w:rsid w:val="002A10C3"/>
    <w:rsid w:val="002A3892"/>
    <w:rsid w:val="002B12B4"/>
    <w:rsid w:val="002C3B52"/>
    <w:rsid w:val="002D33C7"/>
    <w:rsid w:val="002D3AF0"/>
    <w:rsid w:val="002D65C5"/>
    <w:rsid w:val="002D79D7"/>
    <w:rsid w:val="002E199A"/>
    <w:rsid w:val="002F0A94"/>
    <w:rsid w:val="002F412E"/>
    <w:rsid w:val="002F7ADA"/>
    <w:rsid w:val="00300DA8"/>
    <w:rsid w:val="0030616E"/>
    <w:rsid w:val="003110AA"/>
    <w:rsid w:val="003115EA"/>
    <w:rsid w:val="00312472"/>
    <w:rsid w:val="00316DCE"/>
    <w:rsid w:val="00317515"/>
    <w:rsid w:val="00324B8A"/>
    <w:rsid w:val="00327933"/>
    <w:rsid w:val="0033334D"/>
    <w:rsid w:val="00333915"/>
    <w:rsid w:val="003454DB"/>
    <w:rsid w:val="00346E24"/>
    <w:rsid w:val="00357E74"/>
    <w:rsid w:val="00375085"/>
    <w:rsid w:val="00375E17"/>
    <w:rsid w:val="00376A9A"/>
    <w:rsid w:val="003853C4"/>
    <w:rsid w:val="003863A8"/>
    <w:rsid w:val="0039694F"/>
    <w:rsid w:val="003A7856"/>
    <w:rsid w:val="003B20A3"/>
    <w:rsid w:val="003B331C"/>
    <w:rsid w:val="003B3A39"/>
    <w:rsid w:val="003B680C"/>
    <w:rsid w:val="003B72A8"/>
    <w:rsid w:val="003C3233"/>
    <w:rsid w:val="003C35D1"/>
    <w:rsid w:val="003C607C"/>
    <w:rsid w:val="003C64FD"/>
    <w:rsid w:val="003C76BE"/>
    <w:rsid w:val="003D073F"/>
    <w:rsid w:val="003D3652"/>
    <w:rsid w:val="003D42F7"/>
    <w:rsid w:val="003E089E"/>
    <w:rsid w:val="003E178F"/>
    <w:rsid w:val="003E5256"/>
    <w:rsid w:val="003E588E"/>
    <w:rsid w:val="003E7465"/>
    <w:rsid w:val="003F3FAF"/>
    <w:rsid w:val="00401D9F"/>
    <w:rsid w:val="0040607F"/>
    <w:rsid w:val="004061AF"/>
    <w:rsid w:val="00412515"/>
    <w:rsid w:val="00414428"/>
    <w:rsid w:val="0042252D"/>
    <w:rsid w:val="00451583"/>
    <w:rsid w:val="00452126"/>
    <w:rsid w:val="004558F2"/>
    <w:rsid w:val="00461FF8"/>
    <w:rsid w:val="004713E2"/>
    <w:rsid w:val="0047514C"/>
    <w:rsid w:val="0047612B"/>
    <w:rsid w:val="00476B14"/>
    <w:rsid w:val="00484A89"/>
    <w:rsid w:val="004C1D47"/>
    <w:rsid w:val="004C5662"/>
    <w:rsid w:val="004D189F"/>
    <w:rsid w:val="004D1F34"/>
    <w:rsid w:val="004D677C"/>
    <w:rsid w:val="004D7ED4"/>
    <w:rsid w:val="004E5050"/>
    <w:rsid w:val="004E6C9A"/>
    <w:rsid w:val="004F18C5"/>
    <w:rsid w:val="004F2827"/>
    <w:rsid w:val="00501BA4"/>
    <w:rsid w:val="0051086F"/>
    <w:rsid w:val="0051104D"/>
    <w:rsid w:val="0051212B"/>
    <w:rsid w:val="005129B3"/>
    <w:rsid w:val="005170DE"/>
    <w:rsid w:val="005172BB"/>
    <w:rsid w:val="00532BE2"/>
    <w:rsid w:val="00537DF6"/>
    <w:rsid w:val="00545B5A"/>
    <w:rsid w:val="00554A2A"/>
    <w:rsid w:val="00560786"/>
    <w:rsid w:val="00561031"/>
    <w:rsid w:val="005704F8"/>
    <w:rsid w:val="00572308"/>
    <w:rsid w:val="00573DAC"/>
    <w:rsid w:val="00574989"/>
    <w:rsid w:val="005847F0"/>
    <w:rsid w:val="005C5D02"/>
    <w:rsid w:val="005F4DAD"/>
    <w:rsid w:val="005F7115"/>
    <w:rsid w:val="005F7EB8"/>
    <w:rsid w:val="0061147E"/>
    <w:rsid w:val="00612AE3"/>
    <w:rsid w:val="00617D0B"/>
    <w:rsid w:val="0063152F"/>
    <w:rsid w:val="0063302C"/>
    <w:rsid w:val="00640E77"/>
    <w:rsid w:val="0064101C"/>
    <w:rsid w:val="006504F2"/>
    <w:rsid w:val="0065470F"/>
    <w:rsid w:val="00656598"/>
    <w:rsid w:val="00663974"/>
    <w:rsid w:val="006674AE"/>
    <w:rsid w:val="00672203"/>
    <w:rsid w:val="0067391D"/>
    <w:rsid w:val="00674971"/>
    <w:rsid w:val="00677997"/>
    <w:rsid w:val="00685D74"/>
    <w:rsid w:val="00686AEA"/>
    <w:rsid w:val="006960EF"/>
    <w:rsid w:val="0069798B"/>
    <w:rsid w:val="006B370D"/>
    <w:rsid w:val="006B45EE"/>
    <w:rsid w:val="006B6D9D"/>
    <w:rsid w:val="006B7612"/>
    <w:rsid w:val="006D2B8B"/>
    <w:rsid w:val="006E5E93"/>
    <w:rsid w:val="00701135"/>
    <w:rsid w:val="007013FE"/>
    <w:rsid w:val="00703230"/>
    <w:rsid w:val="0070714B"/>
    <w:rsid w:val="00707DE8"/>
    <w:rsid w:val="00713883"/>
    <w:rsid w:val="007216BB"/>
    <w:rsid w:val="00721C16"/>
    <w:rsid w:val="00723669"/>
    <w:rsid w:val="00723B40"/>
    <w:rsid w:val="007250CB"/>
    <w:rsid w:val="007272FA"/>
    <w:rsid w:val="007276CD"/>
    <w:rsid w:val="00745077"/>
    <w:rsid w:val="00753B6E"/>
    <w:rsid w:val="00764B53"/>
    <w:rsid w:val="0077746D"/>
    <w:rsid w:val="007821E9"/>
    <w:rsid w:val="00783CC6"/>
    <w:rsid w:val="007850E7"/>
    <w:rsid w:val="007A1882"/>
    <w:rsid w:val="007A52F9"/>
    <w:rsid w:val="007B079C"/>
    <w:rsid w:val="007B3632"/>
    <w:rsid w:val="007B7414"/>
    <w:rsid w:val="007C1445"/>
    <w:rsid w:val="007C4DE1"/>
    <w:rsid w:val="007C79B5"/>
    <w:rsid w:val="007D4791"/>
    <w:rsid w:val="007F00C1"/>
    <w:rsid w:val="007F090B"/>
    <w:rsid w:val="007F40BE"/>
    <w:rsid w:val="007F4AD1"/>
    <w:rsid w:val="007F54BB"/>
    <w:rsid w:val="007F68A6"/>
    <w:rsid w:val="007F7841"/>
    <w:rsid w:val="0080681C"/>
    <w:rsid w:val="0080763A"/>
    <w:rsid w:val="00815A4E"/>
    <w:rsid w:val="00816C28"/>
    <w:rsid w:val="008234EB"/>
    <w:rsid w:val="0083713D"/>
    <w:rsid w:val="008417DA"/>
    <w:rsid w:val="00847F28"/>
    <w:rsid w:val="00850292"/>
    <w:rsid w:val="00850A44"/>
    <w:rsid w:val="0085384F"/>
    <w:rsid w:val="00857393"/>
    <w:rsid w:val="00857D90"/>
    <w:rsid w:val="008613A8"/>
    <w:rsid w:val="008624D9"/>
    <w:rsid w:val="00863398"/>
    <w:rsid w:val="00863515"/>
    <w:rsid w:val="008678BA"/>
    <w:rsid w:val="008753D9"/>
    <w:rsid w:val="00882F7F"/>
    <w:rsid w:val="008A29FC"/>
    <w:rsid w:val="008A52B5"/>
    <w:rsid w:val="008B423E"/>
    <w:rsid w:val="008C1113"/>
    <w:rsid w:val="008C1323"/>
    <w:rsid w:val="008C6A67"/>
    <w:rsid w:val="008D12FA"/>
    <w:rsid w:val="008D4CAE"/>
    <w:rsid w:val="008E4602"/>
    <w:rsid w:val="008F089E"/>
    <w:rsid w:val="008F137D"/>
    <w:rsid w:val="00914697"/>
    <w:rsid w:val="00931BD4"/>
    <w:rsid w:val="0095187D"/>
    <w:rsid w:val="00971CE6"/>
    <w:rsid w:val="00981422"/>
    <w:rsid w:val="009815D7"/>
    <w:rsid w:val="009846B4"/>
    <w:rsid w:val="009912FB"/>
    <w:rsid w:val="009A4B83"/>
    <w:rsid w:val="009B0397"/>
    <w:rsid w:val="009B34FD"/>
    <w:rsid w:val="009B3676"/>
    <w:rsid w:val="009C03B5"/>
    <w:rsid w:val="009D19EA"/>
    <w:rsid w:val="009D57CD"/>
    <w:rsid w:val="009D7F1E"/>
    <w:rsid w:val="009F3008"/>
    <w:rsid w:val="009F4A80"/>
    <w:rsid w:val="009F6EFB"/>
    <w:rsid w:val="00A15FD2"/>
    <w:rsid w:val="00A161E9"/>
    <w:rsid w:val="00A16C0A"/>
    <w:rsid w:val="00A1789D"/>
    <w:rsid w:val="00A17DAE"/>
    <w:rsid w:val="00A248AF"/>
    <w:rsid w:val="00A258FC"/>
    <w:rsid w:val="00A277A2"/>
    <w:rsid w:val="00A27BE4"/>
    <w:rsid w:val="00A35657"/>
    <w:rsid w:val="00A466D7"/>
    <w:rsid w:val="00A4699B"/>
    <w:rsid w:val="00A470EF"/>
    <w:rsid w:val="00A5100D"/>
    <w:rsid w:val="00A53ABF"/>
    <w:rsid w:val="00A55B40"/>
    <w:rsid w:val="00A57050"/>
    <w:rsid w:val="00A57E30"/>
    <w:rsid w:val="00A73354"/>
    <w:rsid w:val="00A75942"/>
    <w:rsid w:val="00A77A88"/>
    <w:rsid w:val="00A80E22"/>
    <w:rsid w:val="00A82125"/>
    <w:rsid w:val="00A877AA"/>
    <w:rsid w:val="00A87D6F"/>
    <w:rsid w:val="00A92F40"/>
    <w:rsid w:val="00AA78BD"/>
    <w:rsid w:val="00AC2D21"/>
    <w:rsid w:val="00AC3AE5"/>
    <w:rsid w:val="00AD045A"/>
    <w:rsid w:val="00AD2AEC"/>
    <w:rsid w:val="00AD2C9C"/>
    <w:rsid w:val="00AD6135"/>
    <w:rsid w:val="00AE161E"/>
    <w:rsid w:val="00B055F5"/>
    <w:rsid w:val="00B13C52"/>
    <w:rsid w:val="00B14ACB"/>
    <w:rsid w:val="00B16EBE"/>
    <w:rsid w:val="00B17CE6"/>
    <w:rsid w:val="00B24976"/>
    <w:rsid w:val="00B2688E"/>
    <w:rsid w:val="00B31B44"/>
    <w:rsid w:val="00B32862"/>
    <w:rsid w:val="00B33E21"/>
    <w:rsid w:val="00B4190C"/>
    <w:rsid w:val="00B45D0F"/>
    <w:rsid w:val="00B45FC6"/>
    <w:rsid w:val="00B51D70"/>
    <w:rsid w:val="00B571F8"/>
    <w:rsid w:val="00B81D74"/>
    <w:rsid w:val="00B95514"/>
    <w:rsid w:val="00B97A66"/>
    <w:rsid w:val="00BB4B65"/>
    <w:rsid w:val="00BC1349"/>
    <w:rsid w:val="00BE39B9"/>
    <w:rsid w:val="00BE4CAF"/>
    <w:rsid w:val="00C05E21"/>
    <w:rsid w:val="00C1173C"/>
    <w:rsid w:val="00C2743C"/>
    <w:rsid w:val="00C52B08"/>
    <w:rsid w:val="00C56A74"/>
    <w:rsid w:val="00C571C2"/>
    <w:rsid w:val="00C60177"/>
    <w:rsid w:val="00C70497"/>
    <w:rsid w:val="00C7111B"/>
    <w:rsid w:val="00C83D44"/>
    <w:rsid w:val="00C9653F"/>
    <w:rsid w:val="00CA7F54"/>
    <w:rsid w:val="00CB2C6B"/>
    <w:rsid w:val="00CD1AB7"/>
    <w:rsid w:val="00CD2625"/>
    <w:rsid w:val="00CE182A"/>
    <w:rsid w:val="00D00065"/>
    <w:rsid w:val="00D063E8"/>
    <w:rsid w:val="00D06E93"/>
    <w:rsid w:val="00D11DDD"/>
    <w:rsid w:val="00D169CE"/>
    <w:rsid w:val="00D324DD"/>
    <w:rsid w:val="00D4091C"/>
    <w:rsid w:val="00D44460"/>
    <w:rsid w:val="00D5587C"/>
    <w:rsid w:val="00D56DF2"/>
    <w:rsid w:val="00D63A2E"/>
    <w:rsid w:val="00D85EA6"/>
    <w:rsid w:val="00D8731F"/>
    <w:rsid w:val="00D90A15"/>
    <w:rsid w:val="00D944B7"/>
    <w:rsid w:val="00D953B0"/>
    <w:rsid w:val="00DA4551"/>
    <w:rsid w:val="00DB06C2"/>
    <w:rsid w:val="00DB50BE"/>
    <w:rsid w:val="00DC1049"/>
    <w:rsid w:val="00DC4DB3"/>
    <w:rsid w:val="00DD0F27"/>
    <w:rsid w:val="00DD527D"/>
    <w:rsid w:val="00DD5A61"/>
    <w:rsid w:val="00DD724B"/>
    <w:rsid w:val="00DE29CA"/>
    <w:rsid w:val="00DE2DD1"/>
    <w:rsid w:val="00DE447D"/>
    <w:rsid w:val="00DE5FE7"/>
    <w:rsid w:val="00DF4321"/>
    <w:rsid w:val="00E02052"/>
    <w:rsid w:val="00E0782D"/>
    <w:rsid w:val="00E11ABA"/>
    <w:rsid w:val="00E171DB"/>
    <w:rsid w:val="00E21284"/>
    <w:rsid w:val="00E217C4"/>
    <w:rsid w:val="00E24F0F"/>
    <w:rsid w:val="00E3190C"/>
    <w:rsid w:val="00E33579"/>
    <w:rsid w:val="00E3691D"/>
    <w:rsid w:val="00E36A54"/>
    <w:rsid w:val="00E37B0F"/>
    <w:rsid w:val="00E418E0"/>
    <w:rsid w:val="00E45B5C"/>
    <w:rsid w:val="00E47BB9"/>
    <w:rsid w:val="00E50A65"/>
    <w:rsid w:val="00E50D03"/>
    <w:rsid w:val="00E60404"/>
    <w:rsid w:val="00E65674"/>
    <w:rsid w:val="00E705F2"/>
    <w:rsid w:val="00E77F57"/>
    <w:rsid w:val="00EC1996"/>
    <w:rsid w:val="00EC4164"/>
    <w:rsid w:val="00EC5BD8"/>
    <w:rsid w:val="00ED22E0"/>
    <w:rsid w:val="00ED7339"/>
    <w:rsid w:val="00EE3641"/>
    <w:rsid w:val="00EE632B"/>
    <w:rsid w:val="00EE7FDF"/>
    <w:rsid w:val="00EF184D"/>
    <w:rsid w:val="00EF30EF"/>
    <w:rsid w:val="00F1650E"/>
    <w:rsid w:val="00F16AD5"/>
    <w:rsid w:val="00F175EE"/>
    <w:rsid w:val="00F24B48"/>
    <w:rsid w:val="00F4598B"/>
    <w:rsid w:val="00F51D36"/>
    <w:rsid w:val="00F568E6"/>
    <w:rsid w:val="00F70891"/>
    <w:rsid w:val="00F726D2"/>
    <w:rsid w:val="00F727C3"/>
    <w:rsid w:val="00F75D35"/>
    <w:rsid w:val="00F76E00"/>
    <w:rsid w:val="00F77A69"/>
    <w:rsid w:val="00F94B1D"/>
    <w:rsid w:val="00F96C4D"/>
    <w:rsid w:val="00FA3D8C"/>
    <w:rsid w:val="00FA4201"/>
    <w:rsid w:val="00FB3A32"/>
    <w:rsid w:val="00FC0A99"/>
    <w:rsid w:val="00FC1FC3"/>
    <w:rsid w:val="00FD7795"/>
    <w:rsid w:val="00FE1928"/>
    <w:rsid w:val="00FE2AA7"/>
    <w:rsid w:val="00FE7D40"/>
    <w:rsid w:val="00FF3AE9"/>
    <w:rsid w:val="00FF4545"/>
    <w:rsid w:val="00FF4833"/>
    <w:rsid w:val="00FF530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F6FDAE1"/>
  <w14:defaultImageDpi w14:val="96"/>
  <w15:docId w15:val="{9BFF6EB2-D3BF-471A-B420-B91910236D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45FC6"/>
    <w:pPr>
      <w:widowControl w:val="0"/>
      <w:spacing w:line="360" w:lineRule="auto"/>
      <w:ind w:firstLineChars="200" w:firstLine="200"/>
      <w:jc w:val="both"/>
    </w:pPr>
    <w:rPr>
      <w:rFonts w:ascii="Times New Roman" w:eastAsia="宋体" w:hAnsi="Times New Roman"/>
      <w:sz w:val="24"/>
    </w:rPr>
  </w:style>
  <w:style w:type="paragraph" w:styleId="1">
    <w:name w:val="heading 1"/>
    <w:basedOn w:val="a"/>
    <w:next w:val="a"/>
    <w:link w:val="10"/>
    <w:uiPriority w:val="9"/>
    <w:qFormat/>
    <w:rsid w:val="00B45FC6"/>
    <w:pPr>
      <w:keepNext/>
      <w:keepLines/>
      <w:spacing w:before="240" w:after="120" w:line="578" w:lineRule="auto"/>
      <w:ind w:firstLineChars="0" w:firstLine="0"/>
      <w:outlineLvl w:val="0"/>
    </w:pPr>
    <w:rPr>
      <w:rFonts w:eastAsia="Times New Roman"/>
      <w:b/>
      <w:bCs/>
      <w:kern w:val="44"/>
      <w:sz w:val="32"/>
      <w:szCs w:val="44"/>
    </w:rPr>
  </w:style>
  <w:style w:type="paragraph" w:styleId="2">
    <w:name w:val="heading 2"/>
    <w:basedOn w:val="a"/>
    <w:next w:val="a"/>
    <w:link w:val="20"/>
    <w:uiPriority w:val="9"/>
    <w:unhideWhenUsed/>
    <w:qFormat/>
    <w:rsid w:val="00B45FC6"/>
    <w:pPr>
      <w:keepNext/>
      <w:keepLines/>
      <w:spacing w:before="260" w:after="260" w:line="415" w:lineRule="auto"/>
      <w:ind w:firstLineChars="0" w:firstLine="0"/>
      <w:outlineLvl w:val="1"/>
    </w:pPr>
    <w:rPr>
      <w:rFonts w:eastAsia="Times New Roman" w:cstheme="majorBidi"/>
      <w:bCs/>
      <w:i/>
      <w:sz w:val="28"/>
      <w:szCs w:val="32"/>
    </w:rPr>
  </w:style>
  <w:style w:type="paragraph" w:styleId="3">
    <w:name w:val="heading 3"/>
    <w:basedOn w:val="a"/>
    <w:next w:val="a"/>
    <w:link w:val="30"/>
    <w:uiPriority w:val="9"/>
    <w:unhideWhenUsed/>
    <w:qFormat/>
    <w:rsid w:val="001F7F55"/>
    <w:pPr>
      <w:keepNext/>
      <w:keepLines/>
      <w:spacing w:before="260" w:after="260" w:line="415" w:lineRule="auto"/>
      <w:ind w:firstLineChars="0" w:firstLine="0"/>
      <w:jc w:val="left"/>
      <w:outlineLvl w:val="2"/>
    </w:pPr>
    <w:rPr>
      <w:rFonts w:eastAsia="Times New Roman"/>
      <w:b/>
      <w:bCs/>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B45FC6"/>
    <w:rPr>
      <w:rFonts w:ascii="Times New Roman" w:eastAsia="Times New Roman" w:hAnsi="Times New Roman"/>
      <w:b/>
      <w:bCs/>
      <w:kern w:val="44"/>
      <w:sz w:val="32"/>
      <w:szCs w:val="44"/>
    </w:rPr>
  </w:style>
  <w:style w:type="character" w:customStyle="1" w:styleId="20">
    <w:name w:val="标题 2 字符"/>
    <w:basedOn w:val="a0"/>
    <w:link w:val="2"/>
    <w:uiPriority w:val="9"/>
    <w:rsid w:val="00B45FC6"/>
    <w:rPr>
      <w:rFonts w:ascii="Times New Roman" w:eastAsia="Times New Roman" w:hAnsi="Times New Roman" w:cstheme="majorBidi"/>
      <w:bCs/>
      <w:i/>
      <w:sz w:val="28"/>
      <w:szCs w:val="32"/>
    </w:rPr>
  </w:style>
  <w:style w:type="paragraph" w:styleId="a3">
    <w:name w:val="header"/>
    <w:basedOn w:val="a"/>
    <w:link w:val="a4"/>
    <w:uiPriority w:val="99"/>
    <w:unhideWhenUsed/>
    <w:rsid w:val="00B45FC6"/>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B45FC6"/>
    <w:rPr>
      <w:rFonts w:ascii="Times New Roman" w:eastAsia="宋体" w:hAnsi="Times New Roman"/>
      <w:sz w:val="18"/>
      <w:szCs w:val="18"/>
    </w:rPr>
  </w:style>
  <w:style w:type="paragraph" w:styleId="a5">
    <w:name w:val="footer"/>
    <w:basedOn w:val="a"/>
    <w:link w:val="a6"/>
    <w:uiPriority w:val="99"/>
    <w:unhideWhenUsed/>
    <w:rsid w:val="00B45FC6"/>
    <w:pPr>
      <w:tabs>
        <w:tab w:val="center" w:pos="4153"/>
        <w:tab w:val="right" w:pos="8306"/>
      </w:tabs>
      <w:snapToGrid w:val="0"/>
      <w:jc w:val="left"/>
    </w:pPr>
    <w:rPr>
      <w:sz w:val="18"/>
      <w:szCs w:val="18"/>
    </w:rPr>
  </w:style>
  <w:style w:type="character" w:customStyle="1" w:styleId="a6">
    <w:name w:val="页脚 字符"/>
    <w:basedOn w:val="a0"/>
    <w:link w:val="a5"/>
    <w:uiPriority w:val="99"/>
    <w:rsid w:val="00B45FC6"/>
    <w:rPr>
      <w:rFonts w:ascii="Times New Roman" w:eastAsia="宋体" w:hAnsi="Times New Roman"/>
      <w:sz w:val="18"/>
      <w:szCs w:val="18"/>
    </w:rPr>
  </w:style>
  <w:style w:type="character" w:styleId="a7">
    <w:name w:val="annotation reference"/>
    <w:basedOn w:val="a0"/>
    <w:uiPriority w:val="99"/>
    <w:semiHidden/>
    <w:unhideWhenUsed/>
    <w:rsid w:val="00B45FC6"/>
    <w:rPr>
      <w:sz w:val="21"/>
      <w:szCs w:val="21"/>
    </w:rPr>
  </w:style>
  <w:style w:type="paragraph" w:styleId="a8">
    <w:name w:val="annotation text"/>
    <w:basedOn w:val="a"/>
    <w:link w:val="a9"/>
    <w:uiPriority w:val="99"/>
    <w:semiHidden/>
    <w:unhideWhenUsed/>
    <w:rsid w:val="00B45FC6"/>
    <w:pPr>
      <w:jc w:val="left"/>
    </w:pPr>
  </w:style>
  <w:style w:type="character" w:customStyle="1" w:styleId="a9">
    <w:name w:val="批注文字 字符"/>
    <w:basedOn w:val="a0"/>
    <w:link w:val="a8"/>
    <w:uiPriority w:val="99"/>
    <w:semiHidden/>
    <w:rsid w:val="00B45FC6"/>
    <w:rPr>
      <w:rFonts w:ascii="Times New Roman" w:eastAsia="宋体" w:hAnsi="Times New Roman"/>
      <w:sz w:val="24"/>
    </w:rPr>
  </w:style>
  <w:style w:type="paragraph" w:styleId="aa">
    <w:name w:val="caption"/>
    <w:basedOn w:val="a"/>
    <w:next w:val="a"/>
    <w:uiPriority w:val="35"/>
    <w:unhideWhenUsed/>
    <w:qFormat/>
    <w:rsid w:val="00B45FC6"/>
    <w:rPr>
      <w:rFonts w:asciiTheme="majorHAnsi" w:eastAsia="黑体" w:hAnsiTheme="majorHAnsi" w:cstheme="majorBidi"/>
      <w:sz w:val="20"/>
      <w:szCs w:val="20"/>
    </w:rPr>
  </w:style>
  <w:style w:type="character" w:styleId="ab">
    <w:name w:val="Placeholder Text"/>
    <w:basedOn w:val="a0"/>
    <w:uiPriority w:val="99"/>
    <w:semiHidden/>
    <w:rsid w:val="0004316F"/>
    <w:rPr>
      <w:color w:val="808080"/>
    </w:rPr>
  </w:style>
  <w:style w:type="paragraph" w:styleId="ac">
    <w:name w:val="List Paragraph"/>
    <w:basedOn w:val="a"/>
    <w:uiPriority w:val="34"/>
    <w:qFormat/>
    <w:rsid w:val="00375085"/>
    <w:pPr>
      <w:jc w:val="left"/>
    </w:pPr>
    <w:rPr>
      <w:rFonts w:ascii="Calibri" w:hAnsi="Calibri" w:cs="Times New Roman"/>
      <w:kern w:val="0"/>
      <w:sz w:val="22"/>
      <w:lang w:eastAsia="en-US"/>
    </w:rPr>
  </w:style>
  <w:style w:type="table" w:styleId="ad">
    <w:name w:val="Table Grid"/>
    <w:basedOn w:val="a1"/>
    <w:uiPriority w:val="39"/>
    <w:rsid w:val="0037508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e">
    <w:name w:val="annotation subject"/>
    <w:basedOn w:val="a8"/>
    <w:next w:val="a8"/>
    <w:link w:val="af"/>
    <w:uiPriority w:val="99"/>
    <w:semiHidden/>
    <w:unhideWhenUsed/>
    <w:rsid w:val="0047612B"/>
    <w:rPr>
      <w:b/>
      <w:bCs/>
    </w:rPr>
  </w:style>
  <w:style w:type="character" w:customStyle="1" w:styleId="af">
    <w:name w:val="批注主题 字符"/>
    <w:basedOn w:val="a9"/>
    <w:link w:val="ae"/>
    <w:uiPriority w:val="99"/>
    <w:semiHidden/>
    <w:rsid w:val="0047612B"/>
    <w:rPr>
      <w:rFonts w:ascii="Times New Roman" w:eastAsia="宋体" w:hAnsi="Times New Roman"/>
      <w:b/>
      <w:bCs/>
      <w:sz w:val="24"/>
    </w:rPr>
  </w:style>
  <w:style w:type="paragraph" w:styleId="af0">
    <w:name w:val="Revision"/>
    <w:hidden/>
    <w:uiPriority w:val="99"/>
    <w:semiHidden/>
    <w:rsid w:val="00C60177"/>
    <w:rPr>
      <w:rFonts w:ascii="Times New Roman" w:eastAsia="宋体" w:hAnsi="Times New Roman"/>
      <w:sz w:val="24"/>
    </w:rPr>
  </w:style>
  <w:style w:type="character" w:customStyle="1" w:styleId="30">
    <w:name w:val="标题 3 字符"/>
    <w:basedOn w:val="a0"/>
    <w:link w:val="3"/>
    <w:uiPriority w:val="9"/>
    <w:rsid w:val="001F7F55"/>
    <w:rPr>
      <w:rFonts w:ascii="Times New Roman" w:eastAsia="Times New Roman" w:hAnsi="Times New Roman"/>
      <w:b/>
      <w:bCs/>
      <w:sz w:val="24"/>
      <w:szCs w:val="32"/>
    </w:rPr>
  </w:style>
  <w:style w:type="table" w:styleId="5">
    <w:name w:val="Plain Table 5"/>
    <w:basedOn w:val="a1"/>
    <w:uiPriority w:val="45"/>
    <w:rsid w:val="00291B56"/>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af1">
    <w:name w:val="footnote text"/>
    <w:basedOn w:val="a"/>
    <w:link w:val="af2"/>
    <w:uiPriority w:val="99"/>
    <w:semiHidden/>
    <w:unhideWhenUsed/>
    <w:rsid w:val="00FA4201"/>
    <w:pPr>
      <w:snapToGrid w:val="0"/>
      <w:jc w:val="left"/>
    </w:pPr>
    <w:rPr>
      <w:sz w:val="18"/>
      <w:szCs w:val="18"/>
    </w:rPr>
  </w:style>
  <w:style w:type="character" w:customStyle="1" w:styleId="af2">
    <w:name w:val="脚注文本 字符"/>
    <w:basedOn w:val="a0"/>
    <w:link w:val="af1"/>
    <w:uiPriority w:val="99"/>
    <w:semiHidden/>
    <w:rsid w:val="00FA4201"/>
    <w:rPr>
      <w:rFonts w:ascii="Times New Roman" w:eastAsia="宋体" w:hAnsi="Times New Roman"/>
      <w:sz w:val="18"/>
      <w:szCs w:val="18"/>
    </w:rPr>
  </w:style>
  <w:style w:type="character" w:styleId="af3">
    <w:name w:val="footnote reference"/>
    <w:basedOn w:val="a0"/>
    <w:uiPriority w:val="99"/>
    <w:semiHidden/>
    <w:unhideWhenUsed/>
    <w:rsid w:val="00FA4201"/>
    <w:rPr>
      <w:vertAlign w:val="superscript"/>
    </w:rPr>
  </w:style>
  <w:style w:type="character" w:styleId="af4">
    <w:name w:val="page number"/>
    <w:basedOn w:val="a0"/>
    <w:uiPriority w:val="99"/>
    <w:semiHidden/>
    <w:unhideWhenUsed/>
    <w:rsid w:val="007F090B"/>
  </w:style>
  <w:style w:type="character" w:styleId="af5">
    <w:name w:val="line number"/>
    <w:basedOn w:val="a0"/>
    <w:uiPriority w:val="99"/>
    <w:semiHidden/>
    <w:unhideWhenUsed/>
    <w:rsid w:val="007F090B"/>
  </w:style>
  <w:style w:type="paragraph" w:styleId="af6">
    <w:name w:val="endnote text"/>
    <w:basedOn w:val="a"/>
    <w:link w:val="af7"/>
    <w:uiPriority w:val="99"/>
    <w:semiHidden/>
    <w:unhideWhenUsed/>
    <w:rsid w:val="003D073F"/>
    <w:pPr>
      <w:snapToGrid w:val="0"/>
      <w:jc w:val="left"/>
    </w:pPr>
  </w:style>
  <w:style w:type="character" w:customStyle="1" w:styleId="af7">
    <w:name w:val="尾注文本 字符"/>
    <w:basedOn w:val="a0"/>
    <w:link w:val="af6"/>
    <w:uiPriority w:val="99"/>
    <w:semiHidden/>
    <w:rsid w:val="003D073F"/>
    <w:rPr>
      <w:rFonts w:ascii="Times New Roman" w:eastAsia="宋体" w:hAnsi="Times New Roman"/>
      <w:sz w:val="24"/>
    </w:rPr>
  </w:style>
  <w:style w:type="character" w:styleId="af8">
    <w:name w:val="endnote reference"/>
    <w:basedOn w:val="a0"/>
    <w:uiPriority w:val="99"/>
    <w:semiHidden/>
    <w:unhideWhenUsed/>
    <w:rsid w:val="003D073F"/>
    <w:rPr>
      <w:vertAlign w:val="superscript"/>
    </w:rPr>
  </w:style>
  <w:style w:type="character" w:customStyle="1" w:styleId="token">
    <w:name w:val="token"/>
    <w:basedOn w:val="a0"/>
    <w:rsid w:val="002D33C7"/>
  </w:style>
  <w:style w:type="character" w:styleId="af9">
    <w:name w:val="Hyperlink"/>
    <w:basedOn w:val="a0"/>
    <w:uiPriority w:val="99"/>
    <w:unhideWhenUsed/>
    <w:rsid w:val="00BB4B65"/>
    <w:rPr>
      <w:color w:val="0563C1" w:themeColor="hyperlink"/>
      <w:u w:val="single"/>
    </w:rPr>
  </w:style>
  <w:style w:type="character" w:styleId="afa">
    <w:name w:val="Unresolved Mention"/>
    <w:basedOn w:val="a0"/>
    <w:uiPriority w:val="99"/>
    <w:semiHidden/>
    <w:unhideWhenUsed/>
    <w:rsid w:val="00BB4B65"/>
    <w:rPr>
      <w:color w:val="605E5C"/>
      <w:shd w:val="clear" w:color="auto" w:fill="E1DFDD"/>
    </w:rPr>
  </w:style>
  <w:style w:type="character" w:customStyle="1" w:styleId="apple-converted-space">
    <w:name w:val="apple-converted-space"/>
    <w:basedOn w:val="a0"/>
    <w:rsid w:val="00A57E30"/>
  </w:style>
  <w:style w:type="character" w:styleId="afb">
    <w:name w:val="FollowedHyperlink"/>
    <w:basedOn w:val="a0"/>
    <w:uiPriority w:val="99"/>
    <w:semiHidden/>
    <w:unhideWhenUsed/>
    <w:rsid w:val="00A57E3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763004">
      <w:bodyDiv w:val="1"/>
      <w:marLeft w:val="0"/>
      <w:marRight w:val="0"/>
      <w:marTop w:val="0"/>
      <w:marBottom w:val="0"/>
      <w:divBdr>
        <w:top w:val="none" w:sz="0" w:space="0" w:color="auto"/>
        <w:left w:val="none" w:sz="0" w:space="0" w:color="auto"/>
        <w:bottom w:val="none" w:sz="0" w:space="0" w:color="auto"/>
        <w:right w:val="none" w:sz="0" w:space="0" w:color="auto"/>
      </w:divBdr>
    </w:div>
    <w:div w:id="32267339">
      <w:bodyDiv w:val="1"/>
      <w:marLeft w:val="0"/>
      <w:marRight w:val="0"/>
      <w:marTop w:val="0"/>
      <w:marBottom w:val="0"/>
      <w:divBdr>
        <w:top w:val="none" w:sz="0" w:space="0" w:color="auto"/>
        <w:left w:val="none" w:sz="0" w:space="0" w:color="auto"/>
        <w:bottom w:val="none" w:sz="0" w:space="0" w:color="auto"/>
        <w:right w:val="none" w:sz="0" w:space="0" w:color="auto"/>
      </w:divBdr>
    </w:div>
    <w:div w:id="85662534">
      <w:bodyDiv w:val="1"/>
      <w:marLeft w:val="0"/>
      <w:marRight w:val="0"/>
      <w:marTop w:val="0"/>
      <w:marBottom w:val="0"/>
      <w:divBdr>
        <w:top w:val="none" w:sz="0" w:space="0" w:color="auto"/>
        <w:left w:val="none" w:sz="0" w:space="0" w:color="auto"/>
        <w:bottom w:val="none" w:sz="0" w:space="0" w:color="auto"/>
        <w:right w:val="none" w:sz="0" w:space="0" w:color="auto"/>
      </w:divBdr>
    </w:div>
    <w:div w:id="87580725">
      <w:bodyDiv w:val="1"/>
      <w:marLeft w:val="0"/>
      <w:marRight w:val="0"/>
      <w:marTop w:val="0"/>
      <w:marBottom w:val="0"/>
      <w:divBdr>
        <w:top w:val="none" w:sz="0" w:space="0" w:color="auto"/>
        <w:left w:val="none" w:sz="0" w:space="0" w:color="auto"/>
        <w:bottom w:val="none" w:sz="0" w:space="0" w:color="auto"/>
        <w:right w:val="none" w:sz="0" w:space="0" w:color="auto"/>
      </w:divBdr>
    </w:div>
    <w:div w:id="105732610">
      <w:bodyDiv w:val="1"/>
      <w:marLeft w:val="0"/>
      <w:marRight w:val="0"/>
      <w:marTop w:val="0"/>
      <w:marBottom w:val="0"/>
      <w:divBdr>
        <w:top w:val="none" w:sz="0" w:space="0" w:color="auto"/>
        <w:left w:val="none" w:sz="0" w:space="0" w:color="auto"/>
        <w:bottom w:val="none" w:sz="0" w:space="0" w:color="auto"/>
        <w:right w:val="none" w:sz="0" w:space="0" w:color="auto"/>
      </w:divBdr>
    </w:div>
    <w:div w:id="196697145">
      <w:bodyDiv w:val="1"/>
      <w:marLeft w:val="0"/>
      <w:marRight w:val="0"/>
      <w:marTop w:val="0"/>
      <w:marBottom w:val="0"/>
      <w:divBdr>
        <w:top w:val="none" w:sz="0" w:space="0" w:color="auto"/>
        <w:left w:val="none" w:sz="0" w:space="0" w:color="auto"/>
        <w:bottom w:val="none" w:sz="0" w:space="0" w:color="auto"/>
        <w:right w:val="none" w:sz="0" w:space="0" w:color="auto"/>
      </w:divBdr>
    </w:div>
    <w:div w:id="225999259">
      <w:bodyDiv w:val="1"/>
      <w:marLeft w:val="0"/>
      <w:marRight w:val="0"/>
      <w:marTop w:val="0"/>
      <w:marBottom w:val="0"/>
      <w:divBdr>
        <w:top w:val="none" w:sz="0" w:space="0" w:color="auto"/>
        <w:left w:val="none" w:sz="0" w:space="0" w:color="auto"/>
        <w:bottom w:val="none" w:sz="0" w:space="0" w:color="auto"/>
        <w:right w:val="none" w:sz="0" w:space="0" w:color="auto"/>
      </w:divBdr>
    </w:div>
    <w:div w:id="317537184">
      <w:bodyDiv w:val="1"/>
      <w:marLeft w:val="0"/>
      <w:marRight w:val="0"/>
      <w:marTop w:val="0"/>
      <w:marBottom w:val="0"/>
      <w:divBdr>
        <w:top w:val="none" w:sz="0" w:space="0" w:color="auto"/>
        <w:left w:val="none" w:sz="0" w:space="0" w:color="auto"/>
        <w:bottom w:val="none" w:sz="0" w:space="0" w:color="auto"/>
        <w:right w:val="none" w:sz="0" w:space="0" w:color="auto"/>
      </w:divBdr>
    </w:div>
    <w:div w:id="319699087">
      <w:bodyDiv w:val="1"/>
      <w:marLeft w:val="0"/>
      <w:marRight w:val="0"/>
      <w:marTop w:val="0"/>
      <w:marBottom w:val="0"/>
      <w:divBdr>
        <w:top w:val="none" w:sz="0" w:space="0" w:color="auto"/>
        <w:left w:val="none" w:sz="0" w:space="0" w:color="auto"/>
        <w:bottom w:val="none" w:sz="0" w:space="0" w:color="auto"/>
        <w:right w:val="none" w:sz="0" w:space="0" w:color="auto"/>
      </w:divBdr>
    </w:div>
    <w:div w:id="323316603">
      <w:bodyDiv w:val="1"/>
      <w:marLeft w:val="0"/>
      <w:marRight w:val="0"/>
      <w:marTop w:val="0"/>
      <w:marBottom w:val="0"/>
      <w:divBdr>
        <w:top w:val="none" w:sz="0" w:space="0" w:color="auto"/>
        <w:left w:val="none" w:sz="0" w:space="0" w:color="auto"/>
        <w:bottom w:val="none" w:sz="0" w:space="0" w:color="auto"/>
        <w:right w:val="none" w:sz="0" w:space="0" w:color="auto"/>
      </w:divBdr>
    </w:div>
    <w:div w:id="339163638">
      <w:bodyDiv w:val="1"/>
      <w:marLeft w:val="0"/>
      <w:marRight w:val="0"/>
      <w:marTop w:val="0"/>
      <w:marBottom w:val="0"/>
      <w:divBdr>
        <w:top w:val="none" w:sz="0" w:space="0" w:color="auto"/>
        <w:left w:val="none" w:sz="0" w:space="0" w:color="auto"/>
        <w:bottom w:val="none" w:sz="0" w:space="0" w:color="auto"/>
        <w:right w:val="none" w:sz="0" w:space="0" w:color="auto"/>
      </w:divBdr>
    </w:div>
    <w:div w:id="358240218">
      <w:bodyDiv w:val="1"/>
      <w:marLeft w:val="0"/>
      <w:marRight w:val="0"/>
      <w:marTop w:val="0"/>
      <w:marBottom w:val="0"/>
      <w:divBdr>
        <w:top w:val="none" w:sz="0" w:space="0" w:color="auto"/>
        <w:left w:val="none" w:sz="0" w:space="0" w:color="auto"/>
        <w:bottom w:val="none" w:sz="0" w:space="0" w:color="auto"/>
        <w:right w:val="none" w:sz="0" w:space="0" w:color="auto"/>
      </w:divBdr>
    </w:div>
    <w:div w:id="390154128">
      <w:bodyDiv w:val="1"/>
      <w:marLeft w:val="0"/>
      <w:marRight w:val="0"/>
      <w:marTop w:val="0"/>
      <w:marBottom w:val="0"/>
      <w:divBdr>
        <w:top w:val="none" w:sz="0" w:space="0" w:color="auto"/>
        <w:left w:val="none" w:sz="0" w:space="0" w:color="auto"/>
        <w:bottom w:val="none" w:sz="0" w:space="0" w:color="auto"/>
        <w:right w:val="none" w:sz="0" w:space="0" w:color="auto"/>
      </w:divBdr>
    </w:div>
    <w:div w:id="426315087">
      <w:bodyDiv w:val="1"/>
      <w:marLeft w:val="0"/>
      <w:marRight w:val="0"/>
      <w:marTop w:val="0"/>
      <w:marBottom w:val="0"/>
      <w:divBdr>
        <w:top w:val="none" w:sz="0" w:space="0" w:color="auto"/>
        <w:left w:val="none" w:sz="0" w:space="0" w:color="auto"/>
        <w:bottom w:val="none" w:sz="0" w:space="0" w:color="auto"/>
        <w:right w:val="none" w:sz="0" w:space="0" w:color="auto"/>
      </w:divBdr>
    </w:div>
    <w:div w:id="452401877">
      <w:bodyDiv w:val="1"/>
      <w:marLeft w:val="0"/>
      <w:marRight w:val="0"/>
      <w:marTop w:val="0"/>
      <w:marBottom w:val="0"/>
      <w:divBdr>
        <w:top w:val="none" w:sz="0" w:space="0" w:color="auto"/>
        <w:left w:val="none" w:sz="0" w:space="0" w:color="auto"/>
        <w:bottom w:val="none" w:sz="0" w:space="0" w:color="auto"/>
        <w:right w:val="none" w:sz="0" w:space="0" w:color="auto"/>
      </w:divBdr>
    </w:div>
    <w:div w:id="480465188">
      <w:bodyDiv w:val="1"/>
      <w:marLeft w:val="0"/>
      <w:marRight w:val="0"/>
      <w:marTop w:val="0"/>
      <w:marBottom w:val="0"/>
      <w:divBdr>
        <w:top w:val="none" w:sz="0" w:space="0" w:color="auto"/>
        <w:left w:val="none" w:sz="0" w:space="0" w:color="auto"/>
        <w:bottom w:val="none" w:sz="0" w:space="0" w:color="auto"/>
        <w:right w:val="none" w:sz="0" w:space="0" w:color="auto"/>
      </w:divBdr>
    </w:div>
    <w:div w:id="517693308">
      <w:bodyDiv w:val="1"/>
      <w:marLeft w:val="0"/>
      <w:marRight w:val="0"/>
      <w:marTop w:val="0"/>
      <w:marBottom w:val="0"/>
      <w:divBdr>
        <w:top w:val="none" w:sz="0" w:space="0" w:color="auto"/>
        <w:left w:val="none" w:sz="0" w:space="0" w:color="auto"/>
        <w:bottom w:val="none" w:sz="0" w:space="0" w:color="auto"/>
        <w:right w:val="none" w:sz="0" w:space="0" w:color="auto"/>
      </w:divBdr>
    </w:div>
    <w:div w:id="534661620">
      <w:bodyDiv w:val="1"/>
      <w:marLeft w:val="0"/>
      <w:marRight w:val="0"/>
      <w:marTop w:val="0"/>
      <w:marBottom w:val="0"/>
      <w:divBdr>
        <w:top w:val="none" w:sz="0" w:space="0" w:color="auto"/>
        <w:left w:val="none" w:sz="0" w:space="0" w:color="auto"/>
        <w:bottom w:val="none" w:sz="0" w:space="0" w:color="auto"/>
        <w:right w:val="none" w:sz="0" w:space="0" w:color="auto"/>
      </w:divBdr>
    </w:div>
    <w:div w:id="595095054">
      <w:bodyDiv w:val="1"/>
      <w:marLeft w:val="0"/>
      <w:marRight w:val="0"/>
      <w:marTop w:val="0"/>
      <w:marBottom w:val="0"/>
      <w:divBdr>
        <w:top w:val="none" w:sz="0" w:space="0" w:color="auto"/>
        <w:left w:val="none" w:sz="0" w:space="0" w:color="auto"/>
        <w:bottom w:val="none" w:sz="0" w:space="0" w:color="auto"/>
        <w:right w:val="none" w:sz="0" w:space="0" w:color="auto"/>
      </w:divBdr>
    </w:div>
    <w:div w:id="619411435">
      <w:bodyDiv w:val="1"/>
      <w:marLeft w:val="0"/>
      <w:marRight w:val="0"/>
      <w:marTop w:val="0"/>
      <w:marBottom w:val="0"/>
      <w:divBdr>
        <w:top w:val="none" w:sz="0" w:space="0" w:color="auto"/>
        <w:left w:val="none" w:sz="0" w:space="0" w:color="auto"/>
        <w:bottom w:val="none" w:sz="0" w:space="0" w:color="auto"/>
        <w:right w:val="none" w:sz="0" w:space="0" w:color="auto"/>
      </w:divBdr>
    </w:div>
    <w:div w:id="741831317">
      <w:bodyDiv w:val="1"/>
      <w:marLeft w:val="0"/>
      <w:marRight w:val="0"/>
      <w:marTop w:val="0"/>
      <w:marBottom w:val="0"/>
      <w:divBdr>
        <w:top w:val="none" w:sz="0" w:space="0" w:color="auto"/>
        <w:left w:val="none" w:sz="0" w:space="0" w:color="auto"/>
        <w:bottom w:val="none" w:sz="0" w:space="0" w:color="auto"/>
        <w:right w:val="none" w:sz="0" w:space="0" w:color="auto"/>
      </w:divBdr>
    </w:div>
    <w:div w:id="747308407">
      <w:bodyDiv w:val="1"/>
      <w:marLeft w:val="0"/>
      <w:marRight w:val="0"/>
      <w:marTop w:val="0"/>
      <w:marBottom w:val="0"/>
      <w:divBdr>
        <w:top w:val="none" w:sz="0" w:space="0" w:color="auto"/>
        <w:left w:val="none" w:sz="0" w:space="0" w:color="auto"/>
        <w:bottom w:val="none" w:sz="0" w:space="0" w:color="auto"/>
        <w:right w:val="none" w:sz="0" w:space="0" w:color="auto"/>
      </w:divBdr>
    </w:div>
    <w:div w:id="793060286">
      <w:bodyDiv w:val="1"/>
      <w:marLeft w:val="0"/>
      <w:marRight w:val="0"/>
      <w:marTop w:val="0"/>
      <w:marBottom w:val="0"/>
      <w:divBdr>
        <w:top w:val="none" w:sz="0" w:space="0" w:color="auto"/>
        <w:left w:val="none" w:sz="0" w:space="0" w:color="auto"/>
        <w:bottom w:val="none" w:sz="0" w:space="0" w:color="auto"/>
        <w:right w:val="none" w:sz="0" w:space="0" w:color="auto"/>
      </w:divBdr>
    </w:div>
    <w:div w:id="836266901">
      <w:bodyDiv w:val="1"/>
      <w:marLeft w:val="0"/>
      <w:marRight w:val="0"/>
      <w:marTop w:val="0"/>
      <w:marBottom w:val="0"/>
      <w:divBdr>
        <w:top w:val="none" w:sz="0" w:space="0" w:color="auto"/>
        <w:left w:val="none" w:sz="0" w:space="0" w:color="auto"/>
        <w:bottom w:val="none" w:sz="0" w:space="0" w:color="auto"/>
        <w:right w:val="none" w:sz="0" w:space="0" w:color="auto"/>
      </w:divBdr>
    </w:div>
    <w:div w:id="877856431">
      <w:bodyDiv w:val="1"/>
      <w:marLeft w:val="0"/>
      <w:marRight w:val="0"/>
      <w:marTop w:val="0"/>
      <w:marBottom w:val="0"/>
      <w:divBdr>
        <w:top w:val="none" w:sz="0" w:space="0" w:color="auto"/>
        <w:left w:val="none" w:sz="0" w:space="0" w:color="auto"/>
        <w:bottom w:val="none" w:sz="0" w:space="0" w:color="auto"/>
        <w:right w:val="none" w:sz="0" w:space="0" w:color="auto"/>
      </w:divBdr>
    </w:div>
    <w:div w:id="888885738">
      <w:bodyDiv w:val="1"/>
      <w:marLeft w:val="0"/>
      <w:marRight w:val="0"/>
      <w:marTop w:val="0"/>
      <w:marBottom w:val="0"/>
      <w:divBdr>
        <w:top w:val="none" w:sz="0" w:space="0" w:color="auto"/>
        <w:left w:val="none" w:sz="0" w:space="0" w:color="auto"/>
        <w:bottom w:val="none" w:sz="0" w:space="0" w:color="auto"/>
        <w:right w:val="none" w:sz="0" w:space="0" w:color="auto"/>
      </w:divBdr>
    </w:div>
    <w:div w:id="941958579">
      <w:bodyDiv w:val="1"/>
      <w:marLeft w:val="0"/>
      <w:marRight w:val="0"/>
      <w:marTop w:val="0"/>
      <w:marBottom w:val="0"/>
      <w:divBdr>
        <w:top w:val="none" w:sz="0" w:space="0" w:color="auto"/>
        <w:left w:val="none" w:sz="0" w:space="0" w:color="auto"/>
        <w:bottom w:val="none" w:sz="0" w:space="0" w:color="auto"/>
        <w:right w:val="none" w:sz="0" w:space="0" w:color="auto"/>
      </w:divBdr>
    </w:div>
    <w:div w:id="950359182">
      <w:bodyDiv w:val="1"/>
      <w:marLeft w:val="0"/>
      <w:marRight w:val="0"/>
      <w:marTop w:val="0"/>
      <w:marBottom w:val="0"/>
      <w:divBdr>
        <w:top w:val="none" w:sz="0" w:space="0" w:color="auto"/>
        <w:left w:val="none" w:sz="0" w:space="0" w:color="auto"/>
        <w:bottom w:val="none" w:sz="0" w:space="0" w:color="auto"/>
        <w:right w:val="none" w:sz="0" w:space="0" w:color="auto"/>
      </w:divBdr>
    </w:div>
    <w:div w:id="1180851725">
      <w:bodyDiv w:val="1"/>
      <w:marLeft w:val="0"/>
      <w:marRight w:val="0"/>
      <w:marTop w:val="0"/>
      <w:marBottom w:val="0"/>
      <w:divBdr>
        <w:top w:val="none" w:sz="0" w:space="0" w:color="auto"/>
        <w:left w:val="none" w:sz="0" w:space="0" w:color="auto"/>
        <w:bottom w:val="none" w:sz="0" w:space="0" w:color="auto"/>
        <w:right w:val="none" w:sz="0" w:space="0" w:color="auto"/>
      </w:divBdr>
    </w:div>
    <w:div w:id="1313950658">
      <w:bodyDiv w:val="1"/>
      <w:marLeft w:val="0"/>
      <w:marRight w:val="0"/>
      <w:marTop w:val="0"/>
      <w:marBottom w:val="0"/>
      <w:divBdr>
        <w:top w:val="none" w:sz="0" w:space="0" w:color="auto"/>
        <w:left w:val="none" w:sz="0" w:space="0" w:color="auto"/>
        <w:bottom w:val="none" w:sz="0" w:space="0" w:color="auto"/>
        <w:right w:val="none" w:sz="0" w:space="0" w:color="auto"/>
      </w:divBdr>
    </w:div>
    <w:div w:id="1341396112">
      <w:bodyDiv w:val="1"/>
      <w:marLeft w:val="0"/>
      <w:marRight w:val="0"/>
      <w:marTop w:val="0"/>
      <w:marBottom w:val="0"/>
      <w:divBdr>
        <w:top w:val="none" w:sz="0" w:space="0" w:color="auto"/>
        <w:left w:val="none" w:sz="0" w:space="0" w:color="auto"/>
        <w:bottom w:val="none" w:sz="0" w:space="0" w:color="auto"/>
        <w:right w:val="none" w:sz="0" w:space="0" w:color="auto"/>
      </w:divBdr>
    </w:div>
    <w:div w:id="1373773054">
      <w:bodyDiv w:val="1"/>
      <w:marLeft w:val="0"/>
      <w:marRight w:val="0"/>
      <w:marTop w:val="0"/>
      <w:marBottom w:val="0"/>
      <w:divBdr>
        <w:top w:val="none" w:sz="0" w:space="0" w:color="auto"/>
        <w:left w:val="none" w:sz="0" w:space="0" w:color="auto"/>
        <w:bottom w:val="none" w:sz="0" w:space="0" w:color="auto"/>
        <w:right w:val="none" w:sz="0" w:space="0" w:color="auto"/>
      </w:divBdr>
    </w:div>
    <w:div w:id="1448546882">
      <w:bodyDiv w:val="1"/>
      <w:marLeft w:val="0"/>
      <w:marRight w:val="0"/>
      <w:marTop w:val="0"/>
      <w:marBottom w:val="0"/>
      <w:divBdr>
        <w:top w:val="none" w:sz="0" w:space="0" w:color="auto"/>
        <w:left w:val="none" w:sz="0" w:space="0" w:color="auto"/>
        <w:bottom w:val="none" w:sz="0" w:space="0" w:color="auto"/>
        <w:right w:val="none" w:sz="0" w:space="0" w:color="auto"/>
      </w:divBdr>
    </w:div>
    <w:div w:id="1594195696">
      <w:bodyDiv w:val="1"/>
      <w:marLeft w:val="0"/>
      <w:marRight w:val="0"/>
      <w:marTop w:val="0"/>
      <w:marBottom w:val="0"/>
      <w:divBdr>
        <w:top w:val="none" w:sz="0" w:space="0" w:color="auto"/>
        <w:left w:val="none" w:sz="0" w:space="0" w:color="auto"/>
        <w:bottom w:val="none" w:sz="0" w:space="0" w:color="auto"/>
        <w:right w:val="none" w:sz="0" w:space="0" w:color="auto"/>
      </w:divBdr>
    </w:div>
    <w:div w:id="1606840514">
      <w:bodyDiv w:val="1"/>
      <w:marLeft w:val="0"/>
      <w:marRight w:val="0"/>
      <w:marTop w:val="0"/>
      <w:marBottom w:val="0"/>
      <w:divBdr>
        <w:top w:val="none" w:sz="0" w:space="0" w:color="auto"/>
        <w:left w:val="none" w:sz="0" w:space="0" w:color="auto"/>
        <w:bottom w:val="none" w:sz="0" w:space="0" w:color="auto"/>
        <w:right w:val="none" w:sz="0" w:space="0" w:color="auto"/>
      </w:divBdr>
    </w:div>
    <w:div w:id="1633360685">
      <w:bodyDiv w:val="1"/>
      <w:marLeft w:val="0"/>
      <w:marRight w:val="0"/>
      <w:marTop w:val="0"/>
      <w:marBottom w:val="0"/>
      <w:divBdr>
        <w:top w:val="none" w:sz="0" w:space="0" w:color="auto"/>
        <w:left w:val="none" w:sz="0" w:space="0" w:color="auto"/>
        <w:bottom w:val="none" w:sz="0" w:space="0" w:color="auto"/>
        <w:right w:val="none" w:sz="0" w:space="0" w:color="auto"/>
      </w:divBdr>
    </w:div>
    <w:div w:id="1772159643">
      <w:bodyDiv w:val="1"/>
      <w:marLeft w:val="0"/>
      <w:marRight w:val="0"/>
      <w:marTop w:val="0"/>
      <w:marBottom w:val="0"/>
      <w:divBdr>
        <w:top w:val="none" w:sz="0" w:space="0" w:color="auto"/>
        <w:left w:val="none" w:sz="0" w:space="0" w:color="auto"/>
        <w:bottom w:val="none" w:sz="0" w:space="0" w:color="auto"/>
        <w:right w:val="none" w:sz="0" w:space="0" w:color="auto"/>
      </w:divBdr>
    </w:div>
    <w:div w:id="1774009818">
      <w:bodyDiv w:val="1"/>
      <w:marLeft w:val="0"/>
      <w:marRight w:val="0"/>
      <w:marTop w:val="0"/>
      <w:marBottom w:val="0"/>
      <w:divBdr>
        <w:top w:val="none" w:sz="0" w:space="0" w:color="auto"/>
        <w:left w:val="none" w:sz="0" w:space="0" w:color="auto"/>
        <w:bottom w:val="none" w:sz="0" w:space="0" w:color="auto"/>
        <w:right w:val="none" w:sz="0" w:space="0" w:color="auto"/>
      </w:divBdr>
    </w:div>
    <w:div w:id="1905295327">
      <w:bodyDiv w:val="1"/>
      <w:marLeft w:val="0"/>
      <w:marRight w:val="0"/>
      <w:marTop w:val="0"/>
      <w:marBottom w:val="0"/>
      <w:divBdr>
        <w:top w:val="none" w:sz="0" w:space="0" w:color="auto"/>
        <w:left w:val="none" w:sz="0" w:space="0" w:color="auto"/>
        <w:bottom w:val="none" w:sz="0" w:space="0" w:color="auto"/>
        <w:right w:val="none" w:sz="0" w:space="0" w:color="auto"/>
      </w:divBdr>
    </w:div>
    <w:div w:id="1968390153">
      <w:bodyDiv w:val="1"/>
      <w:marLeft w:val="0"/>
      <w:marRight w:val="0"/>
      <w:marTop w:val="0"/>
      <w:marBottom w:val="0"/>
      <w:divBdr>
        <w:top w:val="none" w:sz="0" w:space="0" w:color="auto"/>
        <w:left w:val="none" w:sz="0" w:space="0" w:color="auto"/>
        <w:bottom w:val="none" w:sz="0" w:space="0" w:color="auto"/>
        <w:right w:val="none" w:sz="0" w:space="0" w:color="auto"/>
      </w:divBdr>
    </w:div>
    <w:div w:id="2066488416">
      <w:bodyDiv w:val="1"/>
      <w:marLeft w:val="0"/>
      <w:marRight w:val="0"/>
      <w:marTop w:val="0"/>
      <w:marBottom w:val="0"/>
      <w:divBdr>
        <w:top w:val="none" w:sz="0" w:space="0" w:color="auto"/>
        <w:left w:val="none" w:sz="0" w:space="0" w:color="auto"/>
        <w:bottom w:val="none" w:sz="0" w:space="0" w:color="auto"/>
        <w:right w:val="none" w:sz="0" w:space="0" w:color="auto"/>
      </w:divBdr>
    </w:div>
    <w:div w:id="208201740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customXml" Target="ink/ink1.xml"/><Relationship Id="rId26" Type="http://schemas.openxmlformats.org/officeDocument/2006/relationships/customXml" Target="ink/ink5.xml"/><Relationship Id="rId39" Type="http://schemas.openxmlformats.org/officeDocument/2006/relationships/customXml" Target="ink/ink13.xml"/><Relationship Id="rId21" Type="http://schemas.openxmlformats.org/officeDocument/2006/relationships/customXml" Target="ink/ink2.xml"/><Relationship Id="rId42" Type="http://schemas.openxmlformats.org/officeDocument/2006/relationships/image" Target="media/image14.png"/><Relationship Id="rId47" Type="http://schemas.openxmlformats.org/officeDocument/2006/relationships/hyperlink" Target="https://ec.europa.eu/eurostat/data/database?node_code%C2%BCten00030%5bDB/OL%5d0" TargetMode="External"/><Relationship Id="rId50" Type="http://schemas.openxmlformats.org/officeDocument/2006/relationships/header" Target="header2.xml"/><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jpeg"/><Relationship Id="rId29" Type="http://schemas.openxmlformats.org/officeDocument/2006/relationships/image" Target="media/image10.png"/><Relationship Id="rId11" Type="http://schemas.microsoft.com/office/2018/08/relationships/commentsExtensible" Target="commentsExtensible.xml"/><Relationship Id="rId24" Type="http://schemas.openxmlformats.org/officeDocument/2006/relationships/image" Target="media/image9.png"/><Relationship Id="rId32" Type="http://schemas.openxmlformats.org/officeDocument/2006/relationships/customXml" Target="ink/ink8.xml"/><Relationship Id="rId37" Type="http://schemas.openxmlformats.org/officeDocument/2006/relationships/customXml" Target="ink/ink11.xml"/><Relationship Id="rId40" Type="http://schemas.openxmlformats.org/officeDocument/2006/relationships/customXml" Target="ink/ink14.xml"/><Relationship Id="rId45" Type="http://schemas.openxmlformats.org/officeDocument/2006/relationships/image" Target="media/image11.jpeg"/><Relationship Id="rId53" Type="http://schemas.openxmlformats.org/officeDocument/2006/relationships/header" Target="header3.xml"/><Relationship Id="rId5" Type="http://schemas.openxmlformats.org/officeDocument/2006/relationships/webSettings" Target="webSettings.xml"/><Relationship Id="rId10" Type="http://schemas.microsoft.com/office/2016/09/relationships/commentsIds" Target="commentsIds.xml"/><Relationship Id="rId31" Type="http://schemas.openxmlformats.org/officeDocument/2006/relationships/image" Target="media/image8.jpeg"/><Relationship Id="rId44" Type="http://schemas.openxmlformats.org/officeDocument/2006/relationships/image" Target="media/image10.jpeg"/><Relationship Id="rId52" Type="http://schemas.openxmlformats.org/officeDocument/2006/relationships/footer" Target="footer2.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jpeg"/><Relationship Id="rId22" Type="http://schemas.openxmlformats.org/officeDocument/2006/relationships/image" Target="media/image8.png"/><Relationship Id="rId27" Type="http://schemas.openxmlformats.org/officeDocument/2006/relationships/customXml" Target="ink/ink6.xml"/><Relationship Id="rId30" Type="http://schemas.openxmlformats.org/officeDocument/2006/relationships/image" Target="media/image7.jpeg"/><Relationship Id="rId35" Type="http://schemas.openxmlformats.org/officeDocument/2006/relationships/image" Target="media/image13.png"/><Relationship Id="rId43" Type="http://schemas.openxmlformats.org/officeDocument/2006/relationships/image" Target="media/image9.jpeg"/><Relationship Id="rId48" Type="http://schemas.openxmlformats.org/officeDocument/2006/relationships/hyperlink" Target="http://www.mohurd.gov.cn/xytj/tjzljsxytjgb/jstjnj" TargetMode="External"/><Relationship Id="rId56" Type="http://schemas.microsoft.com/office/2011/relationships/people" Target="people.xml"/><Relationship Id="rId8" Type="http://schemas.openxmlformats.org/officeDocument/2006/relationships/comments" Target="comments.xml"/><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1.jpeg"/><Relationship Id="rId17" Type="http://schemas.openxmlformats.org/officeDocument/2006/relationships/image" Target="media/image6.jpeg"/><Relationship Id="rId25" Type="http://schemas.openxmlformats.org/officeDocument/2006/relationships/customXml" Target="ink/ink4.xml"/><Relationship Id="rId33" Type="http://schemas.openxmlformats.org/officeDocument/2006/relationships/customXml" Target="ink/ink9.xml"/><Relationship Id="rId38" Type="http://schemas.openxmlformats.org/officeDocument/2006/relationships/customXml" Target="ink/ink12.xml"/><Relationship Id="rId46" Type="http://schemas.openxmlformats.org/officeDocument/2006/relationships/image" Target="media/image12.jpeg"/><Relationship Id="rId20" Type="http://schemas.openxmlformats.org/officeDocument/2006/relationships/image" Target="media/image7.png"/><Relationship Id="rId41" Type="http://schemas.openxmlformats.org/officeDocument/2006/relationships/customXml" Target="ink/ink15.xml"/><Relationship Id="rId54"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jpeg"/><Relationship Id="rId23" Type="http://schemas.openxmlformats.org/officeDocument/2006/relationships/customXml" Target="ink/ink3.xml"/><Relationship Id="rId28" Type="http://schemas.openxmlformats.org/officeDocument/2006/relationships/customXml" Target="ink/ink7.xml"/><Relationship Id="rId36" Type="http://schemas.openxmlformats.org/officeDocument/2006/relationships/customXml" Target="ink/ink10.xml"/><Relationship Id="rId49" Type="http://schemas.openxmlformats.org/officeDocument/2006/relationships/header" Target="header1.xml"/><Relationship Id="rId57" Type="http://schemas.openxmlformats.org/officeDocument/2006/relationships/theme" Target="theme/theme1.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06T11:58:49.291"/>
    </inkml:context>
    <inkml:brush xml:id="br0">
      <inkml:brushProperty name="width" value="0.05003" units="cm"/>
      <inkml:brushProperty name="height" value="0.05003" units="cm"/>
      <inkml:brushProperty name="color" value="#FFFFFF"/>
    </inkml:brush>
  </inkml:definitions>
  <inkml:trace contextRef="#ctx0" brushRef="#br0">26 0 24575</inkml:trace>
  <inkml:trace contextRef="#ctx0" brushRef="#br0" timeOffset="332.07">0 26 24575</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06T11:59:14.309"/>
    </inkml:context>
    <inkml:brush xml:id="br0">
      <inkml:brushProperty name="width" value="0.05" units="cm"/>
      <inkml:brushProperty name="height" value="0.05" units="cm"/>
      <inkml:brushProperty name="color" value="#FFFFFF"/>
    </inkml:brush>
  </inkml:definitions>
  <inkml:trace contextRef="#ctx0" brushRef="#br0">0 0 24575</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06T11:59:12.959"/>
    </inkml:context>
    <inkml:brush xml:id="br0">
      <inkml:brushProperty name="width" value="0.05" units="cm"/>
      <inkml:brushProperty name="height" value="0.05" units="cm"/>
      <inkml:brushProperty name="color" value="#FFFFFF"/>
    </inkml:brush>
  </inkml:definitions>
  <inkml:trace contextRef="#ctx0" brushRef="#br0">0 0 24575</inkml:trace>
  <inkml:trace contextRef="#ctx0" brushRef="#br0" timeOffset="348.07">0 0 24575</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06T11:59:11.939"/>
    </inkml:context>
    <inkml:brush xml:id="br0">
      <inkml:brushProperty name="width" value="0.05" units="cm"/>
      <inkml:brushProperty name="height" value="0.05" units="cm"/>
      <inkml:brushProperty name="color" value="#FFFFFF"/>
    </inkml:brush>
  </inkml:definitions>
  <inkml:trace contextRef="#ctx0" brushRef="#br0">0 0 24575</inkml:trace>
  <inkml:trace contextRef="#ctx0" brushRef="#br0" timeOffset="333.07">0 0 24575</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06T11:59:13.909"/>
    </inkml:context>
    <inkml:brush xml:id="br0">
      <inkml:brushProperty name="width" value="0.05" units="cm"/>
      <inkml:brushProperty name="height" value="0.05" units="cm"/>
      <inkml:brushProperty name="color" value="#FFFFFF"/>
    </inkml:brush>
  </inkml:definitions>
  <inkml:trace contextRef="#ctx0" brushRef="#br0">0 0 24575</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06T11:59:12.626"/>
    </inkml:context>
    <inkml:brush xml:id="br0">
      <inkml:brushProperty name="width" value="0.05" units="cm"/>
      <inkml:brushProperty name="height" value="0.05" units="cm"/>
      <inkml:brushProperty name="color" value="#FFFFFF"/>
    </inkml:brush>
  </inkml:definitions>
  <inkml:trace contextRef="#ctx0" brushRef="#br0">0 0 24575</inkml:trace>
  <inkml:trace contextRef="#ctx0" brushRef="#br0" timeOffset="1">0 0 24575</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06T11:59:11.605"/>
    </inkml:context>
    <inkml:brush xml:id="br0">
      <inkml:brushProperty name="width" value="0.05" units="cm"/>
      <inkml:brushProperty name="height" value="0.05" units="cm"/>
      <inkml:brushProperty name="color" value="#FFFFFF"/>
    </inkml:brush>
  </inkml:definitions>
  <inkml:trace contextRef="#ctx0" brushRef="#br0">21 10 24575,'-9'-4'0,"-3"-2"-8191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06T11:58:48.627"/>
    </inkml:context>
    <inkml:brush xml:id="br0">
      <inkml:brushProperty name="width" value="0.05003" units="cm"/>
      <inkml:brushProperty name="height" value="0.05003" units="cm"/>
      <inkml:brushProperty name="color" value="#FFFFFF"/>
    </inkml:brush>
  </inkml:definitions>
  <inkml:trace contextRef="#ctx0" brushRef="#br0">1 0 24575</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06T11:58:49.291"/>
    </inkml:context>
    <inkml:brush xml:id="br0">
      <inkml:brushProperty name="width" value="0.05003" units="cm"/>
      <inkml:brushProperty name="height" value="0.05003" units="cm"/>
      <inkml:brushProperty name="color" value="#FFFFFF"/>
    </inkml:brush>
  </inkml:definitions>
  <inkml:trace contextRef="#ctx0" brushRef="#br0">72 0 24575</inkml:trace>
  <inkml:trace contextRef="#ctx0" brushRef="#br0" timeOffset="332.07">0 77 24575</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06T11:58:48.627"/>
    </inkml:context>
    <inkml:brush xml:id="br0">
      <inkml:brushProperty name="width" value="0.05003" units="cm"/>
      <inkml:brushProperty name="height" value="0.05003" units="cm"/>
      <inkml:brushProperty name="color" value="#FFFFFF"/>
    </inkml:brush>
  </inkml:definitions>
  <inkml:trace contextRef="#ctx0" brushRef="#br0">0 0 24575</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06T11:58:52.644"/>
    </inkml:context>
    <inkml:brush xml:id="br0">
      <inkml:brushProperty name="width" value="0.05003" units="cm"/>
      <inkml:brushProperty name="height" value="0.05003" units="cm"/>
      <inkml:brushProperty name="color" value="#FFFFFF"/>
    </inkml:brush>
  </inkml:definitions>
  <inkml:trace contextRef="#ctx0" brushRef="#br0">0 0 24575</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12T11:29:26.872"/>
    </inkml:context>
    <inkml:brush xml:id="br0">
      <inkml:brushProperty name="width" value="0.05003" units="cm"/>
      <inkml:brushProperty name="height" value="0.05003" units="cm"/>
      <inkml:brushProperty name="color" value="#FFFFFF"/>
    </inkml:brush>
  </inkml:definitions>
  <inkml:trace contextRef="#ctx0" brushRef="#br0">0 0 24575</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06T11:58:51.891"/>
    </inkml:context>
    <inkml:brush xml:id="br0">
      <inkml:brushProperty name="width" value="0.05003" units="cm"/>
      <inkml:brushProperty name="height" value="0.05003" units="cm"/>
      <inkml:brushProperty name="color" value="#FFFFFF"/>
    </inkml:brush>
  </inkml:definitions>
  <inkml:trace contextRef="#ctx0" brushRef="#br0">0 0 24575,'0'58'-8191</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06T11:59:15.725"/>
    </inkml:context>
    <inkml:brush xml:id="br0">
      <inkml:brushProperty name="width" value="0.05" units="cm"/>
      <inkml:brushProperty name="height" value="0.05" units="cm"/>
      <inkml:brushProperty name="color" value="#FFFFFF"/>
    </inkml:brush>
  </inkml:definitions>
  <inkml:trace contextRef="#ctx0" brushRef="#br0">0 0 24575</inkml:trace>
  <inkml:trace contextRef="#ctx0" brushRef="#br0" timeOffset="333.07">0 0 24575</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06T11:59:14.853"/>
    </inkml:context>
    <inkml:brush xml:id="br0">
      <inkml:brushProperty name="width" value="0.05" units="cm"/>
      <inkml:brushProperty name="height" value="0.05" units="cm"/>
      <inkml:brushProperty name="color" value="#FFFFFF"/>
    </inkml:brush>
  </inkml:definitions>
  <inkml:trace contextRef="#ctx0" brushRef="#br0">0 82 24575,'0'-12'0</inkml:trace>
  <inkml:trace contextRef="#ctx0" brushRef="#br0" timeOffset="333.07">0 10 24575,'0'-10'0</inkml:trace>
</inkml:ink>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0B2871-05C1-42DD-9EF1-C9F3F57BC0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127</TotalTime>
  <Pages>23</Pages>
  <Words>6733</Words>
  <Characters>40199</Characters>
  <Application>Microsoft Office Word</Application>
  <DocSecurity>0</DocSecurity>
  <Lines>773</Lines>
  <Paragraphs>291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46641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zowcoolcool</dc:creator>
  <cp:keywords/>
  <dc:description/>
  <cp:lastModifiedBy>Owen</cp:lastModifiedBy>
  <cp:revision>15</cp:revision>
  <dcterms:created xsi:type="dcterms:W3CDTF">2022-04-02T13:54:00Z</dcterms:created>
  <dcterms:modified xsi:type="dcterms:W3CDTF">2022-04-04T13:04:00Z</dcterms:modified>
</cp:coreProperties>
</file>