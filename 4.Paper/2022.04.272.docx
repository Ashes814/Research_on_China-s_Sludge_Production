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2F19" w14:textId="6482464C" w:rsidR="000A3FD4" w:rsidRPr="00A50499" w:rsidRDefault="000A3FD4" w:rsidP="00A50499">
      <w:pPr>
        <w:widowControl/>
        <w:ind w:firstLineChars="0" w:firstLine="0"/>
        <w:rPr>
          <w:rFonts w:cs="Times New Roman"/>
          <w:b/>
          <w:bCs/>
          <w:sz w:val="28"/>
          <w:szCs w:val="24"/>
          <w:shd w:val="clear" w:color="auto" w:fill="FFFFFF"/>
        </w:rPr>
      </w:pPr>
      <w:bookmarkStart w:id="0" w:name="_Hlk100498353"/>
      <w:r w:rsidRPr="00A50499">
        <w:rPr>
          <w:rFonts w:cs="Times New Roman"/>
          <w:b/>
          <w:bCs/>
          <w:sz w:val="28"/>
          <w:szCs w:val="24"/>
          <w:shd w:val="clear" w:color="auto" w:fill="FFFFFF"/>
        </w:rPr>
        <w:t>P</w:t>
      </w:r>
      <w:r w:rsidRPr="00A50499">
        <w:rPr>
          <w:rFonts w:cs="Times New Roman" w:hint="eastAsia"/>
          <w:b/>
          <w:bCs/>
          <w:sz w:val="28"/>
          <w:szCs w:val="24"/>
          <w:shd w:val="clear" w:color="auto" w:fill="FFFFFF"/>
        </w:rPr>
        <w:t>redicti</w:t>
      </w:r>
      <w:r w:rsidRPr="00A50499">
        <w:rPr>
          <w:rFonts w:cs="Times New Roman"/>
          <w:b/>
          <w:bCs/>
          <w:sz w:val="28"/>
          <w:szCs w:val="24"/>
          <w:shd w:val="clear" w:color="auto" w:fill="FFFFFF"/>
        </w:rPr>
        <w:t xml:space="preserve">ng sludge generation patterns and carbon </w:t>
      </w:r>
      <w:del w:id="1" w:author="WANG HONGTAO" w:date="2022-04-26T20:27:00Z">
        <w:r w:rsidRPr="00A50499" w:rsidDel="00FD46A9">
          <w:rPr>
            <w:rFonts w:cs="Times New Roman"/>
            <w:b/>
            <w:bCs/>
            <w:sz w:val="28"/>
            <w:szCs w:val="24"/>
            <w:shd w:val="clear" w:color="auto" w:fill="FFFFFF"/>
          </w:rPr>
          <w:delText xml:space="preserve"> </w:delText>
        </w:r>
      </w:del>
      <w:r w:rsidRPr="00A50499">
        <w:rPr>
          <w:rFonts w:cs="Times New Roman"/>
          <w:b/>
          <w:bCs/>
          <w:sz w:val="28"/>
          <w:szCs w:val="24"/>
          <w:shd w:val="clear" w:color="auto" w:fill="FFFFFF"/>
        </w:rPr>
        <w:t xml:space="preserve">reduction potential </w:t>
      </w:r>
      <w:del w:id="2" w:author="WANG HONGTAO" w:date="2022-04-26T23:08:00Z">
        <w:r w:rsidRPr="00A50499" w:rsidDel="00A8056A">
          <w:rPr>
            <w:rFonts w:cs="Times New Roman" w:hint="eastAsia"/>
            <w:b/>
            <w:bCs/>
            <w:sz w:val="28"/>
            <w:szCs w:val="24"/>
            <w:shd w:val="clear" w:color="auto" w:fill="FFFFFF"/>
          </w:rPr>
          <w:delText>i</w:delText>
        </w:r>
      </w:del>
      <w:proofErr w:type="spellStart"/>
      <w:r w:rsidRPr="00A50499">
        <w:rPr>
          <w:rFonts w:cs="Times New Roman" w:hint="eastAsia"/>
          <w:b/>
          <w:bCs/>
          <w:sz w:val="28"/>
          <w:szCs w:val="24"/>
          <w:shd w:val="clear" w:color="auto" w:fill="FFFFFF"/>
        </w:rPr>
        <w:t>n</w:t>
      </w:r>
      <w:proofErr w:type="spellEnd"/>
      <w:r w:rsidRPr="00A50499">
        <w:rPr>
          <w:rFonts w:cs="Times New Roman"/>
          <w:b/>
          <w:bCs/>
          <w:sz w:val="28"/>
          <w:szCs w:val="24"/>
          <w:shd w:val="clear" w:color="auto" w:fill="FFFFFF"/>
        </w:rPr>
        <w:t xml:space="preserve"> C</w:t>
      </w:r>
      <w:r w:rsidRPr="00A50499">
        <w:rPr>
          <w:rFonts w:cs="Times New Roman" w:hint="eastAsia"/>
          <w:b/>
          <w:bCs/>
          <w:sz w:val="28"/>
          <w:szCs w:val="24"/>
          <w:shd w:val="clear" w:color="auto" w:fill="FFFFFF"/>
        </w:rPr>
        <w:t>hina:</w:t>
      </w:r>
      <w:r w:rsidRPr="00A50499">
        <w:rPr>
          <w:rFonts w:cs="Times New Roman"/>
          <w:b/>
          <w:bCs/>
          <w:sz w:val="28"/>
          <w:szCs w:val="24"/>
          <w:shd w:val="clear" w:color="auto" w:fill="FFFFFF"/>
        </w:rPr>
        <w:t xml:space="preserve"> </w:t>
      </w:r>
      <w:proofErr w:type="gramStart"/>
      <w:r w:rsidRPr="00A50499">
        <w:rPr>
          <w:rFonts w:cs="Times New Roman"/>
          <w:b/>
          <w:bCs/>
          <w:sz w:val="28"/>
          <w:szCs w:val="24"/>
          <w:shd w:val="clear" w:color="auto" w:fill="FFFFFF"/>
        </w:rPr>
        <w:t>a</w:t>
      </w:r>
      <w:proofErr w:type="gramEnd"/>
      <w:r w:rsidRPr="00A50499">
        <w:rPr>
          <w:rFonts w:cs="Times New Roman"/>
          <w:b/>
          <w:bCs/>
          <w:sz w:val="28"/>
          <w:szCs w:val="24"/>
          <w:shd w:val="clear" w:color="auto" w:fill="FFFFFF"/>
        </w:rPr>
        <w:t xml:space="preserve"> Shared </w:t>
      </w:r>
      <w:commentRangeStart w:id="3"/>
      <w:r w:rsidRPr="00A50499">
        <w:rPr>
          <w:rFonts w:cs="Times New Roman"/>
          <w:b/>
          <w:bCs/>
          <w:sz w:val="28"/>
          <w:szCs w:val="24"/>
          <w:shd w:val="clear" w:color="auto" w:fill="FFFFFF"/>
        </w:rPr>
        <w:t>Socio-economic</w:t>
      </w:r>
      <w:commentRangeEnd w:id="3"/>
      <w:r w:rsidR="00A8056A">
        <w:rPr>
          <w:rStyle w:val="a7"/>
        </w:rPr>
        <w:commentReference w:id="3"/>
      </w:r>
      <w:r w:rsidRPr="00A50499">
        <w:rPr>
          <w:rFonts w:cs="Times New Roman"/>
          <w:b/>
          <w:bCs/>
          <w:sz w:val="28"/>
          <w:szCs w:val="24"/>
          <w:shd w:val="clear" w:color="auto" w:fill="FFFFFF"/>
        </w:rPr>
        <w:t xml:space="preserve"> Pathways scenario analysis</w:t>
      </w:r>
      <w:r w:rsidRPr="00A50499" w:rsidDel="003B33C3">
        <w:rPr>
          <w:rFonts w:cs="Times New Roman"/>
          <w:b/>
          <w:bCs/>
          <w:sz w:val="28"/>
          <w:szCs w:val="24"/>
          <w:shd w:val="clear" w:color="auto" w:fill="FFFFFF"/>
        </w:rPr>
        <w:t xml:space="preserve"> </w:t>
      </w:r>
    </w:p>
    <w:p w14:paraId="14C6B271" w14:textId="77777777" w:rsidR="000A3FD4" w:rsidRPr="00D35E69" w:rsidRDefault="000A3FD4" w:rsidP="000A3FD4">
      <w:pPr>
        <w:widowControl/>
        <w:spacing w:line="240" w:lineRule="auto"/>
        <w:ind w:firstLineChars="0" w:firstLine="0"/>
        <w:rPr>
          <w:rFonts w:cs="Times New Roman"/>
          <w:b/>
          <w:bCs/>
          <w:shd w:val="clear" w:color="auto" w:fill="FFFFFF"/>
        </w:rPr>
      </w:pPr>
    </w:p>
    <w:p w14:paraId="25B86328" w14:textId="77777777" w:rsidR="000A3FD4" w:rsidRPr="00D35E69" w:rsidRDefault="000A3FD4" w:rsidP="000A3FD4">
      <w:pPr>
        <w:widowControl/>
        <w:spacing w:line="240" w:lineRule="auto"/>
        <w:ind w:firstLineChars="0" w:firstLine="0"/>
        <w:rPr>
          <w:rFonts w:cs="Times New Roman"/>
          <w:b/>
          <w:bCs/>
          <w:shd w:val="clear" w:color="auto" w:fill="FFFFFF"/>
        </w:rPr>
      </w:pPr>
    </w:p>
    <w:p w14:paraId="2DC0C1A9" w14:textId="77777777" w:rsidR="000A3FD4" w:rsidRPr="00D35E69" w:rsidRDefault="000A3FD4" w:rsidP="000A3FD4">
      <w:pPr>
        <w:widowControl/>
        <w:spacing w:line="240" w:lineRule="auto"/>
        <w:ind w:firstLineChars="0" w:firstLine="0"/>
        <w:rPr>
          <w:rFonts w:ascii="Helvetica" w:hAnsi="Helvetica" w:cs="Helvetica"/>
          <w:b/>
          <w:bCs/>
          <w:shd w:val="clear" w:color="auto" w:fill="FFFFFF"/>
        </w:rPr>
      </w:pPr>
      <w:r w:rsidRPr="00D35E69">
        <w:rPr>
          <w:rFonts w:cs="Times New Roman"/>
          <w:b/>
          <w:bCs/>
          <w:shd w:val="clear" w:color="auto" w:fill="FFFFFF"/>
        </w:rPr>
        <w:t>ABSTRACT:</w:t>
      </w:r>
    </w:p>
    <w:p w14:paraId="56D238D9" w14:textId="77777777" w:rsidR="000A3FD4" w:rsidRDefault="000A3FD4" w:rsidP="000A3FD4">
      <w:pPr>
        <w:widowControl/>
        <w:spacing w:line="240" w:lineRule="auto"/>
        <w:ind w:firstLineChars="0" w:firstLine="0"/>
        <w:rPr>
          <w:rFonts w:ascii="Helvetica" w:hAnsi="Helvetica" w:cs="Helvetica"/>
          <w:b/>
          <w:bCs/>
          <w:color w:val="333333"/>
          <w:shd w:val="clear" w:color="auto" w:fill="FFFFFF"/>
        </w:rPr>
      </w:pPr>
    </w:p>
    <w:p w14:paraId="59DBCF79" w14:textId="561CCA72" w:rsidR="000A3FD4" w:rsidRPr="000E3624" w:rsidRDefault="000A3FD4" w:rsidP="00A50499">
      <w:pPr>
        <w:widowControl/>
        <w:ind w:firstLineChars="0" w:firstLine="0"/>
        <w:rPr>
          <w:rFonts w:cs="Times New Roman"/>
        </w:rPr>
      </w:pPr>
      <w:r>
        <w:rPr>
          <w:rFonts w:cs="Times New Roman"/>
        </w:rPr>
        <w:t xml:space="preserve">Sludge management </w:t>
      </w:r>
      <w:r w:rsidRPr="00DA632F">
        <w:rPr>
          <w:rFonts w:cs="Times New Roman"/>
          <w:szCs w:val="24"/>
        </w:rPr>
        <w:t xml:space="preserve">accounts for </w:t>
      </w:r>
      <w:r>
        <w:rPr>
          <w:rFonts w:cs="Times New Roman"/>
          <w:szCs w:val="24"/>
        </w:rPr>
        <w:t xml:space="preserve">a large </w:t>
      </w:r>
      <w:r w:rsidRPr="00DA632F">
        <w:rPr>
          <w:rFonts w:cs="Times New Roman"/>
          <w:szCs w:val="24"/>
        </w:rPr>
        <w:t xml:space="preserve">share </w:t>
      </w:r>
      <w:del w:id="4" w:author="Owen" w:date="2022-04-27T20:32:00Z">
        <w:r w:rsidRPr="00DA632F" w:rsidDel="00590207">
          <w:rPr>
            <w:rFonts w:cs="Times New Roman" w:hint="eastAsia"/>
            <w:szCs w:val="24"/>
          </w:rPr>
          <w:delText>in</w:delText>
        </w:r>
      </w:del>
      <w:ins w:id="5" w:author="Owen" w:date="2022-04-27T20:32:00Z">
        <w:r w:rsidR="00590207">
          <w:rPr>
            <w:rFonts w:cs="Times New Roman" w:hint="eastAsia"/>
            <w:szCs w:val="24"/>
          </w:rPr>
          <w:t>of</w:t>
        </w:r>
      </w:ins>
      <w:r w:rsidRPr="00DA632F">
        <w:rPr>
          <w:rFonts w:cs="Times New Roman"/>
          <w:szCs w:val="24"/>
        </w:rPr>
        <w:t xml:space="preserve"> </w:t>
      </w:r>
      <w:r>
        <w:rPr>
          <w:rFonts w:cs="Times New Roman"/>
          <w:szCs w:val="24"/>
        </w:rPr>
        <w:t xml:space="preserve">economic </w:t>
      </w:r>
      <w:r w:rsidRPr="00DA632F">
        <w:rPr>
          <w:rFonts w:cs="Times New Roman"/>
          <w:szCs w:val="24"/>
        </w:rPr>
        <w:t>costs</w:t>
      </w:r>
      <w:r>
        <w:rPr>
          <w:rFonts w:cs="Times New Roman"/>
          <w:szCs w:val="24"/>
        </w:rPr>
        <w:t xml:space="preserve"> and energy consumption </w:t>
      </w:r>
      <w:r w:rsidRPr="00DA632F">
        <w:rPr>
          <w:rFonts w:cs="Times New Roman"/>
          <w:szCs w:val="24"/>
        </w:rPr>
        <w:t>in wastewater treatment</w:t>
      </w:r>
      <w:del w:id="6" w:author="Owen" w:date="2022-04-27T20:33:00Z">
        <w:r w:rsidDel="00590207">
          <w:rPr>
            <w:rFonts w:cs="Times New Roman"/>
            <w:szCs w:val="24"/>
          </w:rPr>
          <w:delText>,</w:delText>
        </w:r>
      </w:del>
      <w:r>
        <w:rPr>
          <w:rFonts w:cs="Times New Roman"/>
          <w:szCs w:val="24"/>
        </w:rPr>
        <w:t xml:space="preserve"> and has become </w:t>
      </w:r>
      <w:r w:rsidRPr="006B3637">
        <w:rPr>
          <w:rFonts w:cs="Times New Roman"/>
        </w:rPr>
        <w:t xml:space="preserve">an important challenge for urban </w:t>
      </w:r>
      <w:r>
        <w:rPr>
          <w:rFonts w:cs="Times New Roman"/>
        </w:rPr>
        <w:t>sustainability</w:t>
      </w:r>
      <w:r w:rsidRPr="006B3637">
        <w:rPr>
          <w:rFonts w:cs="Times New Roman"/>
        </w:rPr>
        <w:t>.</w:t>
      </w:r>
      <w:r>
        <w:rPr>
          <w:rFonts w:cs="Times New Roman"/>
        </w:rPr>
        <w:t xml:space="preserve"> A</w:t>
      </w:r>
      <w:r w:rsidRPr="006B3637">
        <w:rPr>
          <w:rFonts w:cs="Times New Roman"/>
        </w:rPr>
        <w:t>ccurately predict</w:t>
      </w:r>
      <w:r>
        <w:rPr>
          <w:rFonts w:cs="Times New Roman"/>
        </w:rPr>
        <w:t>ing</w:t>
      </w:r>
      <w:r w:rsidRPr="006B3637">
        <w:rPr>
          <w:rFonts w:cs="Times New Roman"/>
        </w:rPr>
        <w:t xml:space="preserve"> regional sludge </w:t>
      </w:r>
      <w:r>
        <w:rPr>
          <w:rFonts w:cs="Times New Roman"/>
        </w:rPr>
        <w:t xml:space="preserve">generation by incorporating spatial characteristics to find carbon reduction potential can </w:t>
      </w:r>
      <w:r w:rsidRPr="00D60DCC">
        <w:rPr>
          <w:rFonts w:cs="Times New Roman"/>
        </w:rPr>
        <w:t xml:space="preserve">help </w:t>
      </w:r>
      <w:r>
        <w:rPr>
          <w:rFonts w:cs="Times New Roman"/>
        </w:rPr>
        <w:t>improve the sustainability of</w:t>
      </w:r>
      <w:r w:rsidRPr="003F3FAF">
        <w:rPr>
          <w:rFonts w:cs="Times New Roman"/>
        </w:rPr>
        <w:t xml:space="preserve"> wastewater treatment</w:t>
      </w:r>
      <w:r>
        <w:rPr>
          <w:rFonts w:cs="Times New Roman"/>
        </w:rPr>
        <w:t xml:space="preserve"> and </w:t>
      </w:r>
      <w:r w:rsidRPr="00D60DCC">
        <w:rPr>
          <w:rFonts w:cs="Times New Roman"/>
        </w:rPr>
        <w:t>formulate tailored mitigation strategies.</w:t>
      </w:r>
      <w:r>
        <w:rPr>
          <w:rFonts w:cs="Times New Roman"/>
        </w:rPr>
        <w:t xml:space="preserve"> This is especially true in China, which along with </w:t>
      </w:r>
      <w:r w:rsidRPr="003F3FAF">
        <w:rPr>
          <w:rFonts w:cs="Times New Roman"/>
        </w:rPr>
        <w:t>the world’s largest wastewater treatment capacity</w:t>
      </w:r>
      <w:r>
        <w:rPr>
          <w:rFonts w:cs="Times New Roman"/>
        </w:rPr>
        <w:t>,</w:t>
      </w:r>
      <w:r w:rsidRPr="003F3FAF">
        <w:rPr>
          <w:rFonts w:cs="Times New Roman"/>
        </w:rPr>
        <w:t xml:space="preserve"> </w:t>
      </w:r>
      <w:r>
        <w:rPr>
          <w:rFonts w:cs="Times New Roman"/>
        </w:rPr>
        <w:t xml:space="preserve">also faces rapid growth in </w:t>
      </w:r>
      <w:r w:rsidRPr="003F3FAF">
        <w:rPr>
          <w:rFonts w:cs="Times New Roman"/>
        </w:rPr>
        <w:t xml:space="preserve">sludge </w:t>
      </w:r>
      <w:r>
        <w:rPr>
          <w:rFonts w:cs="Times New Roman"/>
        </w:rPr>
        <w:t>generation</w:t>
      </w:r>
      <w:r w:rsidRPr="003F3FAF">
        <w:rPr>
          <w:rFonts w:cs="Times New Roman"/>
        </w:rPr>
        <w:t>, insufficient disposal capacity</w:t>
      </w:r>
      <w:ins w:id="7" w:author="Owen" w:date="2022-04-27T20:33:00Z">
        <w:r w:rsidR="00590207">
          <w:rPr>
            <w:rFonts w:cs="Times New Roman"/>
          </w:rPr>
          <w:t>,</w:t>
        </w:r>
      </w:ins>
      <w:r w:rsidRPr="003F3FAF">
        <w:rPr>
          <w:rFonts w:cs="Times New Roman"/>
        </w:rPr>
        <w:t xml:space="preserve"> and low </w:t>
      </w:r>
      <w:r>
        <w:rPr>
          <w:rFonts w:cs="Times New Roman"/>
        </w:rPr>
        <w:t>recycling rates. In this study, data from 3</w:t>
      </w:r>
      <w:ins w:id="8" w:author="WANG HONGTAO" w:date="2022-04-26T21:05:00Z">
        <w:r w:rsidR="00642F0D">
          <w:rPr>
            <w:rFonts w:cs="Times New Roman" w:hint="eastAsia"/>
          </w:rPr>
          <w:t>,</w:t>
        </w:r>
      </w:ins>
      <w:r>
        <w:rPr>
          <w:rFonts w:cs="Times New Roman"/>
        </w:rPr>
        <w:t>495 wastewater treatment plants were used to screen sludge driving factors in 338 Chinese cities, and a random forest regression model was used to predict future sludge generation and associated carbon emissions at the provincial level under Shared Socio</w:t>
      </w:r>
      <w:ins w:id="9" w:author="Owen" w:date="2022-04-27T20:33:00Z">
        <w:r w:rsidR="00590207">
          <w:rPr>
            <w:rFonts w:cs="Times New Roman"/>
          </w:rPr>
          <w:t>-</w:t>
        </w:r>
      </w:ins>
      <w:r>
        <w:rPr>
          <w:rFonts w:cs="Times New Roman"/>
        </w:rPr>
        <w:t xml:space="preserve">economic Pathways (SSPs). </w:t>
      </w:r>
      <w:r w:rsidRPr="003F3FAF">
        <w:rPr>
          <w:rFonts w:cs="Times New Roman"/>
        </w:rPr>
        <w:t xml:space="preserve">The results show that urban form, economic development, and food consumption are the </w:t>
      </w:r>
      <w:r>
        <w:rPr>
          <w:rFonts w:cs="Times New Roman"/>
        </w:rPr>
        <w:t>major factors influencing</w:t>
      </w:r>
      <w:r w:rsidRPr="003F3FAF">
        <w:rPr>
          <w:rFonts w:cs="Times New Roman"/>
        </w:rPr>
        <w:t xml:space="preserve"> sludge </w:t>
      </w:r>
      <w:r>
        <w:rPr>
          <w:rFonts w:cs="Times New Roman"/>
        </w:rPr>
        <w:t>generation, which is expected to be between 1.95 and 2.41 times the 2017 level by 2060 in the five SSP scenarios. As regional sludge generation and rates of increase vary, d</w:t>
      </w:r>
      <w:r w:rsidRPr="00FC0A99">
        <w:rPr>
          <w:rFonts w:cs="Times New Roman"/>
        </w:rPr>
        <w:t xml:space="preserve">ifferentiated strategies can help reduce carbon emissions. </w:t>
      </w:r>
      <w:r>
        <w:rPr>
          <w:rFonts w:cs="Times New Roman"/>
        </w:rPr>
        <w:t>In Central and Western China</w:t>
      </w:r>
      <w:ins w:id="10" w:author="WANG HONGTAO" w:date="2022-04-26T22:07:00Z">
        <w:r w:rsidR="00296F3D">
          <w:rPr>
            <w:rFonts w:cs="Times New Roman"/>
          </w:rPr>
          <w:t>,</w:t>
        </w:r>
      </w:ins>
      <w:r>
        <w:rPr>
          <w:rFonts w:cs="Times New Roman"/>
        </w:rPr>
        <w:t xml:space="preserve"> it may be possible to control s</w:t>
      </w:r>
      <w:r w:rsidRPr="00FC0A99">
        <w:rPr>
          <w:rFonts w:cs="Times New Roman"/>
        </w:rPr>
        <w:t xml:space="preserve">ludge generation </w:t>
      </w:r>
      <w:r>
        <w:rPr>
          <w:rFonts w:cs="Times New Roman"/>
        </w:rPr>
        <w:t xml:space="preserve">at </w:t>
      </w:r>
      <w:ins w:id="11" w:author="Owen" w:date="2022-04-28T19:02:00Z">
        <w:r w:rsidR="0043254A">
          <w:rPr>
            <w:rFonts w:cs="Times New Roman"/>
          </w:rPr>
          <w:t xml:space="preserve">the </w:t>
        </w:r>
      </w:ins>
      <w:r>
        <w:rPr>
          <w:rFonts w:cs="Times New Roman"/>
        </w:rPr>
        <w:t xml:space="preserve">source given expected changes in </w:t>
      </w:r>
      <w:r w:rsidRPr="00FC0A99">
        <w:rPr>
          <w:rFonts w:cs="Times New Roman"/>
        </w:rPr>
        <w:t xml:space="preserve">dietary structure and urban </w:t>
      </w:r>
      <w:r>
        <w:rPr>
          <w:rFonts w:cs="Times New Roman"/>
        </w:rPr>
        <w:t xml:space="preserve">compact </w:t>
      </w:r>
      <w:r w:rsidRPr="00FC0A99">
        <w:rPr>
          <w:rFonts w:cs="Times New Roman"/>
        </w:rPr>
        <w:t>development</w:t>
      </w:r>
      <w:r>
        <w:rPr>
          <w:rFonts w:cs="Times New Roman"/>
        </w:rPr>
        <w:t xml:space="preserve"> change, w</w:t>
      </w:r>
      <w:r w:rsidRPr="00FC0A99">
        <w:rPr>
          <w:rFonts w:cs="Times New Roman"/>
        </w:rPr>
        <w:t xml:space="preserve">hile </w:t>
      </w:r>
      <w:r>
        <w:rPr>
          <w:rFonts w:cs="Times New Roman"/>
        </w:rPr>
        <w:t>in E</w:t>
      </w:r>
      <w:r w:rsidRPr="00FC0A99">
        <w:rPr>
          <w:rFonts w:cs="Times New Roman"/>
        </w:rPr>
        <w:t>astern China</w:t>
      </w:r>
      <w:r>
        <w:rPr>
          <w:rFonts w:cs="Times New Roman"/>
        </w:rPr>
        <w:t xml:space="preserve"> greater use of</w:t>
      </w:r>
      <w:r w:rsidRPr="00FC0A99">
        <w:rPr>
          <w:rFonts w:cs="Times New Roman"/>
        </w:rPr>
        <w:t xml:space="preserve"> anaerobic digestion and sludge</w:t>
      </w:r>
      <w:r>
        <w:rPr>
          <w:rFonts w:cs="Times New Roman"/>
        </w:rPr>
        <w:t>-to-resource</w:t>
      </w:r>
      <w:r w:rsidRPr="00FC0A99">
        <w:rPr>
          <w:rFonts w:cs="Times New Roman"/>
        </w:rPr>
        <w:t xml:space="preserve"> treatment </w:t>
      </w:r>
      <w:r>
        <w:rPr>
          <w:rFonts w:cs="Times New Roman"/>
        </w:rPr>
        <w:t>may be more effective</w:t>
      </w:r>
      <w:r w:rsidRPr="00FC0A99">
        <w:rPr>
          <w:rFonts w:cs="Times New Roman"/>
        </w:rPr>
        <w:t xml:space="preserve">. </w:t>
      </w:r>
      <w:r w:rsidRPr="000F350F">
        <w:rPr>
          <w:rFonts w:cs="Times New Roman"/>
        </w:rPr>
        <w:t xml:space="preserve">Combining anaerobic digestion and low carbon disposal methods </w:t>
      </w:r>
      <w:r>
        <w:rPr>
          <w:rFonts w:cs="Times New Roman"/>
        </w:rPr>
        <w:t>could</w:t>
      </w:r>
      <w:r w:rsidRPr="000F350F">
        <w:rPr>
          <w:rFonts w:cs="Times New Roman"/>
        </w:rPr>
        <w:t xml:space="preserve"> </w:t>
      </w:r>
      <w:r>
        <w:rPr>
          <w:rFonts w:cs="Times New Roman"/>
        </w:rPr>
        <w:t xml:space="preserve">reduce </w:t>
      </w:r>
      <w:r>
        <w:rPr>
          <w:rFonts w:cs="Times New Roman" w:hint="eastAsia"/>
        </w:rPr>
        <w:t>about</w:t>
      </w:r>
      <w:r>
        <w:rPr>
          <w:rFonts w:cs="Times New Roman"/>
        </w:rPr>
        <w:t xml:space="preserve"> 50 Mts GHG </w:t>
      </w:r>
      <w:r>
        <w:rPr>
          <w:rFonts w:cs="Times New Roman" w:hint="eastAsia"/>
        </w:rPr>
        <w:t>emissions</w:t>
      </w:r>
      <w:r>
        <w:rPr>
          <w:rFonts w:cs="Times New Roman"/>
        </w:rPr>
        <w:t xml:space="preserve"> </w:t>
      </w:r>
      <w:r>
        <w:rPr>
          <w:rFonts w:cs="Times New Roman" w:hint="eastAsia"/>
        </w:rPr>
        <w:t>in</w:t>
      </w:r>
      <w:r>
        <w:rPr>
          <w:rFonts w:cs="Times New Roman"/>
        </w:rPr>
        <w:t xml:space="preserve"> C</w:t>
      </w:r>
      <w:r>
        <w:rPr>
          <w:rFonts w:cs="Times New Roman" w:hint="eastAsia"/>
        </w:rPr>
        <w:t>hina</w:t>
      </w:r>
      <w:r>
        <w:rPr>
          <w:rFonts w:cs="Times New Roman"/>
        </w:rPr>
        <w:t xml:space="preserve"> in 2060</w:t>
      </w:r>
      <w:r w:rsidRPr="000F350F">
        <w:rPr>
          <w:rFonts w:cs="Times New Roman"/>
        </w:rPr>
        <w:t>.</w:t>
      </w:r>
    </w:p>
    <w:p w14:paraId="60B32B59" w14:textId="77777777" w:rsidR="000A3FD4" w:rsidRPr="00AC38A4" w:rsidRDefault="000A3FD4" w:rsidP="000A3FD4">
      <w:pPr>
        <w:widowControl/>
        <w:spacing w:line="240" w:lineRule="auto"/>
        <w:ind w:firstLineChars="0" w:firstLine="0"/>
        <w:rPr>
          <w:rFonts w:cs="Times New Roman"/>
        </w:rPr>
      </w:pPr>
    </w:p>
    <w:p w14:paraId="5492DFBB" w14:textId="77777777" w:rsidR="000A3FD4" w:rsidRPr="00FC0A99" w:rsidRDefault="000A3FD4" w:rsidP="000A3FD4">
      <w:pPr>
        <w:widowControl/>
        <w:spacing w:line="240" w:lineRule="auto"/>
        <w:ind w:firstLineChars="0" w:firstLine="0"/>
        <w:rPr>
          <w:rFonts w:cs="Times New Roman"/>
        </w:rPr>
      </w:pPr>
    </w:p>
    <w:p w14:paraId="219DE014" w14:textId="77777777" w:rsidR="000A3FD4"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40AA1C42" w14:textId="77777777" w:rsidR="000A3FD4" w:rsidRDefault="000A3FD4" w:rsidP="000A3FD4">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Pr>
          <w:rFonts w:cs="Times New Roman"/>
          <w:b/>
          <w:bCs/>
          <w:color w:val="333333"/>
          <w:shd w:val="clear" w:color="auto" w:fill="FFFFFF"/>
        </w:rPr>
        <w:t xml:space="preserve"> </w:t>
      </w:r>
      <w:r w:rsidRPr="003F3FAF">
        <w:rPr>
          <w:rFonts w:hint="eastAsia"/>
        </w:rPr>
        <w:t>S</w:t>
      </w:r>
      <w:r w:rsidRPr="003F3FAF">
        <w:t>ludge</w:t>
      </w:r>
      <w:r>
        <w:t xml:space="preserve"> Management;</w:t>
      </w:r>
      <w:r w:rsidRPr="003F3FAF">
        <w:t xml:space="preserve"> </w:t>
      </w:r>
      <w:r>
        <w:t>Carbon Reduction Potential; Driving forces; Machine Learning;</w:t>
      </w:r>
      <w:r w:rsidRPr="003F3FAF">
        <w:t xml:space="preserve"> </w:t>
      </w:r>
      <w:r w:rsidRPr="003F3FAF">
        <w:rPr>
          <w:rFonts w:hint="eastAsia"/>
        </w:rPr>
        <w:t>S</w:t>
      </w:r>
      <w:r w:rsidRPr="003F3FAF">
        <w:t xml:space="preserve">hared </w:t>
      </w:r>
      <w:r>
        <w:t>S</w:t>
      </w:r>
      <w:r w:rsidRPr="003F3FAF">
        <w:t xml:space="preserve">ocioeconomic </w:t>
      </w:r>
      <w:r>
        <w:t>P</w:t>
      </w:r>
      <w:r w:rsidRPr="003F3FAF">
        <w:t xml:space="preserve">athways </w:t>
      </w:r>
    </w:p>
    <w:p w14:paraId="590AE445" w14:textId="77777777" w:rsidR="000A3FD4" w:rsidRPr="0004676B" w:rsidRDefault="000A3FD4" w:rsidP="000A3FD4">
      <w:pPr>
        <w:widowControl/>
        <w:spacing w:line="240" w:lineRule="auto"/>
        <w:ind w:firstLineChars="0" w:firstLine="0"/>
        <w:rPr>
          <w:rFonts w:ascii="Helvetica" w:hAnsi="Helvetica" w:cs="Helvetica"/>
          <w:b/>
          <w:bCs/>
          <w:color w:val="333333"/>
          <w:shd w:val="clear" w:color="auto" w:fill="FFFFFF"/>
        </w:rPr>
      </w:pPr>
    </w:p>
    <w:p w14:paraId="11E4122C" w14:textId="77777777" w:rsidR="000A3FD4" w:rsidRPr="00A50499" w:rsidRDefault="000A3FD4" w:rsidP="004617D6">
      <w:pPr>
        <w:pStyle w:val="1"/>
        <w:ind w:firstLineChars="100" w:firstLine="321"/>
      </w:pPr>
      <w:commentRangeStart w:id="12"/>
      <w:r w:rsidRPr="00A50499">
        <w:rPr>
          <w:rFonts w:hint="eastAsia"/>
        </w:rPr>
        <w:t>H</w:t>
      </w:r>
      <w:r w:rsidRPr="00A50499">
        <w:t>IGHLIGHTS:</w:t>
      </w:r>
      <w:commentRangeEnd w:id="12"/>
      <w:r w:rsidR="00385261">
        <w:rPr>
          <w:rStyle w:val="a7"/>
          <w:rFonts w:eastAsia="宋体"/>
          <w:b w:val="0"/>
          <w:bCs w:val="0"/>
          <w:kern w:val="2"/>
        </w:rPr>
        <w:commentReference w:id="12"/>
      </w:r>
    </w:p>
    <w:p w14:paraId="7599D30F" w14:textId="77777777" w:rsidR="000A3FD4" w:rsidRPr="00EE3641"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2942E5AE" w14:textId="5A12031C"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U</w:t>
      </w:r>
      <w:r w:rsidRPr="000E3624">
        <w:rPr>
          <w:rFonts w:ascii="Times New Roman" w:hAnsi="Times New Roman" w:cstheme="minorBidi"/>
          <w:kern w:val="2"/>
          <w:sz w:val="24"/>
          <w:lang w:eastAsia="zh-CN"/>
        </w:rPr>
        <w:t xml:space="preserve">rban form, </w:t>
      </w:r>
      <w:r>
        <w:rPr>
          <w:rFonts w:ascii="Times New Roman" w:hAnsi="Times New Roman" w:cstheme="minorBidi"/>
          <w:kern w:val="2"/>
          <w:sz w:val="24"/>
          <w:lang w:eastAsia="zh-CN"/>
        </w:rPr>
        <w:t>GDP</w:t>
      </w:r>
      <w:ins w:id="13" w:author="Owen" w:date="2022-04-27T20:34:00Z">
        <w:r w:rsidR="00590207">
          <w:rPr>
            <w:rFonts w:ascii="Times New Roman" w:hAnsi="Times New Roman" w:cstheme="minorBidi"/>
            <w:kern w:val="2"/>
            <w:sz w:val="24"/>
            <w:lang w:eastAsia="zh-CN"/>
          </w:rPr>
          <w:t>,</w:t>
        </w:r>
      </w:ins>
      <w:r w:rsidRPr="000E3624">
        <w:rPr>
          <w:rFonts w:ascii="Times New Roman" w:hAnsi="Times New Roman" w:cstheme="minorBidi"/>
          <w:kern w:val="2"/>
          <w:sz w:val="24"/>
          <w:lang w:eastAsia="zh-CN"/>
        </w:rPr>
        <w:t xml:space="preserve"> and food consumption are major factors </w:t>
      </w:r>
      <w:r>
        <w:rPr>
          <w:rFonts w:ascii="Times New Roman" w:hAnsi="Times New Roman" w:cstheme="minorBidi"/>
          <w:kern w:val="2"/>
          <w:sz w:val="24"/>
          <w:lang w:eastAsia="zh-CN"/>
        </w:rPr>
        <w:t xml:space="preserve">affecting </w:t>
      </w:r>
      <w:r w:rsidRPr="000E3624">
        <w:rPr>
          <w:rFonts w:ascii="Times New Roman" w:hAnsi="Times New Roman" w:cstheme="minorBidi"/>
          <w:kern w:val="2"/>
          <w:sz w:val="24"/>
          <w:lang w:eastAsia="zh-CN"/>
        </w:rPr>
        <w:t>sludge generation</w:t>
      </w:r>
      <w:r>
        <w:rPr>
          <w:rFonts w:ascii="Times New Roman" w:hAnsi="Times New Roman" w:cstheme="minorBidi"/>
          <w:kern w:val="2"/>
          <w:sz w:val="24"/>
          <w:lang w:eastAsia="zh-CN"/>
        </w:rPr>
        <w:t>.</w:t>
      </w:r>
    </w:p>
    <w:p w14:paraId="0672082D" w14:textId="77777777" w:rsidR="000A3FD4" w:rsidRPr="000F350F"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sidRPr="000E3624">
        <w:rPr>
          <w:rFonts w:ascii="Times New Roman" w:hAnsi="Times New Roman" w:cstheme="minorBidi"/>
          <w:kern w:val="2"/>
          <w:sz w:val="24"/>
          <w:lang w:eastAsia="zh-CN"/>
        </w:rPr>
        <w:t>RF and SSP</w:t>
      </w:r>
      <w:r>
        <w:rPr>
          <w:rFonts w:ascii="Times New Roman" w:hAnsi="Times New Roman" w:cstheme="minorBidi"/>
          <w:kern w:val="2"/>
          <w:sz w:val="24"/>
          <w:lang w:eastAsia="zh-CN"/>
        </w:rPr>
        <w:t>s</w:t>
      </w:r>
      <w:r w:rsidRPr="000E3624">
        <w:rPr>
          <w:rFonts w:ascii="Times New Roman" w:hAnsi="Times New Roman" w:cstheme="minorBidi"/>
          <w:kern w:val="2"/>
          <w:sz w:val="24"/>
          <w:lang w:eastAsia="zh-CN"/>
        </w:rPr>
        <w:t xml:space="preserve"> forecast </w:t>
      </w:r>
      <w:r>
        <w:rPr>
          <w:rFonts w:ascii="Times New Roman" w:hAnsi="Times New Roman" w:cstheme="minorBidi"/>
          <w:kern w:val="2"/>
          <w:sz w:val="24"/>
          <w:lang w:eastAsia="zh-CN"/>
        </w:rPr>
        <w:t xml:space="preserve">a </w:t>
      </w:r>
      <w:r w:rsidRPr="000E3624">
        <w:rPr>
          <w:rFonts w:ascii="Times New Roman" w:hAnsi="Times New Roman" w:cstheme="minorBidi"/>
          <w:kern w:val="2"/>
          <w:sz w:val="24"/>
          <w:lang w:eastAsia="zh-CN"/>
        </w:rPr>
        <w:t>declining growth</w:t>
      </w:r>
      <w:r>
        <w:rPr>
          <w:rFonts w:ascii="Times New Roman" w:hAnsi="Times New Roman" w:cstheme="minorBidi"/>
          <w:kern w:val="2"/>
          <w:sz w:val="24"/>
          <w:lang w:eastAsia="zh-CN"/>
        </w:rPr>
        <w:t xml:space="preserve"> </w:t>
      </w:r>
      <w:r w:rsidRPr="000E3624">
        <w:rPr>
          <w:rFonts w:ascii="Times New Roman" w:hAnsi="Times New Roman" w:cstheme="minorBidi"/>
          <w:kern w:val="2"/>
          <w:sz w:val="24"/>
          <w:lang w:eastAsia="zh-CN"/>
        </w:rPr>
        <w:t>in provincial sludge generation to 2060.</w:t>
      </w:r>
    </w:p>
    <w:p w14:paraId="5FB05028"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GHG reduction strategies should be based on regional sludge patterns.</w:t>
      </w:r>
    </w:p>
    <w:p w14:paraId="09FFF603" w14:textId="77777777" w:rsidR="000A3FD4" w:rsidRPr="003F3FAF" w:rsidRDefault="000A3FD4" w:rsidP="000A3FD4">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 may</w:t>
      </w:r>
      <w:r w:rsidRPr="000F350F">
        <w:rPr>
          <w:rFonts w:ascii="Times New Roman" w:hAnsi="Times New Roman" w:cstheme="minorBidi"/>
          <w:kern w:val="2"/>
          <w:sz w:val="24"/>
          <w:lang w:eastAsia="zh-CN"/>
        </w:rPr>
        <w:t xml:space="preserve"> reduce </w:t>
      </w:r>
      <w:r>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Pr>
          <w:rFonts w:ascii="Times New Roman" w:hAnsi="Times New Roman" w:cstheme="minorBidi"/>
          <w:kern w:val="2"/>
          <w:sz w:val="24"/>
          <w:lang w:eastAsia="zh-CN"/>
        </w:rPr>
        <w:t xml:space="preserve"> emissions by 75%</w:t>
      </w:r>
      <w:r w:rsidRPr="000F350F">
        <w:rPr>
          <w:rFonts w:ascii="Times New Roman" w:hAnsi="Times New Roman" w:cstheme="minorBidi"/>
          <w:kern w:val="2"/>
          <w:sz w:val="24"/>
          <w:lang w:eastAsia="zh-CN"/>
        </w:rPr>
        <w:t>.</w:t>
      </w:r>
    </w:p>
    <w:p w14:paraId="5B1E8EF3" w14:textId="77777777" w:rsidR="000A3FD4" w:rsidRPr="000A3FD4" w:rsidRDefault="000A3FD4" w:rsidP="003F3FAF">
      <w:pPr>
        <w:widowControl/>
        <w:spacing w:line="240" w:lineRule="auto"/>
        <w:ind w:firstLineChars="0" w:firstLine="0"/>
        <w:rPr>
          <w:rFonts w:cs="Times New Roman"/>
          <w:b/>
          <w:bCs/>
          <w:color w:val="333333"/>
          <w:sz w:val="32"/>
          <w:szCs w:val="28"/>
          <w:shd w:val="clear" w:color="auto" w:fill="FFFFFF"/>
        </w:rPr>
      </w:pPr>
    </w:p>
    <w:bookmarkEnd w:id="0"/>
    <w:p w14:paraId="4E864F47" w14:textId="77777777" w:rsidR="00857393" w:rsidRDefault="00857393" w:rsidP="00857393">
      <w:pPr>
        <w:pStyle w:val="1"/>
        <w:numPr>
          <w:ilvl w:val="0"/>
          <w:numId w:val="3"/>
        </w:numPr>
        <w:tabs>
          <w:tab w:val="num" w:pos="360"/>
        </w:tabs>
        <w:ind w:left="0" w:firstLine="0"/>
      </w:pPr>
      <w:r>
        <w:t>Introduction</w:t>
      </w:r>
    </w:p>
    <w:p w14:paraId="213F3E07" w14:textId="5BE88345" w:rsidR="002D65C5" w:rsidRPr="00A50499" w:rsidRDefault="00312472" w:rsidP="00946FFC">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greenhouse gas emissions</w:t>
      </w:r>
      <w:r w:rsidR="00745C1A">
        <w:rPr>
          <w:shd w:val="clear" w:color="auto" w:fill="FFFFFF"/>
        </w:rPr>
        <w:fldChar w:fldCharType="begin"/>
      </w:r>
      <w:r w:rsidR="00745C1A">
        <w:rPr>
          <w:shd w:val="clear" w:color="auto" w:fill="FFFFFF"/>
        </w:rPr>
        <w:instrText xml:space="preserve"> ADDIN ZOTERO_ITEM CSL_CITATION {"citationID":"akxrQZjJ","properties":{"formattedCitation":"(Lu et al., 2018; McCarty et al., 2011)","plainCitation":"(Lu et al., 2018; McCarty et al., 2011)","noteIndex":0},"citationItems":[{"id":59,"uris":["http://zotero.org/users/local/M7xOY0ze/items/2PI834YN"],"itemData":{"id":59,"type":"article-journal","abstract":"A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Jason"}],"issued":{"date-parts":[["2018",12]]}}},{"id":64,"uris":["http://zotero.org/users/local/M7xOY0ze/items/JJD8IK5W"],"itemData":{"id":64,"type":"article-journal","abstract":"In seeking greater sustainability in water resources management, wastewater is now being considered more as a resource than as a waste—a resource for water, for plant nutrients, and for energy. Energy, the primary focus of this article, can be obtained from wastewater's organic as well as from its thermal content. Also, using wastewater’s nitrogen and P nutrients for plant fertilization, rather than wasting them, helps offset the high energy cost of producing synthetic fertilizers. Microbial fuel cells offer potential for direct biological conversion of wastewater’s organic materials into electricity, although significant improvements are needed for this process to be competitive with anaerobic biological conversion of wastewater organics into biogas, a renewable fuel used in electricity generation. Newer membrane processes coupled with complete anaerobic treatment of wastewater offer the potential for wastewater treatment to become a net generator of energy, rather than the large energy consumer that it is today.","container-title":"Environmental Science &amp; Technology","DOI":"10.1021/es2014264","ISSN":"0013-936X","issue":"17","journalAbbreviation":"Environ. Sci. Technol.","note":"publisher: American Chemical Society","page":"7100-7106","source":"ACS Publications","title":"Domestic Wastewater Treatment as a Net Energy Producer–Can This be Achieved?","volume":"45","author":[{"family":"McCarty","given":"Perry L."},{"family":"Bae","given":"Jaeho"},{"family":"Kim","given":"Jeonghwan"}],"issued":{"date-parts":[["2011",9,1]]}}}],"schema":"https://github.com/citation-style-language/schema/raw/master/csl-citation.json"} </w:instrText>
      </w:r>
      <w:r w:rsidR="00745C1A">
        <w:rPr>
          <w:shd w:val="clear" w:color="auto" w:fill="FFFFFF"/>
        </w:rPr>
        <w:fldChar w:fldCharType="separate"/>
      </w:r>
      <w:r w:rsidR="00745C1A">
        <w:rPr>
          <w:noProof/>
          <w:shd w:val="clear" w:color="auto" w:fill="FFFFFF"/>
        </w:rPr>
        <w:t>(Lu et al., 2018; McCarty et al., 2011)</w:t>
      </w:r>
      <w:r w:rsidR="00745C1A">
        <w:rPr>
          <w:shd w:val="clear" w:color="auto" w:fill="FFFFFF"/>
        </w:rPr>
        <w:fldChar w:fldCharType="end"/>
      </w:r>
      <w:del w:id="14" w:author="Owen" w:date="2022-04-28T20:35:00Z">
        <w:r w:rsidRPr="000F350F" w:rsidDel="00745C1A">
          <w:rPr>
            <w:shd w:val="clear" w:color="auto" w:fill="FFFFFF"/>
          </w:rPr>
          <w:delText xml:space="preserve"> </w:delText>
        </w:r>
        <w:r w:rsidR="00F75D35" w:rsidRPr="00A82125" w:rsidDel="00745C1A">
          <w:rPr>
            <w:shd w:val="clear" w:color="auto" w:fill="FFFFFF"/>
          </w:rPr>
          <w:delText>(</w:delText>
        </w:r>
        <w:r w:rsidR="00220C7D" w:rsidDel="00745C1A">
          <w:fldChar w:fldCharType="begin"/>
        </w:r>
        <w:r w:rsidR="00220C7D" w:rsidDel="00745C1A">
          <w:delInstrText xml:space="preserve"> HYPERLINK \l "l1" </w:delInstrText>
        </w:r>
        <w:r w:rsidR="00220C7D" w:rsidDel="00745C1A">
          <w:fldChar w:fldCharType="separate"/>
        </w:r>
        <w:r w:rsidR="00F75D35" w:rsidRPr="00A82125" w:rsidDel="00745C1A">
          <w:rPr>
            <w:rStyle w:val="af9"/>
            <w:color w:val="0070C0"/>
            <w:u w:val="none"/>
            <w:shd w:val="clear" w:color="auto" w:fill="FFFFFF"/>
          </w:rPr>
          <w:delText>Lu et al., 2018</w:delText>
        </w:r>
        <w:r w:rsidR="00220C7D" w:rsidDel="00745C1A">
          <w:rPr>
            <w:rStyle w:val="af9"/>
            <w:color w:val="0070C0"/>
            <w:u w:val="none"/>
            <w:shd w:val="clear" w:color="auto" w:fill="FFFFFF"/>
          </w:rPr>
          <w:fldChar w:fldCharType="end"/>
        </w:r>
        <w:r w:rsidR="00A82125" w:rsidRPr="00A82125" w:rsidDel="00745C1A">
          <w:rPr>
            <w:color w:val="0070C0"/>
            <w:shd w:val="clear" w:color="auto" w:fill="FFFFFF"/>
          </w:rPr>
          <w:delText xml:space="preserve">; </w:delText>
        </w:r>
        <w:r w:rsidR="00220C7D" w:rsidDel="00745C1A">
          <w:fldChar w:fldCharType="begin"/>
        </w:r>
        <w:r w:rsidR="00220C7D" w:rsidDel="00745C1A">
          <w:delInstrText xml:space="preserve"> HYPERLINK \l "l2" </w:delInstrText>
        </w:r>
        <w:r w:rsidR="00220C7D" w:rsidDel="00745C1A">
          <w:fldChar w:fldCharType="separate"/>
        </w:r>
        <w:r w:rsidRPr="00A82125" w:rsidDel="00745C1A">
          <w:rPr>
            <w:rStyle w:val="af9"/>
            <w:color w:val="0070C0"/>
            <w:u w:val="none"/>
            <w:shd w:val="clear" w:color="auto" w:fill="FFFFFF"/>
          </w:rPr>
          <w:delText>McCarty et al., 2011</w:delText>
        </w:r>
        <w:r w:rsidR="00220C7D" w:rsidDel="00745C1A">
          <w:rPr>
            <w:rStyle w:val="af9"/>
            <w:color w:val="0070C0"/>
            <w:u w:val="none"/>
            <w:shd w:val="clear" w:color="auto" w:fill="FFFFFF"/>
          </w:rPr>
          <w:fldChar w:fldCharType="end"/>
        </w:r>
        <w:r w:rsidRPr="000F350F" w:rsidDel="00745C1A">
          <w:rPr>
            <w:shd w:val="clear" w:color="auto" w:fill="FFFFFF"/>
          </w:rPr>
          <w:delText>)</w:delText>
        </w:r>
      </w:del>
      <w:r w:rsidRPr="000F350F">
        <w:rPr>
          <w:shd w:val="clear" w:color="auto" w:fill="FFFFFF"/>
        </w:rPr>
        <w:t xml:space="preserve">. </w:t>
      </w:r>
      <w:r w:rsidR="00946FFC">
        <w:rPr>
          <w:rFonts w:cs="Times New Roman"/>
        </w:rPr>
        <w:t xml:space="preserve">Sludge management </w:t>
      </w:r>
      <w:r w:rsidR="00946FFC" w:rsidRPr="00DA632F">
        <w:rPr>
          <w:rFonts w:cs="Times New Roman"/>
          <w:szCs w:val="24"/>
        </w:rPr>
        <w:t xml:space="preserve">accounts for </w:t>
      </w:r>
      <w:r w:rsidR="00946FFC">
        <w:rPr>
          <w:rFonts w:cs="Times New Roman"/>
          <w:szCs w:val="24"/>
        </w:rPr>
        <w:t xml:space="preserve">a large </w:t>
      </w:r>
      <w:r w:rsidR="00946FFC" w:rsidRPr="00DA632F">
        <w:rPr>
          <w:rFonts w:cs="Times New Roman"/>
          <w:szCs w:val="24"/>
        </w:rPr>
        <w:t xml:space="preserve">share in </w:t>
      </w:r>
      <w:r w:rsidR="00946FFC">
        <w:rPr>
          <w:rFonts w:cs="Times New Roman"/>
          <w:szCs w:val="24"/>
        </w:rPr>
        <w:t>operation cost, energy consumption</w:t>
      </w:r>
      <w:ins w:id="15" w:author="Owen" w:date="2022-04-28T20:38:00Z">
        <w:r w:rsidR="00745C1A">
          <w:rPr>
            <w:rFonts w:cs="Times New Roman"/>
            <w:szCs w:val="24"/>
          </w:rPr>
          <w:t>,</w:t>
        </w:r>
      </w:ins>
      <w:r w:rsidR="00946FFC">
        <w:rPr>
          <w:rFonts w:cs="Times New Roman"/>
          <w:szCs w:val="24"/>
        </w:rPr>
        <w:t xml:space="preserve"> and environmental emissio</w:t>
      </w:r>
      <w:r w:rsidR="00946FFC" w:rsidRPr="00DA632F">
        <w:rPr>
          <w:rFonts w:cs="Times New Roman"/>
          <w:szCs w:val="24"/>
        </w:rPr>
        <w:t xml:space="preserve">n </w:t>
      </w:r>
      <w:r w:rsidR="00946FFC">
        <w:rPr>
          <w:rFonts w:cs="Times New Roman"/>
          <w:szCs w:val="24"/>
        </w:rPr>
        <w:t xml:space="preserve">in </w:t>
      </w:r>
      <w:r w:rsidR="00946FFC" w:rsidRPr="00DA632F">
        <w:rPr>
          <w:rFonts w:cs="Times New Roman"/>
          <w:szCs w:val="24"/>
        </w:rPr>
        <w:t>wastewater treatment</w:t>
      </w:r>
      <w:r w:rsidR="00946FFC">
        <w:rPr>
          <w:rFonts w:cs="Times New Roman"/>
          <w:szCs w:val="24"/>
        </w:rPr>
        <w:t xml:space="preserve">, and become </w:t>
      </w:r>
      <w:r w:rsidR="00946FFC" w:rsidRPr="00946FFC">
        <w:rPr>
          <w:rFonts w:cs="Times New Roman"/>
          <w:szCs w:val="24"/>
        </w:rPr>
        <w:t>a challenge for urban sustainability</w:t>
      </w:r>
      <w:ins w:id="16" w:author="WANG HONGTAO" w:date="2022-04-26T22:10:00Z">
        <w:r w:rsidR="006749B8">
          <w:rPr>
            <w:rFonts w:cs="Times New Roman"/>
            <w:szCs w:val="24"/>
          </w:rPr>
          <w:t xml:space="preserve"> </w:t>
        </w:r>
      </w:ins>
      <w:r w:rsidR="00745C1A">
        <w:rPr>
          <w:rFonts w:cs="Times New Roman"/>
          <w:szCs w:val="24"/>
        </w:rPr>
        <w:fldChar w:fldCharType="begin"/>
      </w:r>
      <w:r w:rsidR="00745C1A">
        <w:rPr>
          <w:rFonts w:cs="Times New Roman"/>
          <w:szCs w:val="24"/>
        </w:rPr>
        <w:instrText xml:space="preserve"> ADDIN ZOTERO_ITEM CSL_CITATION {"citationID":"9WRe2qdt","properties":{"formattedCitation":"(Arias et al., 2021; Corominas et al., 2013)","plainCitation":"(Arias et al., 2021; Corominas et al., 2013)","noteIndex":0},"citationItems":[{"id":109,"uris":["http://zotero.org/users/local/M7xOY0ze/items/XS4QQRXX"],"itemData":{"id":109,"type":"article-journal","abstract":"Wastewater treatment plants (WWTPs) have been developed as multifunctional systems that aim to eliminate pollutants present in wastewater, manage the sludge produced and improve energy efficiency. Specifically, sludge management accounts for the largest share in operational costs. Considering the relevant role of sludge treatment within the overall management scheme, this study aims to evaluate different alternatives and strategies for sludge management and treatment from the perspective of life cycle analysis, with special emphasis on those options that reduce environmental impacts and economic costs. Two pre-treatments (chemical or thermal) and two post-treatments (composting unit followed by land application or incineration) were evaluated to improve the eco-balance of the anaerobic digestion (AD) process in terms of operational (biogas production and digested sludge), environmental and economic indicators. According to the results obtained, both sludge pre-treatment alternatives proved to be an adequate alternative to improve biogas production without negatively affecting environmental and economic impacts. Finally, if the final disposal of the digestate is analysed, its application to the soil as a biofertiliser is recommended, since it presents a better environmental profile than incineration.","container-title":"Journal of Environmental Management","DOI":"10.1016/j.jenvman.2020.111594","ISSN":"0301-4797","journalAbbreviation":"Journal of Environmental Management","language":"en","page":"111594","source":"ScienceDirect","title":"Benchmarking environmental and economic indicators of sludge management alternatives aimed at enhanced energy efficiency and nutrient recovery","volume":"279","author":[{"family":"Arias","given":"A."},{"family":"Feijoo","given":"G."},{"family":"Moreira","given":"M. T."}],"issued":{"date-parts":[["2021",2,1]]}}},{"id":107,"uris":["http://zotero.org/users/local/M7xOY0ze/items/MNWIZXXD"],"itemData":{"id":107,"type":"article-journal","abstract":"Life cycle assessment (LCA) is a technique to quantify the impacts associated with a product, service or process from cradle-to-grave perspective. Within the field of wastewater treatment (WWT) LCA was first applied in the 1990s. In the pursuit of more environmentally sustainable WWT, it is clear that LCA is a valuable tool to elucidate the broader environmental impacts of design and operation decisions. With growing interest from utilities, practitioners, and researchers in the use of LCA in WWT systems, it is important to make a review of what has been achieved and describe the challenges for the forthcoming years. This work presents a comprehensive review of 45 papers dealing with WWT and LCA. The analysis of the papers showed that within the constraints of the ISO standards, there is variability in the definition of the functional unit and the system boundaries, the selection of the impact assessment methodology and the procedure followed for interpreting the results. The need for stricter adherence to ISO methodological standards to ensure quality and transparency is made clear and emerging challenges for LCA applications in WWT are discussed, including: a paradigm shift from pollutant removal to resource recovery, the adaptation of LCA methodologies to new target compounds, the development of regional factors, the improvement of the data quality and the reduction of uncertainty. Finally, the need for better integration and communication with decision-makers is highlighted.","container-title":"Water Research","DOI":"10.1016/j.watres.2013.06.049","ISSN":"0043-1354","issue":"15","journalAbbreviation":"Water Research","language":"en","page":"5480-5492","source":"ScienceDirect","title":"Life cycle assessment applied to wastewater treatment: State of the art","title-short":"Life cycle assessment applied to wastewater treatment","volume":"47","author":[{"family":"Corominas","given":"Ll."},{"family":"Foley","given":"J."},{"family":"Guest","given":"J. S."},{"family":"Hospido","given":"A."},{"family":"Larsen","given":"H. F."},{"family":"Morera","given":"S."},{"family":"Shaw","given":"A."}],"issued":{"date-parts":[["2013",10,1]]}}}],"schema":"https://github.com/citation-style-language/schema/raw/master/csl-citation.json"} </w:instrText>
      </w:r>
      <w:r w:rsidR="00745C1A">
        <w:rPr>
          <w:rFonts w:cs="Times New Roman"/>
          <w:szCs w:val="24"/>
        </w:rPr>
        <w:fldChar w:fldCharType="separate"/>
      </w:r>
      <w:r w:rsidR="00745C1A">
        <w:rPr>
          <w:rFonts w:cs="Times New Roman"/>
          <w:noProof/>
          <w:szCs w:val="24"/>
        </w:rPr>
        <w:t>(Arias et al., 2021; Corominas et al., 2013)</w:t>
      </w:r>
      <w:r w:rsidR="00745C1A">
        <w:rPr>
          <w:rFonts w:cs="Times New Roman"/>
          <w:szCs w:val="24"/>
        </w:rPr>
        <w:fldChar w:fldCharType="end"/>
      </w:r>
      <w:del w:id="17" w:author="Owen" w:date="2022-04-28T20:38:00Z">
        <w:r w:rsidR="00946FFC" w:rsidRPr="00946FFC" w:rsidDel="00745C1A">
          <w:rPr>
            <w:rFonts w:cs="Times New Roman"/>
            <w:szCs w:val="24"/>
          </w:rPr>
          <w:delText>(</w:delText>
        </w:r>
        <w:r w:rsidR="00946FFC" w:rsidRPr="00A50499" w:rsidDel="00745C1A">
          <w:rPr>
            <w:rFonts w:cs="Times New Roman"/>
            <w:szCs w:val="24"/>
          </w:rPr>
          <w:delText>Corominas</w:delText>
        </w:r>
        <w:r w:rsidR="00946FFC" w:rsidRPr="00DA632F" w:rsidDel="00745C1A">
          <w:rPr>
            <w:rFonts w:cs="Times New Roman"/>
            <w:szCs w:val="24"/>
          </w:rPr>
          <w:delText xml:space="preserve"> </w:delText>
        </w:r>
        <w:r w:rsidR="00946FFC" w:rsidDel="00745C1A">
          <w:rPr>
            <w:rFonts w:cs="Times New Roman"/>
            <w:szCs w:val="24"/>
          </w:rPr>
          <w:delText xml:space="preserve">et al, 2013; </w:delText>
        </w:r>
        <w:r w:rsidR="00946FFC" w:rsidRPr="00DA632F" w:rsidDel="00745C1A">
          <w:rPr>
            <w:rFonts w:cs="Times New Roman"/>
            <w:szCs w:val="24"/>
          </w:rPr>
          <w:delText>Arias et al, 2020</w:delText>
        </w:r>
        <w:r w:rsidR="00946FFC" w:rsidRPr="00946FFC" w:rsidDel="00745C1A">
          <w:rPr>
            <w:rFonts w:cs="Times New Roman"/>
            <w:szCs w:val="24"/>
          </w:rPr>
          <w:delText>)</w:delText>
        </w:r>
      </w:del>
      <w:r w:rsidR="00946FFC" w:rsidRPr="00946FFC">
        <w:rPr>
          <w:rFonts w:cs="Times New Roman"/>
          <w:szCs w:val="24"/>
        </w:rPr>
        <w:t>.</w:t>
      </w:r>
      <w:r w:rsidR="00946FFC">
        <w:rPr>
          <w:rFonts w:cs="Times New Roman"/>
        </w:rPr>
        <w:t xml:space="preserve"> </w:t>
      </w:r>
      <w:r w:rsidRPr="000F350F">
        <w:rPr>
          <w:shd w:val="clear" w:color="auto" w:fill="FFFFFF"/>
        </w:rPr>
        <w:t>T</w:t>
      </w:r>
      <w:r w:rsidRPr="000F350F">
        <w:rPr>
          <w:rFonts w:hint="eastAsia"/>
          <w:shd w:val="clear" w:color="auto" w:fill="FFFFFF"/>
        </w:rPr>
        <w:t>he</w:t>
      </w:r>
      <w:r w:rsidRPr="000F350F">
        <w:rPr>
          <w:shd w:val="clear" w:color="auto" w:fill="FFFFFF"/>
        </w:rPr>
        <w:t xml:space="preserve"> </w:t>
      </w:r>
      <w:r w:rsidR="001113C2">
        <w:rPr>
          <w:rFonts w:hint="eastAsia"/>
          <w:shd w:val="clear" w:color="auto" w:fill="FFFFFF"/>
        </w:rPr>
        <w:t>wastewater</w:t>
      </w:r>
      <w:r w:rsidR="001113C2">
        <w:rPr>
          <w:shd w:val="clear" w:color="auto" w:fill="FFFFFF"/>
        </w:rPr>
        <w:t xml:space="preserve"> treatment industry is</w:t>
      </w:r>
      <w:r w:rsidRPr="000F350F">
        <w:rPr>
          <w:shd w:val="clear" w:color="auto" w:fill="FFFFFF"/>
        </w:rPr>
        <w:t xml:space="preserve"> actively seeking</w:t>
      </w:r>
      <w:r w:rsidR="00C833CE">
        <w:rPr>
          <w:shd w:val="clear" w:color="auto" w:fill="FFFFFF"/>
        </w:rPr>
        <w:t xml:space="preserve"> ways</w:t>
      </w:r>
      <w:r w:rsidRPr="000F350F">
        <w:rPr>
          <w:shd w:val="clear" w:color="auto" w:fill="FFFFFF"/>
        </w:rPr>
        <w:t xml:space="preserve">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w:t>
      </w:r>
      <w:del w:id="18" w:author="Owen" w:date="2022-04-28T20:42:00Z">
        <w:r w:rsidRPr="000F350F" w:rsidDel="00FB28B0">
          <w:rPr>
            <w:shd w:val="clear" w:color="auto" w:fill="FFFFFF"/>
          </w:rPr>
          <w:delText xml:space="preserve">the </w:delText>
        </w:r>
      </w:del>
      <w:r w:rsidRPr="000F350F">
        <w:rPr>
          <w:shd w:val="clear" w:color="auto" w:fill="FFFFFF"/>
        </w:rPr>
        <w:t xml:space="preserve">sustainable development </w:t>
      </w:r>
      <w:r>
        <w:rPr>
          <w:shd w:val="clear" w:color="auto" w:fill="FFFFFF"/>
        </w:rPr>
        <w:t xml:space="preserve">by increasing sludge recovery </w:t>
      </w:r>
      <w:r w:rsidR="00C833CE">
        <w:rPr>
          <w:shd w:val="clear" w:color="auto" w:fill="FFFFFF"/>
        </w:rPr>
        <w:t xml:space="preserve">and carbon </w:t>
      </w:r>
      <w:r w:rsidR="00C833CE" w:rsidRPr="00A50499">
        <w:rPr>
          <w:shd w:val="clear" w:color="auto" w:fill="FFFFFF"/>
        </w:rPr>
        <w:t>utilization</w:t>
      </w:r>
      <w:r w:rsidR="00C833CE">
        <w:rPr>
          <w:shd w:val="clear" w:color="auto" w:fill="FFFFFF"/>
        </w:rPr>
        <w:t xml:space="preserve"> </w:t>
      </w:r>
      <w:r w:rsidR="00FB28B0">
        <w:rPr>
          <w:shd w:val="clear" w:color="auto" w:fill="FFFFFF"/>
        </w:rPr>
        <w:fldChar w:fldCharType="begin"/>
      </w:r>
      <w:r w:rsidR="00FB28B0">
        <w:rPr>
          <w:shd w:val="clear" w:color="auto" w:fill="FFFFFF"/>
        </w:rPr>
        <w:instrText xml:space="preserve"> ADDIN ZOTERO_ITEM CSL_CITATION {"citationID":"HKQRPKUY","properties":{"formattedCitation":"(Jin et al., 2014; Lu et al., 2018; Yang et al., 2015)","plainCitation":"(Jin et al., 2014; Lu et al., 2018; Yang et al., 2015)","noteIndex":0},"citationItems":[{"id":54,"uris":["http://zotero.org/users/local/M7xOY0ze/items/WFYS9QGK"],"itemData":{"id":54,"type":"article-journal","abstract":"The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FB28B0">
        <w:rPr>
          <w:shd w:val="clear" w:color="auto" w:fill="FFFFFF"/>
        </w:rPr>
        <w:fldChar w:fldCharType="separate"/>
      </w:r>
      <w:r w:rsidR="00FB28B0">
        <w:rPr>
          <w:noProof/>
          <w:shd w:val="clear" w:color="auto" w:fill="FFFFFF"/>
        </w:rPr>
        <w:t>(Jin et al., 2014; Lu et al., 2018; Yang et al., 2015)</w:t>
      </w:r>
      <w:r w:rsidR="00FB28B0">
        <w:rPr>
          <w:shd w:val="clear" w:color="auto" w:fill="FFFFFF"/>
        </w:rPr>
        <w:fldChar w:fldCharType="end"/>
      </w:r>
      <w:del w:id="19" w:author="Owen" w:date="2022-04-28T20:42:00Z">
        <w:r w:rsidR="00AD2AEC" w:rsidRPr="000F350F" w:rsidDel="00FB28B0">
          <w:rPr>
            <w:shd w:val="clear" w:color="auto" w:fill="FFFFFF"/>
          </w:rPr>
          <w:delText>(</w:delText>
        </w:r>
        <w:commentRangeStart w:id="20"/>
        <w:r w:rsidR="00627A31" w:rsidDel="00FB28B0">
          <w:fldChar w:fldCharType="begin"/>
        </w:r>
        <w:r w:rsidR="00627A31" w:rsidDel="00FB28B0">
          <w:delInstrText xml:space="preserve"> HYPERLINK \l "l3" </w:delInstrText>
        </w:r>
        <w:r w:rsidR="00627A31" w:rsidDel="00FB28B0">
          <w:fldChar w:fldCharType="separate"/>
        </w:r>
        <w:r w:rsidR="008D4CAE" w:rsidRPr="00A82125" w:rsidDel="00FB28B0">
          <w:rPr>
            <w:rStyle w:val="af9"/>
            <w:u w:val="none"/>
            <w:shd w:val="clear" w:color="auto" w:fill="FFFFFF"/>
          </w:rPr>
          <w:delText>Guang et al., 2015</w:delText>
        </w:r>
        <w:r w:rsidR="00A82125" w:rsidDel="00FB28B0">
          <w:rPr>
            <w:rStyle w:val="af9"/>
            <w:u w:val="none"/>
            <w:shd w:val="clear" w:color="auto" w:fill="FFFFFF"/>
          </w:rPr>
          <w:delText>;</w:delText>
        </w:r>
        <w:r w:rsidR="008D4CAE" w:rsidRPr="00A82125" w:rsidDel="00FB28B0">
          <w:rPr>
            <w:rStyle w:val="af9"/>
            <w:u w:val="none"/>
            <w:shd w:val="clear" w:color="auto" w:fill="FFFFFF"/>
          </w:rPr>
          <w:delText xml:space="preserve"> </w:delText>
        </w:r>
        <w:r w:rsidR="00627A31" w:rsidDel="00FB28B0">
          <w:rPr>
            <w:rStyle w:val="af9"/>
            <w:u w:val="none"/>
            <w:shd w:val="clear" w:color="auto" w:fill="FFFFFF"/>
          </w:rPr>
          <w:fldChar w:fldCharType="end"/>
        </w:r>
        <w:commentRangeEnd w:id="20"/>
        <w:r w:rsidR="0086360C" w:rsidDel="00FB28B0">
          <w:rPr>
            <w:rStyle w:val="a7"/>
          </w:rPr>
          <w:commentReference w:id="20"/>
        </w:r>
        <w:r w:rsidR="00220C7D" w:rsidDel="00FB28B0">
          <w:fldChar w:fldCharType="begin"/>
        </w:r>
        <w:r w:rsidR="00220C7D" w:rsidDel="00FB28B0">
          <w:delInstrText xml:space="preserve"> HYPERLINK \l "l4" </w:delInstrText>
        </w:r>
        <w:r w:rsidR="00220C7D" w:rsidDel="00FB28B0">
          <w:fldChar w:fldCharType="separate"/>
        </w:r>
        <w:r w:rsidR="00AD2AEC" w:rsidRPr="00EC4164" w:rsidDel="00FB28B0">
          <w:rPr>
            <w:rStyle w:val="af9"/>
            <w:rFonts w:hint="eastAsia"/>
            <w:u w:val="none"/>
            <w:shd w:val="clear" w:color="auto" w:fill="FFFFFF"/>
          </w:rPr>
          <w:delText>Jin</w:delText>
        </w:r>
        <w:r w:rsidR="00AD2AEC" w:rsidRPr="00EC4164" w:rsidDel="00FB28B0">
          <w:rPr>
            <w:rStyle w:val="af9"/>
            <w:u w:val="none"/>
            <w:shd w:val="clear" w:color="auto" w:fill="FFFFFF"/>
          </w:rPr>
          <w:delText xml:space="preserve"> et al., 2014</w:delText>
        </w:r>
        <w:r w:rsidR="00220C7D" w:rsidDel="00FB28B0">
          <w:rPr>
            <w:rStyle w:val="af9"/>
            <w:u w:val="none"/>
            <w:shd w:val="clear" w:color="auto" w:fill="FFFFFF"/>
          </w:rPr>
          <w:fldChar w:fldCharType="end"/>
        </w:r>
        <w:r w:rsidR="001113C2" w:rsidDel="00FB28B0">
          <w:rPr>
            <w:rStyle w:val="af9"/>
            <w:u w:val="none"/>
            <w:shd w:val="clear" w:color="auto" w:fill="FFFFFF"/>
          </w:rPr>
          <w:delText>; Lu et al, 2018</w:delText>
        </w:r>
        <w:r w:rsidR="00EC4164" w:rsidDel="00FB28B0">
          <w:rPr>
            <w:shd w:val="clear" w:color="auto" w:fill="FFFFFF"/>
          </w:rPr>
          <w:delText>)</w:delText>
        </w:r>
      </w:del>
      <w:r w:rsidRPr="000F350F">
        <w:rPr>
          <w:shd w:val="clear" w:color="auto" w:fill="FFFFFF"/>
        </w:rPr>
        <w:t xml:space="preserve">. </w:t>
      </w:r>
      <w:r w:rsidR="00AD44D9">
        <w:rPr>
          <w:rFonts w:cs="Times New Roman"/>
        </w:rPr>
        <w:t>W</w:t>
      </w:r>
      <w:r w:rsidR="00AD44D9">
        <w:rPr>
          <w:rFonts w:cs="Times New Roman" w:hint="eastAsia"/>
        </w:rPr>
        <w:t>ith</w:t>
      </w:r>
      <w:r w:rsidR="00AD44D9">
        <w:rPr>
          <w:rFonts w:cs="Times New Roman"/>
        </w:rPr>
        <w:t xml:space="preserve"> </w:t>
      </w:r>
      <w:r w:rsidR="00AD44D9" w:rsidRPr="003F3FAF">
        <w:rPr>
          <w:rFonts w:cs="Times New Roman"/>
        </w:rPr>
        <w:t>the world’s largest wastewater treatment capacity</w:t>
      </w:r>
      <w:r w:rsidR="00AD44D9">
        <w:rPr>
          <w:rFonts w:cs="Times New Roman"/>
        </w:rPr>
        <w:t>,</w:t>
      </w:r>
      <w:r w:rsidRPr="000F350F">
        <w:rPr>
          <w:shd w:val="clear" w:color="auto" w:fill="FFFFFF"/>
        </w:rPr>
        <w:t xml:space="preserve"> China’s produced about 10.49 Mts dry sludge</w:t>
      </w:r>
      <w:r w:rsidR="00345B75">
        <w:rPr>
          <w:shd w:val="clear" w:color="auto" w:fill="FFFFFF"/>
        </w:rPr>
        <w:t xml:space="preserve"> in 2017</w:t>
      </w:r>
      <w:r w:rsidRPr="000F350F">
        <w:rPr>
          <w:shd w:val="clear" w:color="auto" w:fill="FFFFFF"/>
        </w:rPr>
        <w:t>,</w:t>
      </w:r>
      <w:r w:rsidR="000E2B6B">
        <w:rPr>
          <w:shd w:val="clear" w:color="auto" w:fill="FFFFFF"/>
        </w:rPr>
        <w:t xml:space="preserve"> 1.5 times higher than that</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 xml:space="preserve">has been increasing </w:t>
      </w:r>
      <w:r w:rsidR="00EC4164">
        <w:rPr>
          <w:shd w:val="clear" w:color="auto" w:fill="FFFFFF"/>
        </w:rPr>
        <w:t>by</w:t>
      </w:r>
      <w:r w:rsidRPr="000F350F">
        <w:rPr>
          <w:shd w:val="clear" w:color="auto" w:fill="FFFFFF"/>
        </w:rPr>
        <w:t xml:space="preserve"> </w:t>
      </w:r>
      <w:r w:rsidR="00946FFC">
        <w:rPr>
          <w:shd w:val="clear" w:color="auto" w:fill="FFFFFF"/>
        </w:rPr>
        <w:t>more than</w:t>
      </w:r>
      <w:r w:rsidR="00946FFC" w:rsidRPr="000F350F">
        <w:rPr>
          <w:shd w:val="clear" w:color="auto" w:fill="FFFFFF"/>
        </w:rPr>
        <w:t xml:space="preserve"> </w:t>
      </w:r>
      <w:r w:rsidRPr="000F350F">
        <w:rPr>
          <w:shd w:val="clear" w:color="auto" w:fill="FFFFFF"/>
        </w:rPr>
        <w:t xml:space="preserve">10% </w:t>
      </w:r>
      <w:r>
        <w:rPr>
          <w:shd w:val="clear" w:color="auto" w:fill="FFFFFF"/>
        </w:rPr>
        <w:t>per year</w:t>
      </w:r>
      <w:r w:rsidR="008B1F22" w:rsidRPr="008B1F22">
        <w:rPr>
          <w:shd w:val="clear" w:color="auto" w:fill="FFFFFF"/>
        </w:rPr>
        <w:t xml:space="preserve"> </w:t>
      </w:r>
      <w:r w:rsidR="008B1F22">
        <w:rPr>
          <w:shd w:val="clear" w:color="auto" w:fill="FFFFFF"/>
        </w:rPr>
        <w:t>since</w:t>
      </w:r>
      <w:r w:rsidR="008B1F22" w:rsidRPr="000F350F">
        <w:rPr>
          <w:shd w:val="clear" w:color="auto" w:fill="FFFFFF"/>
        </w:rPr>
        <w:t xml:space="preserve"> 2010</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008B1F22">
        <w:rPr>
          <w:shd w:val="clear" w:color="auto" w:fill="FFFFFF"/>
        </w:rPr>
        <w:t xml:space="preserve">, </w:t>
      </w:r>
      <w:r w:rsidR="0023731B">
        <w:rPr>
          <w:rFonts w:cs="Times New Roman"/>
          <w:szCs w:val="24"/>
        </w:rPr>
        <w:t xml:space="preserve">significantly faster </w:t>
      </w:r>
      <w:r w:rsidR="008B1F22">
        <w:rPr>
          <w:rFonts w:cs="Times New Roman"/>
          <w:szCs w:val="24"/>
        </w:rPr>
        <w:t xml:space="preserve">than </w:t>
      </w:r>
      <w:r w:rsidR="0023731B">
        <w:rPr>
          <w:rFonts w:cs="Times New Roman"/>
          <w:szCs w:val="24"/>
        </w:rPr>
        <w:t xml:space="preserve">the rate </w:t>
      </w:r>
      <w:r w:rsidR="008B1F22">
        <w:rPr>
          <w:rFonts w:cs="Times New Roman"/>
          <w:szCs w:val="24"/>
        </w:rPr>
        <w:t>of economic development</w:t>
      </w:r>
      <w:r w:rsidRPr="000F350F">
        <w:rPr>
          <w:shd w:val="clear" w:color="auto" w:fill="FFFFFF"/>
        </w:rPr>
        <w:t xml:space="preserve">. </w:t>
      </w:r>
      <w:r w:rsidR="008B1F22">
        <w:t>L</w:t>
      </w:r>
      <w:r w:rsidR="002A4991">
        <w:t>andfill account</w:t>
      </w:r>
      <w:r w:rsidR="0023731B">
        <w:t>s</w:t>
      </w:r>
      <w:r w:rsidR="002A4991">
        <w:t xml:space="preserve"> for 55% </w:t>
      </w:r>
      <w:r w:rsidR="0023731B">
        <w:t xml:space="preserve">of </w:t>
      </w:r>
      <w:r w:rsidR="002A4991">
        <w:t>sludge treatment</w:t>
      </w:r>
      <w:r w:rsidR="0023731B">
        <w:t xml:space="preserve"> nationwide</w:t>
      </w:r>
      <w:del w:id="21" w:author="Owen" w:date="2022-04-28T20:44:00Z">
        <w:r w:rsidR="002A4991" w:rsidDel="00B07DF2">
          <w:delText>,</w:delText>
        </w:r>
      </w:del>
      <w:r w:rsidR="002A4991">
        <w:t xml:space="preserve"> but </w:t>
      </w:r>
      <w:r w:rsidR="0023731B">
        <w:rPr>
          <w:rFonts w:cs="Times New Roman"/>
          <w:kern w:val="0"/>
          <w:szCs w:val="24"/>
        </w:rPr>
        <w:t xml:space="preserve">will </w:t>
      </w:r>
      <w:del w:id="22" w:author="Owen" w:date="2022-04-28T20:44:00Z">
        <w:r w:rsidR="0023731B" w:rsidDel="00B07DF2">
          <w:rPr>
            <w:rFonts w:cs="Times New Roman"/>
            <w:kern w:val="0"/>
            <w:szCs w:val="24"/>
          </w:rPr>
          <w:delText xml:space="preserve">not </w:delText>
        </w:r>
      </w:del>
      <w:r w:rsidR="0023731B">
        <w:rPr>
          <w:rFonts w:cs="Times New Roman"/>
          <w:kern w:val="0"/>
          <w:szCs w:val="24"/>
        </w:rPr>
        <w:t>be</w:t>
      </w:r>
      <w:r w:rsidR="002A4991" w:rsidRPr="00D0299C">
        <w:rPr>
          <w:rFonts w:cs="Times New Roman"/>
          <w:kern w:val="0"/>
          <w:szCs w:val="24"/>
        </w:rPr>
        <w:t xml:space="preserve"> not a favore</w:t>
      </w:r>
      <w:r w:rsidR="0023731B">
        <w:rPr>
          <w:rFonts w:cs="Times New Roman"/>
          <w:kern w:val="0"/>
          <w:szCs w:val="24"/>
        </w:rPr>
        <w:t>d</w:t>
      </w:r>
      <w:r w:rsidR="002A4991" w:rsidRPr="00D0299C">
        <w:rPr>
          <w:rFonts w:cs="Times New Roman"/>
          <w:kern w:val="0"/>
          <w:szCs w:val="24"/>
        </w:rPr>
        <w:t xml:space="preserve"> solution in </w:t>
      </w:r>
      <w:ins w:id="23" w:author="Owen" w:date="2022-04-28T20:44:00Z">
        <w:r w:rsidR="00B07DF2">
          <w:rPr>
            <w:rFonts w:cs="Times New Roman"/>
            <w:kern w:val="0"/>
            <w:szCs w:val="24"/>
          </w:rPr>
          <w:t xml:space="preserve">the </w:t>
        </w:r>
      </w:ins>
      <w:r w:rsidR="002A4991" w:rsidRPr="00D0299C">
        <w:rPr>
          <w:rFonts w:cs="Times New Roman"/>
          <w:kern w:val="0"/>
          <w:szCs w:val="24"/>
        </w:rPr>
        <w:t>future</w:t>
      </w:r>
      <w:r w:rsidR="0062089C">
        <w:rPr>
          <w:rFonts w:cs="Times New Roman"/>
          <w:kern w:val="0"/>
          <w:szCs w:val="24"/>
        </w:rPr>
        <w:t xml:space="preserve"> </w:t>
      </w:r>
      <w:r w:rsidR="0023731B">
        <w:rPr>
          <w:rFonts w:cs="Times New Roman"/>
          <w:kern w:val="0"/>
          <w:szCs w:val="24"/>
        </w:rPr>
        <w:t xml:space="preserve">due to the adoption of the </w:t>
      </w:r>
      <w:r w:rsidR="0062089C">
        <w:rPr>
          <w:rFonts w:cs="Times New Roman"/>
          <w:kern w:val="0"/>
          <w:szCs w:val="24"/>
        </w:rPr>
        <w:t>zero-waste city strategy</w:t>
      </w:r>
      <w:r w:rsidR="008B1F22">
        <w:rPr>
          <w:rFonts w:cs="Times New Roman"/>
          <w:kern w:val="0"/>
          <w:szCs w:val="24"/>
        </w:rPr>
        <w:t xml:space="preserve"> and Chinese </w:t>
      </w:r>
      <w:r w:rsidR="008B1F22" w:rsidRPr="00D0299C">
        <w:rPr>
          <w:rFonts w:cs="Times New Roman"/>
          <w:kern w:val="0"/>
          <w:szCs w:val="24"/>
        </w:rPr>
        <w:t>Law on the Prevention and Control of Environmental Pollution by Solid Wastes</w:t>
      </w:r>
      <w:r w:rsidR="0062089C">
        <w:rPr>
          <w:rFonts w:cs="Times New Roman"/>
          <w:kern w:val="0"/>
          <w:szCs w:val="24"/>
        </w:rPr>
        <w:t>.</w:t>
      </w:r>
      <w:r w:rsidR="002A4991">
        <w:rPr>
          <w:rFonts w:cs="Times New Roman"/>
          <w:kern w:val="0"/>
          <w:szCs w:val="24"/>
        </w:rPr>
        <w:t xml:space="preserve"> </w:t>
      </w:r>
      <w:r w:rsidR="0023731B">
        <w:rPr>
          <w:rFonts w:cs="Times New Roman"/>
          <w:kern w:val="0"/>
          <w:szCs w:val="24"/>
        </w:rPr>
        <w:t>As t</w:t>
      </w:r>
      <w:r w:rsidR="0023731B" w:rsidRPr="00D0299C">
        <w:rPr>
          <w:rFonts w:cs="Times New Roman"/>
          <w:kern w:val="0"/>
          <w:szCs w:val="24"/>
        </w:rPr>
        <w:t xml:space="preserve">he </w:t>
      </w:r>
      <w:r w:rsidR="002A4991" w:rsidRPr="00D0299C">
        <w:rPr>
          <w:rFonts w:cs="Times New Roman"/>
          <w:kern w:val="0"/>
          <w:szCs w:val="24"/>
        </w:rPr>
        <w:t xml:space="preserve">water content </w:t>
      </w:r>
      <w:r w:rsidR="002A4991">
        <w:rPr>
          <w:rFonts w:cs="Times New Roman"/>
          <w:kern w:val="0"/>
          <w:szCs w:val="24"/>
        </w:rPr>
        <w:t xml:space="preserve">of </w:t>
      </w:r>
      <w:r w:rsidR="0023731B">
        <w:rPr>
          <w:rFonts w:cs="Times New Roman"/>
          <w:kern w:val="0"/>
          <w:szCs w:val="24"/>
        </w:rPr>
        <w:t xml:space="preserve">landfill </w:t>
      </w:r>
      <w:r w:rsidR="002A4991" w:rsidRPr="00D0299C">
        <w:rPr>
          <w:rFonts w:cs="Times New Roman"/>
          <w:kern w:val="0"/>
          <w:szCs w:val="24"/>
        </w:rPr>
        <w:t xml:space="preserve">sludge </w:t>
      </w:r>
      <w:r w:rsidR="00010B50">
        <w:rPr>
          <w:rFonts w:cs="Times New Roman"/>
          <w:kern w:val="0"/>
          <w:szCs w:val="24"/>
        </w:rPr>
        <w:t>was required to be</w:t>
      </w:r>
      <w:r w:rsidR="002A4991" w:rsidRPr="00D0299C">
        <w:rPr>
          <w:rFonts w:cs="Times New Roman"/>
          <w:kern w:val="0"/>
          <w:szCs w:val="24"/>
        </w:rPr>
        <w:t xml:space="preserve"> less than 60% after 2007 (</w:t>
      </w:r>
      <w:r w:rsidR="002A4991" w:rsidRPr="00B07DF2">
        <w:rPr>
          <w:rFonts w:cs="Times New Roman"/>
          <w:kern w:val="0"/>
          <w:szCs w:val="24"/>
          <w:highlight w:val="yellow"/>
          <w:rPrChange w:id="24" w:author="Owen" w:date="2022-04-28T20:45:00Z">
            <w:rPr>
              <w:rFonts w:cs="Times New Roman"/>
              <w:kern w:val="0"/>
              <w:szCs w:val="24"/>
            </w:rPr>
          </w:rPrChange>
        </w:rPr>
        <w:t>MOHURD, 2007</w:t>
      </w:r>
      <w:r w:rsidR="002A4991" w:rsidRPr="00D0299C">
        <w:rPr>
          <w:rFonts w:cs="Times New Roman"/>
          <w:kern w:val="0"/>
          <w:szCs w:val="24"/>
        </w:rPr>
        <w:t>)</w:t>
      </w:r>
      <w:r w:rsidR="002A4991" w:rsidRPr="00D0299C">
        <w:rPr>
          <w:rFonts w:cs="Times New Roman"/>
          <w:lang w:val="en"/>
        </w:rPr>
        <w:t xml:space="preserve">, </w:t>
      </w:r>
      <w:r w:rsidR="002A4991">
        <w:rPr>
          <w:rFonts w:cs="Times New Roman"/>
          <w:lang w:val="en"/>
        </w:rPr>
        <w:t xml:space="preserve">a </w:t>
      </w:r>
      <w:r w:rsidR="002A4991" w:rsidRPr="00D0299C">
        <w:rPr>
          <w:rFonts w:cs="Times New Roman"/>
          <w:lang w:val="en"/>
        </w:rPr>
        <w:t xml:space="preserve">large amount of landfilled sludge cannot meet requirements and is disposed </w:t>
      </w:r>
      <w:r w:rsidR="002A4991">
        <w:rPr>
          <w:rFonts w:cs="Times New Roman"/>
          <w:lang w:val="en"/>
        </w:rPr>
        <w:t xml:space="preserve">of </w:t>
      </w:r>
      <w:r w:rsidR="002A4991" w:rsidRPr="00D0299C">
        <w:rPr>
          <w:rFonts w:cs="Times New Roman"/>
          <w:lang w:val="en"/>
        </w:rPr>
        <w:t xml:space="preserve">improperly </w:t>
      </w:r>
      <w:r w:rsidR="009077E4">
        <w:rPr>
          <w:rFonts w:cs="Times New Roman"/>
          <w:lang w:val="en"/>
        </w:rPr>
        <w:fldChar w:fldCharType="begin"/>
      </w:r>
      <w:r w:rsidR="009077E4">
        <w:rPr>
          <w:rFonts w:cs="Times New Roman"/>
          <w:lang w:val="en"/>
        </w:rPr>
        <w:instrText xml:space="preserve"> ADDIN ZOTERO_ITEM CSL_CITATION {"citationID":"g5axPh0F","properties":{"formattedCitation":"(Yang et al., 2015)","plainCitation":"(Yang et al., 2015)","noteIndex":0},"citationItems":[{"id":90,"uris":["http://zotero.org/users/local/M7xOY0ze/items/ZY7GS8ZZ"],"itemData":{"id":90,"type":"article-journal","abstract":"Large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9077E4">
        <w:rPr>
          <w:rFonts w:cs="Times New Roman"/>
          <w:lang w:val="en"/>
        </w:rPr>
        <w:fldChar w:fldCharType="separate"/>
      </w:r>
      <w:r w:rsidR="009077E4">
        <w:rPr>
          <w:rFonts w:cs="Times New Roman"/>
          <w:noProof/>
          <w:lang w:val="en"/>
        </w:rPr>
        <w:t xml:space="preserve">(Yang et </w:t>
      </w:r>
      <w:r w:rsidR="009077E4">
        <w:rPr>
          <w:rFonts w:cs="Times New Roman"/>
          <w:noProof/>
          <w:lang w:val="en"/>
        </w:rPr>
        <w:lastRenderedPageBreak/>
        <w:t>al., 2015)</w:t>
      </w:r>
      <w:r w:rsidR="009077E4">
        <w:rPr>
          <w:rFonts w:cs="Times New Roman"/>
          <w:lang w:val="en"/>
        </w:rPr>
        <w:fldChar w:fldCharType="end"/>
      </w:r>
      <w:del w:id="25" w:author="Owen" w:date="2022-04-28T20:45:00Z">
        <w:r w:rsidR="002A4991" w:rsidRPr="00D0299C" w:rsidDel="009077E4">
          <w:rPr>
            <w:rFonts w:cs="Times New Roman"/>
            <w:lang w:val="en"/>
          </w:rPr>
          <w:delText>(Yang et al, 2015)</w:delText>
        </w:r>
      </w:del>
      <w:r w:rsidR="002A4991" w:rsidRPr="00D0299C">
        <w:rPr>
          <w:rFonts w:cs="Times New Roman"/>
          <w:lang w:val="en"/>
        </w:rPr>
        <w:t>.</w:t>
      </w:r>
      <w:r w:rsidR="008B1F22">
        <w:rPr>
          <w:rFonts w:cs="Times New Roman"/>
          <w:lang w:val="en"/>
        </w:rPr>
        <w:t xml:space="preserve"> </w:t>
      </w:r>
      <w:r w:rsidR="002A4991">
        <w:rPr>
          <w:lang w:val="en"/>
        </w:rPr>
        <w:t>Sludge-to-resource</w:t>
      </w:r>
      <w:r w:rsidR="00010B50">
        <w:rPr>
          <w:lang w:val="en"/>
        </w:rPr>
        <w:t xml:space="preserve"> </w:t>
      </w:r>
      <w:r w:rsidR="002A4991">
        <w:t>(</w:t>
      </w:r>
      <w:r w:rsidR="001113C2">
        <w:t xml:space="preserve">land </w:t>
      </w:r>
      <w:r w:rsidR="002A4991">
        <w:t>application and building material)</w:t>
      </w:r>
      <w:r w:rsidR="002A4991" w:rsidRPr="000F350F">
        <w:t xml:space="preserve"> </w:t>
      </w:r>
      <w:r w:rsidR="00010B50">
        <w:t xml:space="preserve">currently </w:t>
      </w:r>
      <w:r w:rsidR="002A4991" w:rsidRPr="000F350F">
        <w:t xml:space="preserve">account for </w:t>
      </w:r>
      <w:r w:rsidR="002A4991">
        <w:t xml:space="preserve">only 30% </w:t>
      </w:r>
      <w:r w:rsidR="002A4991" w:rsidRPr="000F350F">
        <w:t xml:space="preserve">of sludge </w:t>
      </w:r>
      <w:r w:rsidR="002A4991">
        <w:t>treatment</w:t>
      </w:r>
      <w:ins w:id="26" w:author="Owen" w:date="2022-04-28T20:47:00Z">
        <w:r w:rsidR="0082772B">
          <w:t xml:space="preserve"> </w:t>
        </w:r>
      </w:ins>
      <w:r w:rsidR="009077E4">
        <w:fldChar w:fldCharType="begin"/>
      </w:r>
      <w:r w:rsidR="009077E4">
        <w:instrText xml:space="preserve"> ADDIN ZOTERO_ITEM CSL_CITATION {"citationID":"DwvbFGEH","properties":{"formattedCitation":"(Wei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9077E4">
        <w:fldChar w:fldCharType="separate"/>
      </w:r>
      <w:r w:rsidR="009077E4">
        <w:rPr>
          <w:noProof/>
        </w:rPr>
        <w:t>(Wei et al., 2020)</w:t>
      </w:r>
      <w:r w:rsidR="009077E4">
        <w:fldChar w:fldCharType="end"/>
      </w:r>
      <w:del w:id="27" w:author="Owen" w:date="2022-04-28T20:45:00Z">
        <w:r w:rsidR="002A4991" w:rsidDel="009077E4">
          <w:delText xml:space="preserve"> </w:delText>
        </w:r>
        <w:r w:rsidR="002A4991" w:rsidRPr="000F350F" w:rsidDel="009077E4">
          <w:delText>(</w:delText>
        </w:r>
        <w:r w:rsidR="00220C7D" w:rsidDel="009077E4">
          <w:fldChar w:fldCharType="begin"/>
        </w:r>
        <w:r w:rsidR="00220C7D" w:rsidDel="009077E4">
          <w:delInstrText xml:space="preserve"> HYPERLINK \l "l15" </w:delInstrText>
        </w:r>
        <w:r w:rsidR="00220C7D" w:rsidDel="009077E4">
          <w:fldChar w:fldCharType="separate"/>
        </w:r>
        <w:r w:rsidR="002A4991" w:rsidRPr="002A4991" w:rsidDel="009077E4">
          <w:delText>Wei et al., 2020</w:delText>
        </w:r>
        <w:r w:rsidR="00220C7D" w:rsidDel="009077E4">
          <w:fldChar w:fldCharType="end"/>
        </w:r>
        <w:r w:rsidR="002A4991" w:rsidRPr="00A277A2" w:rsidDel="009077E4">
          <w:delText>)</w:delText>
        </w:r>
      </w:del>
      <w:r w:rsidR="002A4991" w:rsidRPr="000F350F">
        <w:rPr>
          <w:rFonts w:hint="eastAsia"/>
        </w:rPr>
        <w:t>.</w:t>
      </w:r>
      <w:r w:rsidR="002A4991">
        <w:t xml:space="preserve"> W</w:t>
      </w:r>
      <w:r w:rsidR="002A4991" w:rsidRPr="002A4991">
        <w:t>ith rapid sludge generation, insufficient disposal capacity</w:t>
      </w:r>
      <w:ins w:id="28" w:author="Owen" w:date="2022-04-28T20:46:00Z">
        <w:r w:rsidR="009077E4">
          <w:t>,</w:t>
        </w:r>
      </w:ins>
      <w:r w:rsidR="002A4991" w:rsidRPr="002A4991">
        <w:t xml:space="preserve"> and </w:t>
      </w:r>
      <w:ins w:id="29" w:author="Owen" w:date="2022-04-28T20:46:00Z">
        <w:r w:rsidR="009077E4">
          <w:t xml:space="preserve">a </w:t>
        </w:r>
      </w:ins>
      <w:r w:rsidR="002A4991" w:rsidRPr="002A4991">
        <w:t>low recycling rate</w:t>
      </w:r>
      <w:r w:rsidR="002A4991">
        <w:t>, s</w:t>
      </w:r>
      <w:r w:rsidR="00C571C2" w:rsidRPr="002A4991">
        <w:t xml:space="preserve">ludge treatment </w:t>
      </w:r>
      <w:r w:rsidR="002A4991" w:rsidRPr="002A4991">
        <w:t>pose</w:t>
      </w:r>
      <w:r w:rsidR="002A4991">
        <w:t>s</w:t>
      </w:r>
      <w:r w:rsidR="002A4991" w:rsidRPr="002A4991">
        <w:t xml:space="preserve"> a great challenge for urban </w:t>
      </w:r>
      <w:del w:id="30" w:author="Owen" w:date="2022-04-28T20:46:00Z">
        <w:r w:rsidR="007962D3" w:rsidRPr="002A4991" w:rsidDel="009077E4">
          <w:rPr>
            <w:rFonts w:hint="eastAsia"/>
          </w:rPr>
          <w:delText>environment</w:delText>
        </w:r>
      </w:del>
      <w:ins w:id="31" w:author="Owen" w:date="2022-04-28T20:46:00Z">
        <w:r w:rsidR="009077E4">
          <w:rPr>
            <w:rFonts w:hint="eastAsia"/>
          </w:rPr>
          <w:t>environmental</w:t>
        </w:r>
      </w:ins>
      <w:r w:rsidR="007962D3" w:rsidRPr="002A4991">
        <w:t xml:space="preserve"> management</w:t>
      </w:r>
      <w:r w:rsidR="00C571C2" w:rsidRPr="002A4991">
        <w:t xml:space="preserve"> in China.</w:t>
      </w:r>
    </w:p>
    <w:p w14:paraId="42B3F3BC" w14:textId="5C5C2BE3"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w:t>
      </w:r>
      <w:r w:rsidR="00010B50">
        <w:t xml:space="preserve">closely </w:t>
      </w:r>
      <w:r>
        <w:t xml:space="preserve">related to wastewater treatment, which </w:t>
      </w:r>
      <w:r w:rsidR="00312472" w:rsidRPr="000F350F">
        <w:t>is a complex</w:t>
      </w:r>
      <w:r w:rsidR="00312472" w:rsidRPr="000F350F">
        <w:rPr>
          <w:shd w:val="clear" w:color="auto" w:fill="FFFFFF"/>
        </w:rPr>
        <w:t xml:space="preserve"> process influenced by economic </w:t>
      </w:r>
      <w:r w:rsidR="00010B50">
        <w:rPr>
          <w:shd w:val="clear" w:color="auto" w:fill="FFFFFF"/>
        </w:rPr>
        <w:t>development</w:t>
      </w:r>
      <w:ins w:id="32" w:author="Owen" w:date="2022-04-28T20:47:00Z">
        <w:r w:rsidR="0082772B">
          <w:rPr>
            <w:shd w:val="clear" w:color="auto" w:fill="FFFFFF"/>
          </w:rPr>
          <w:t xml:space="preserve"> </w:t>
        </w:r>
      </w:ins>
      <w:r w:rsidR="009077E4">
        <w:rPr>
          <w:shd w:val="clear" w:color="auto" w:fill="FFFFFF"/>
        </w:rPr>
        <w:fldChar w:fldCharType="begin"/>
      </w:r>
      <w:r w:rsidR="009077E4">
        <w:rPr>
          <w:shd w:val="clear" w:color="auto" w:fill="FFFFFF"/>
        </w:rPr>
        <w:instrText xml:space="preserve"> ADDIN ZOTERO_ITEM CSL_CITATION {"citationID":"FjQpl4da","properties":{"formattedCitation":"(Duarte et al., 2014; Geng et al., 2014; Gu et al., 2009)","plainCitation":"(Duarte et al., 2014; Geng et al., 2014; Gu et al., 2009)","noteIndex":0},"citationItems":[{"id":43,"uris":["http://zotero.org/users/local/M7xOY0ze/items/LBB5ISWF"],"itemData":{"id":43,"type":"article-journal","abstract":"Recent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94,"uris":["http://zotero.org/users/local/M7xOY0ze/items/KNYA7PZN"],"itemData":{"id":94,"type":"article-journal","abstract":"China's extraordinary economic growth, industrialization and urbanization coupled with inadequate investment in basic water supply and treatment infrastructures, have resulted in increasing industrial water pollution. However, due to imbalanced development, industrial wastewater emissions present significant regional disparity. Industrial wastewater management disparity requires more in-depth study on both spatial and temporal patterns across different regions for identification of appropriate and effective mitigation policies while considering practical and localized realities. This paper addresses this issue and contributes to new knowledge by analyzing the spatial-temporal characteristics and driving forces of industrial wastewater emission variations in China's 31 provinces during the years 1995–2010. Using the Logarithmic Mean Divisia Index (LMDI) method, the results show that economic factors are the main driving factors of industrial wastewater emission changes in all provinces during the study period. It is also found that technology improvement considerably offsets emission increases. Using these research findings, both general and specific measures for controlling industrial wastewater emissions are offered so that the overall industrial water efficiency can be improved, in China and potentially elsewhere.","container-title":"Journal of Cleaner Production","DOI":"10.1016/j.jclepro.2014.04.047","ISSN":"0959-6526","journalAbbreviation":"Journal of Cleaner Production","language":"en","page":"116-124","source":"ScienceDirect","title":"Spatial-temporal patterns and driving factors for industrial wastewater emission in China","volume":"76","author":[{"family":"Geng","given":"Yong"},{"family":"Wang","given":"Meiling"},{"family":"Sarkis","given":"Joseph"},{"family":"Xue","given":"Bing"},{"family":"Zhang","given":"Lin"},{"family":"Fujita","given":"Tsuyoshi"},{"family":"Yu","given":"Xiaoman"},{"family":"Ren","given":"Wanxia"},{"family":"Zhang","given":"Liming"},{"family":"Dong","given":"Huijuan"}],"issued":{"date-parts":[["2014",8,1]]}}},{"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China","volume":"19","author":[{"family":"Gu","given":"Kangkang"},{"family":"Liu","given":"Jingshuang"},{"family":"Wang","given":"Yang"}],"issued":{"date-parts":[["2009",3,1]]}}}],"schema":"https://github.com/citation-style-language/schema/raw/master/csl-citation.json"} </w:instrText>
      </w:r>
      <w:r w:rsidR="009077E4">
        <w:rPr>
          <w:shd w:val="clear" w:color="auto" w:fill="FFFFFF"/>
        </w:rPr>
        <w:fldChar w:fldCharType="separate"/>
      </w:r>
      <w:r w:rsidR="009077E4">
        <w:rPr>
          <w:noProof/>
          <w:shd w:val="clear" w:color="auto" w:fill="FFFFFF"/>
        </w:rPr>
        <w:t>(Duarte et al., 2014; Geng et al., 2014; Gu et al., 2009)</w:t>
      </w:r>
      <w:r w:rsidR="009077E4">
        <w:rPr>
          <w:shd w:val="clear" w:color="auto" w:fill="FFFFFF"/>
        </w:rPr>
        <w:fldChar w:fldCharType="end"/>
      </w:r>
      <w:del w:id="33" w:author="Owen" w:date="2022-04-28T20:46:00Z">
        <w:r w:rsidR="00010B50" w:rsidRPr="000F350F" w:rsidDel="009077E4">
          <w:rPr>
            <w:shd w:val="clear" w:color="auto" w:fill="FFFFFF"/>
          </w:rPr>
          <w:delText xml:space="preserve"> </w:delText>
        </w:r>
        <w:r w:rsidR="00312472" w:rsidRPr="000F350F" w:rsidDel="009077E4">
          <w:rPr>
            <w:shd w:val="clear" w:color="auto" w:fill="FFFFFF"/>
          </w:rPr>
          <w:delText>(</w:delText>
        </w:r>
        <w:r w:rsidR="00627A31" w:rsidDel="009077E4">
          <w:fldChar w:fldCharType="begin"/>
        </w:r>
        <w:r w:rsidR="00627A31" w:rsidDel="009077E4">
          <w:delInstrText xml:space="preserve"> HYPERLINK \l "l7" </w:delInstrText>
        </w:r>
        <w:r w:rsidR="00627A31" w:rsidDel="009077E4">
          <w:fldChar w:fldCharType="separate"/>
        </w:r>
        <w:r w:rsidR="008D4CAE" w:rsidRPr="008624D9" w:rsidDel="009077E4">
          <w:rPr>
            <w:rStyle w:val="af9"/>
            <w:u w:val="none"/>
            <w:shd w:val="clear" w:color="auto" w:fill="FFFFFF"/>
          </w:rPr>
          <w:delText>Geng et al., 2014</w:delText>
        </w:r>
        <w:r w:rsidR="00627A31" w:rsidDel="009077E4">
          <w:rPr>
            <w:rStyle w:val="af9"/>
            <w:u w:val="none"/>
            <w:shd w:val="clear" w:color="auto" w:fill="FFFFFF"/>
          </w:rPr>
          <w:fldChar w:fldCharType="end"/>
        </w:r>
        <w:r w:rsidR="008624D9" w:rsidRPr="008624D9" w:rsidDel="009077E4">
          <w:rPr>
            <w:shd w:val="clear" w:color="auto" w:fill="FFFFFF"/>
          </w:rPr>
          <w:delText>;</w:delText>
        </w:r>
        <w:r w:rsidR="008D4CAE" w:rsidRPr="008624D9" w:rsidDel="009077E4">
          <w:rPr>
            <w:shd w:val="clear" w:color="auto" w:fill="FFFFFF"/>
          </w:rPr>
          <w:delText xml:space="preserve"> </w:delText>
        </w:r>
        <w:r w:rsidR="00220C7D" w:rsidDel="009077E4">
          <w:fldChar w:fldCharType="begin"/>
        </w:r>
        <w:r w:rsidR="00220C7D" w:rsidDel="009077E4">
          <w:delInstrText xml:space="preserve"> HYPERLINK \l "l8" </w:delInstrText>
        </w:r>
        <w:r w:rsidR="00220C7D" w:rsidDel="009077E4">
          <w:fldChar w:fldCharType="separate"/>
        </w:r>
        <w:r w:rsidR="00312472" w:rsidRPr="008624D9" w:rsidDel="009077E4">
          <w:rPr>
            <w:rStyle w:val="af9"/>
            <w:u w:val="none"/>
            <w:shd w:val="clear" w:color="auto" w:fill="FFFFFF"/>
          </w:rPr>
          <w:delText>Duarte et al., 2014</w:delText>
        </w:r>
        <w:r w:rsidR="00220C7D" w:rsidDel="009077E4">
          <w:rPr>
            <w:rStyle w:val="af9"/>
            <w:u w:val="none"/>
            <w:shd w:val="clear" w:color="auto" w:fill="FFFFFF"/>
          </w:rPr>
          <w:fldChar w:fldCharType="end"/>
        </w:r>
        <w:r w:rsidR="00312472" w:rsidRPr="008624D9" w:rsidDel="009077E4">
          <w:rPr>
            <w:shd w:val="clear" w:color="auto" w:fill="FFFFFF"/>
          </w:rPr>
          <w:delText xml:space="preserve">; </w:delText>
        </w:r>
        <w:r w:rsidR="00220C7D" w:rsidDel="009077E4">
          <w:fldChar w:fldCharType="begin"/>
        </w:r>
        <w:r w:rsidR="00220C7D" w:rsidDel="009077E4">
          <w:delInstrText xml:space="preserve"> HYPERLINK \l "l9" </w:delInstrText>
        </w:r>
        <w:r w:rsidR="00220C7D" w:rsidDel="009077E4">
          <w:fldChar w:fldCharType="separate"/>
        </w:r>
        <w:r w:rsidR="00312472" w:rsidRPr="008624D9" w:rsidDel="009077E4">
          <w:rPr>
            <w:rStyle w:val="af9"/>
            <w:u w:val="none"/>
            <w:shd w:val="clear" w:color="auto" w:fill="FFFFFF"/>
          </w:rPr>
          <w:delText>Kangkang et al., 2009</w:delText>
        </w:r>
        <w:r w:rsidR="00220C7D" w:rsidDel="009077E4">
          <w:rPr>
            <w:rStyle w:val="af9"/>
            <w:u w:val="none"/>
            <w:shd w:val="clear" w:color="auto" w:fill="FFFFFF"/>
          </w:rPr>
          <w:fldChar w:fldCharType="end"/>
        </w:r>
        <w:r w:rsidR="00312472" w:rsidRPr="000F350F" w:rsidDel="009077E4">
          <w:rPr>
            <w:shd w:val="clear" w:color="auto" w:fill="FFFFFF"/>
          </w:rPr>
          <w:delText>)</w:delText>
        </w:r>
      </w:del>
      <w:r w:rsidR="00312472" w:rsidRPr="000F350F">
        <w:rPr>
          <w:shd w:val="clear" w:color="auto" w:fill="FFFFFF"/>
        </w:rPr>
        <w:t xml:space="preserve">, </w:t>
      </w:r>
      <w:r w:rsidR="00DD3E7E">
        <w:rPr>
          <w:shd w:val="clear" w:color="auto" w:fill="FFFFFF"/>
        </w:rPr>
        <w:t>economic</w:t>
      </w:r>
      <w:r w:rsidR="00DD3E7E" w:rsidRPr="000F350F">
        <w:rPr>
          <w:shd w:val="clear" w:color="auto" w:fill="FFFFFF"/>
        </w:rPr>
        <w:t xml:space="preserve"> structure </w:t>
      </w:r>
      <w:r w:rsidR="0082772B">
        <w:rPr>
          <w:shd w:val="clear" w:color="auto" w:fill="FFFFFF"/>
        </w:rPr>
        <w:fldChar w:fldCharType="begin"/>
      </w:r>
      <w:r w:rsidR="0082772B">
        <w:rPr>
          <w:shd w:val="clear" w:color="auto" w:fill="FFFFFF"/>
        </w:rPr>
        <w:instrText xml:space="preserve"> ADDIN ZOTERO_ITEM CSL_CITATION {"citationID":"QtfmE90Z","properties":{"formattedCitation":"(Ding et al., 2019; Distefano and Kelly, 2017)","plainCitation":"(Ding et al., 2019; Distefano and Kelly, 2017)","noteIndex":0},"citationItems":[{"id":51,"uris":["http://zotero.org/users/local/M7xOY0ze/items/PWMW6YDI"],"itemData":{"id":51,"type":"article-journal","abstract":"Forecasting wastewater discharge is the basis for wastewater treatment and policy formulation. This paper proposes a novel mixed-data sampling regression model, i.e., combination-MIDAS model to forecast quarterly wastewater emissions in China based on dynamic factors at different frequencies. The results show that a significant auto-correlation for wastewater emissions exists and that water consumption per ten thousand gross domestic product is the best predictor of wastewater emissions. The forecast performances of the combination-MIDAS models are robust and better than those of the benchmark models. Therefore, the combination-MIDAS models can better capture the characteristics of wastewater emissions, suggesting that the proposed method is a good method to deal with model misspecification and uncertainty for the control and management of wastewater discharge in China.","container-title":"Environmental Pollution","DOI":"10.1016/j.envpol.2019.113148","ISSN":"0269-7491","journalAbbreviation":"Environmental Pollution","language":"en","page":"113148","source":"ScienceDirect","title":"Forecasting China's wastewater discharge using dynamic factors and mixed-frequency data","volume":"255","author":[{"family":"Ding","given":"Lili"},{"family":"Lv","given":"Zhanlei"},{"family":"Han","given":"Meng"},{"family":"Zhao","given":"Xin"},{"family":"Wang","given":"Wei"}],"issued":{"date-parts":[["2019",12,1]]}}},{"id":81,"uris":["http://zotero.org/users/local/M7xOY0ze/items/XSNV95K6"],"itemData":{"id":81,"type":"article-journal","abstract":"Water is an important factor of production contributing both directly and indirectly to economic activity across all sectors and regions of the global economy. Water scarcity may therefore go beyond having important consequences for people, society and ecological systems but may also pose a threat to economic growth. Using the latest IPCC RCP projections and the OECD Shared Socio-Economic Pathways (SSPs) for population growth and economic output, we develop a multi-regional input-output model to estimate future demand for water resources across different countries and sectors of the global economy. Model results show that most countries will experience declining water availability, particularly those countries that experience a confluence of factors including low fresh water availability, high climate change impacts, and growing consumption patterns. We show that virtual water trade and improved water efficiency has potential to alleviate the worst effects of water scarcity for wealthy countries but may have limited effect on poorer countries. The analysis concludes that the most important driver of future water scarcity is economic growth, which overwhelms any realistic savings that can be made from increased technological progress and improvements to water efficiency. Population growth and climate change are also shown to be important drivers of future water scarcity, particularly over the long-run.","container-title":"Ecological Economics","DOI":"10.1016/j.ecolecon.2017.06.019","ISSN":"0921-8009","journalAbbreviation":"Ecological Economics","language":"en","page":"130-147","source":"ScienceDirect","title":"Are we in deep water? Water scarcity and its limits to economic growth","title-short":"Are we in deep water?","volume":"142","author":[{"family":"Distefano","given":"Tiziano"},{"family":"Kelly","given":"Scott"}],"issued":{"date-parts":[["2017",12,1]]}}}],"schema":"https://github.com/citation-style-language/schema/raw/master/csl-citation.json"} </w:instrText>
      </w:r>
      <w:r w:rsidR="0082772B">
        <w:rPr>
          <w:shd w:val="clear" w:color="auto" w:fill="FFFFFF"/>
        </w:rPr>
        <w:fldChar w:fldCharType="separate"/>
      </w:r>
      <w:r w:rsidR="0082772B">
        <w:rPr>
          <w:noProof/>
          <w:shd w:val="clear" w:color="auto" w:fill="FFFFFF"/>
        </w:rPr>
        <w:t>(Ding et al., 2019; Distefano and Kelly, 2017)</w:t>
      </w:r>
      <w:r w:rsidR="0082772B">
        <w:rPr>
          <w:shd w:val="clear" w:color="auto" w:fill="FFFFFF"/>
        </w:rPr>
        <w:fldChar w:fldCharType="end"/>
      </w:r>
      <w:del w:id="34" w:author="Owen" w:date="2022-04-28T20:47:00Z">
        <w:r w:rsidR="00DD3E7E" w:rsidRPr="000F350F" w:rsidDel="0082772B">
          <w:rPr>
            <w:shd w:val="clear" w:color="auto" w:fill="FFFFFF"/>
          </w:rPr>
          <w:delText>(</w:delText>
        </w:r>
        <w:r w:rsidR="00220C7D" w:rsidDel="0082772B">
          <w:fldChar w:fldCharType="begin"/>
        </w:r>
        <w:r w:rsidR="00220C7D" w:rsidDel="0082772B">
          <w:delInstrText xml:space="preserve"> HYPERLINK \l "l11" </w:delInstrText>
        </w:r>
        <w:r w:rsidR="00220C7D" w:rsidDel="0082772B">
          <w:fldChar w:fldCharType="separate"/>
        </w:r>
        <w:r w:rsidR="00DD3E7E" w:rsidRPr="007250CB" w:rsidDel="0082772B">
          <w:rPr>
            <w:rStyle w:val="af9"/>
            <w:u w:val="none"/>
            <w:shd w:val="clear" w:color="auto" w:fill="FFFFFF"/>
          </w:rPr>
          <w:delText>Lili et al., 2019</w:delText>
        </w:r>
        <w:r w:rsidR="00220C7D" w:rsidDel="0082772B">
          <w:rPr>
            <w:rStyle w:val="af9"/>
            <w:u w:val="none"/>
            <w:shd w:val="clear" w:color="auto" w:fill="FFFFFF"/>
          </w:rPr>
          <w:fldChar w:fldCharType="end"/>
        </w:r>
        <w:r w:rsidR="00DD3E7E" w:rsidRPr="007250CB" w:rsidDel="0082772B">
          <w:rPr>
            <w:shd w:val="clear" w:color="auto" w:fill="FFFFFF"/>
          </w:rPr>
          <w:delText xml:space="preserve">; </w:delText>
        </w:r>
        <w:r w:rsidR="00220C7D" w:rsidDel="0082772B">
          <w:fldChar w:fldCharType="begin"/>
        </w:r>
        <w:r w:rsidR="00220C7D" w:rsidDel="0082772B">
          <w:delInstrText xml:space="preserve"> HYPERLINK \l "l12" </w:delInstrText>
        </w:r>
        <w:r w:rsidR="00220C7D" w:rsidDel="0082772B">
          <w:fldChar w:fldCharType="separate"/>
        </w:r>
        <w:r w:rsidR="00DD3E7E" w:rsidRPr="007250CB" w:rsidDel="0082772B">
          <w:rPr>
            <w:rStyle w:val="af9"/>
            <w:u w:val="none"/>
            <w:shd w:val="clear" w:color="auto" w:fill="FFFFFF"/>
          </w:rPr>
          <w:delText>Tiziano et al., 2018</w:delText>
        </w:r>
        <w:r w:rsidR="00220C7D" w:rsidDel="0082772B">
          <w:rPr>
            <w:rStyle w:val="af9"/>
            <w:u w:val="none"/>
            <w:shd w:val="clear" w:color="auto" w:fill="FFFFFF"/>
          </w:rPr>
          <w:fldChar w:fldCharType="end"/>
        </w:r>
        <w:r w:rsidR="00DD3E7E" w:rsidRPr="000F350F" w:rsidDel="0082772B">
          <w:rPr>
            <w:shd w:val="clear" w:color="auto" w:fill="FFFFFF"/>
          </w:rPr>
          <w:delText>)</w:delText>
        </w:r>
      </w:del>
      <w:r w:rsidR="00DD3E7E" w:rsidRPr="000F350F">
        <w:rPr>
          <w:shd w:val="clear" w:color="auto" w:fill="FFFFFF"/>
        </w:rPr>
        <w:t>,</w:t>
      </w:r>
      <w:r w:rsidR="00DD3E7E">
        <w:rPr>
          <w:shd w:val="clear" w:color="auto" w:fill="FFFFFF"/>
        </w:rPr>
        <w:t xml:space="preserve"> </w:t>
      </w:r>
      <w:r w:rsidR="00312472" w:rsidRPr="000F350F">
        <w:rPr>
          <w:shd w:val="clear" w:color="auto" w:fill="FFFFFF"/>
        </w:rPr>
        <w:t xml:space="preserve">social development </w:t>
      </w:r>
      <w:r w:rsidR="008B29E9">
        <w:rPr>
          <w:shd w:val="clear" w:color="auto" w:fill="FFFFFF"/>
        </w:rPr>
        <w:fldChar w:fldCharType="begin"/>
      </w:r>
      <w:r w:rsidR="008B29E9">
        <w:rPr>
          <w:shd w:val="clear" w:color="auto" w:fill="FFFFFF"/>
        </w:rPr>
        <w:instrText xml:space="preserve"> ADDIN ZOTERO_ITEM CSL_CITATION {"citationID":"UyxFKuoi","properties":{"formattedCitation":"(Xu et al., 2019)","plainCitation":"(Xu et al., 2019)","noteIndex":0},"citationItems":[{"id":92,"uris":["http://zotero.org/users/local/M7xOY0ze/items/7GAPH399"],"itemData":{"id":92,"type":"article-journal","abstract":"As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8B29E9">
        <w:rPr>
          <w:shd w:val="clear" w:color="auto" w:fill="FFFFFF"/>
        </w:rPr>
        <w:fldChar w:fldCharType="separate"/>
      </w:r>
      <w:r w:rsidR="008B29E9">
        <w:rPr>
          <w:noProof/>
          <w:shd w:val="clear" w:color="auto" w:fill="FFFFFF"/>
        </w:rPr>
        <w:t>(Xu et al., 2019)</w:t>
      </w:r>
      <w:r w:rsidR="008B29E9">
        <w:rPr>
          <w:shd w:val="clear" w:color="auto" w:fill="FFFFFF"/>
        </w:rPr>
        <w:fldChar w:fldCharType="end"/>
      </w:r>
      <w:del w:id="35" w:author="Owen" w:date="2022-04-28T20:48:00Z">
        <w:r w:rsidR="00312472" w:rsidRPr="000F350F" w:rsidDel="008B29E9">
          <w:rPr>
            <w:shd w:val="clear" w:color="auto" w:fill="FFFFFF"/>
          </w:rPr>
          <w:delText>(</w:delText>
        </w:r>
        <w:r w:rsidR="00220C7D" w:rsidDel="008B29E9">
          <w:fldChar w:fldCharType="begin"/>
        </w:r>
        <w:r w:rsidR="00220C7D" w:rsidDel="008B29E9">
          <w:delInstrText xml:space="preserve"> HYPERLINK \l "l10" </w:delInstrText>
        </w:r>
        <w:r w:rsidR="00220C7D" w:rsidDel="008B29E9">
          <w:fldChar w:fldCharType="separate"/>
        </w:r>
        <w:r w:rsidR="00312472" w:rsidRPr="008624D9" w:rsidDel="008B29E9">
          <w:rPr>
            <w:rStyle w:val="af9"/>
            <w:u w:val="none"/>
            <w:shd w:val="clear" w:color="auto" w:fill="FFFFFF"/>
          </w:rPr>
          <w:delText>Xu et al., 2019</w:delText>
        </w:r>
        <w:r w:rsidR="00220C7D" w:rsidDel="008B29E9">
          <w:rPr>
            <w:rStyle w:val="af9"/>
            <w:u w:val="none"/>
            <w:shd w:val="clear" w:color="auto" w:fill="FFFFFF"/>
          </w:rPr>
          <w:fldChar w:fldCharType="end"/>
        </w:r>
        <w:r w:rsidR="00312472" w:rsidRPr="000F350F" w:rsidDel="008B29E9">
          <w:rPr>
            <w:shd w:val="clear" w:color="auto" w:fill="FFFFFF"/>
          </w:rPr>
          <w:delText>)</w:delText>
        </w:r>
      </w:del>
      <w:r w:rsidR="00312472" w:rsidRPr="000F350F">
        <w:rPr>
          <w:shd w:val="clear" w:color="auto" w:fill="FFFFFF"/>
        </w:rPr>
        <w:t>, treatment technology</w:t>
      </w:r>
      <w:ins w:id="36"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{"citationID":"1pFM8W1k","properties":{"formattedCitation":"(Jin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E6262A">
        <w:rPr>
          <w:shd w:val="clear" w:color="auto" w:fill="FFFFFF"/>
        </w:rPr>
        <w:fldChar w:fldCharType="separate"/>
      </w:r>
      <w:r w:rsidR="00E6262A">
        <w:rPr>
          <w:noProof/>
          <w:shd w:val="clear" w:color="auto" w:fill="FFFFFF"/>
        </w:rPr>
        <w:t>(Jin et al., 2014)</w:t>
      </w:r>
      <w:r w:rsidR="00E6262A">
        <w:rPr>
          <w:shd w:val="clear" w:color="auto" w:fill="FFFFFF"/>
        </w:rPr>
        <w:fldChar w:fldCharType="end"/>
      </w:r>
      <w:del w:id="37" w:author="Owen" w:date="2022-04-28T20:48:00Z">
        <w:r w:rsidR="00312472" w:rsidRPr="000F350F" w:rsidDel="00E6262A">
          <w:rPr>
            <w:shd w:val="clear" w:color="auto" w:fill="FFFFFF"/>
          </w:rPr>
          <w:delText xml:space="preserve"> (</w:delText>
        </w:r>
        <w:r w:rsidR="00627A31" w:rsidDel="00E6262A">
          <w:fldChar w:fldCharType="begin"/>
        </w:r>
        <w:r w:rsidR="00627A31" w:rsidDel="00E6262A">
          <w:delInstrText xml:space="preserve"> HYPERLINK \l "l4" </w:delInstrText>
        </w:r>
        <w:r w:rsidR="00627A31" w:rsidDel="00E6262A">
          <w:fldChar w:fldCharType="separate"/>
        </w:r>
        <w:r w:rsidR="00312472" w:rsidRPr="00847F28" w:rsidDel="00E6262A">
          <w:rPr>
            <w:rStyle w:val="af9"/>
            <w:u w:val="none"/>
            <w:shd w:val="clear" w:color="auto" w:fill="FFFFFF"/>
          </w:rPr>
          <w:delText>Jin et al., 2014</w:delText>
        </w:r>
        <w:r w:rsidR="00627A31" w:rsidDel="00E6262A">
          <w:rPr>
            <w:rStyle w:val="af9"/>
            <w:u w:val="none"/>
            <w:shd w:val="clear" w:color="auto" w:fill="FFFFFF"/>
          </w:rPr>
          <w:fldChar w:fldCharType="end"/>
        </w:r>
        <w:r w:rsidR="00312472" w:rsidRPr="00847F28" w:rsidDel="00E6262A">
          <w:rPr>
            <w:shd w:val="clear" w:color="auto" w:fill="FFFFFF"/>
          </w:rPr>
          <w:delText>)</w:delText>
        </w:r>
      </w:del>
      <w:r w:rsidR="00DB50BE">
        <w:rPr>
          <w:shd w:val="clear" w:color="auto" w:fill="FFFFFF"/>
        </w:rPr>
        <w:t>,</w:t>
      </w:r>
      <w:r w:rsidR="00312472" w:rsidRPr="000F350F">
        <w:rPr>
          <w:shd w:val="clear" w:color="auto" w:fill="FFFFFF"/>
        </w:rPr>
        <w:t xml:space="preserve"> resident lifestyles</w:t>
      </w:r>
      <w:ins w:id="38"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{"citationID":"7eiyHjVE","properties":{"formattedCitation":"(Xiao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E6262A">
        <w:rPr>
          <w:shd w:val="clear" w:color="auto" w:fill="FFFFFF"/>
        </w:rPr>
        <w:fldChar w:fldCharType="separate"/>
      </w:r>
      <w:r w:rsidR="00E6262A">
        <w:rPr>
          <w:noProof/>
          <w:shd w:val="clear" w:color="auto" w:fill="FFFFFF"/>
        </w:rPr>
        <w:t>(Xiao et al., 2020)</w:t>
      </w:r>
      <w:r w:rsidR="00E6262A">
        <w:rPr>
          <w:shd w:val="clear" w:color="auto" w:fill="FFFFFF"/>
        </w:rPr>
        <w:fldChar w:fldCharType="end"/>
      </w:r>
      <w:del w:id="39" w:author="Owen" w:date="2022-04-28T20:49:00Z">
        <w:r w:rsidR="00312472" w:rsidRPr="000F350F" w:rsidDel="00E6262A">
          <w:rPr>
            <w:shd w:val="clear" w:color="auto" w:fill="FFFFFF"/>
          </w:rPr>
          <w:delText xml:space="preserve"> (</w:delText>
        </w:r>
        <w:r w:rsidR="00220C7D" w:rsidDel="00E6262A">
          <w:fldChar w:fldCharType="begin"/>
        </w:r>
        <w:r w:rsidR="00220C7D" w:rsidDel="00E6262A">
          <w:delInstrText xml:space="preserve"> HYPERLINK \l "l13" </w:delInstrText>
        </w:r>
        <w:r w:rsidR="00220C7D" w:rsidDel="00E6262A">
          <w:fldChar w:fldCharType="separate"/>
        </w:r>
        <w:r w:rsidR="00312472" w:rsidRPr="00847F28" w:rsidDel="00E6262A">
          <w:rPr>
            <w:rStyle w:val="af9"/>
            <w:u w:val="none"/>
            <w:shd w:val="clear" w:color="auto" w:fill="FFFFFF"/>
          </w:rPr>
          <w:delText>Xiao et al., 202</w:delText>
        </w:r>
        <w:r w:rsidR="00847F28" w:rsidRPr="00847F28" w:rsidDel="00E6262A">
          <w:rPr>
            <w:rStyle w:val="af9"/>
            <w:u w:val="none"/>
            <w:shd w:val="clear" w:color="auto" w:fill="FFFFFF"/>
          </w:rPr>
          <w:delText>0</w:delText>
        </w:r>
        <w:r w:rsidR="00220C7D" w:rsidDel="00E6262A">
          <w:rPr>
            <w:rStyle w:val="af9"/>
            <w:u w:val="none"/>
            <w:shd w:val="clear" w:color="auto" w:fill="FFFFFF"/>
          </w:rPr>
          <w:fldChar w:fldCharType="end"/>
        </w:r>
        <w:r w:rsidR="00312472" w:rsidRPr="000F350F" w:rsidDel="00E6262A">
          <w:rPr>
            <w:shd w:val="clear" w:color="auto" w:fill="FFFFFF"/>
          </w:rPr>
          <w:delText>)</w:delText>
        </w:r>
      </w:del>
      <w:r w:rsidR="00312472" w:rsidRPr="000F350F">
        <w:rPr>
          <w:shd w:val="clear" w:color="auto" w:fill="FFFFFF"/>
        </w:rPr>
        <w:t xml:space="preserve"> and s</w:t>
      </w:r>
      <w:r w:rsidR="00312472" w:rsidRPr="000F350F">
        <w:t xml:space="preserve">o on. </w:t>
      </w:r>
      <w:r w:rsidR="00DB50BE">
        <w:t xml:space="preserve"> </w:t>
      </w:r>
      <w:r w:rsidR="00671CA8">
        <w:t xml:space="preserve">Due to the existence of significant regional </w:t>
      </w:r>
      <w:r w:rsidR="00010B50">
        <w:t>differences</w:t>
      </w:r>
      <w:r w:rsidR="00467B3F" w:rsidRPr="000F350F">
        <w:t xml:space="preserve">, </w:t>
      </w:r>
      <w:r w:rsidR="00671CA8">
        <w:t>a better understanding of</w:t>
      </w:r>
      <w:r w:rsidR="00671CA8" w:rsidRPr="000F350F">
        <w:t xml:space="preserve"> </w:t>
      </w:r>
      <w:r w:rsidR="00467B3F" w:rsidRPr="000F350F">
        <w:t>the factors</w:t>
      </w:r>
      <w:r w:rsidR="00467B3F">
        <w:t xml:space="preserve"> </w:t>
      </w:r>
      <w:r w:rsidR="00671CA8">
        <w:t xml:space="preserve">driving sludge production </w:t>
      </w:r>
      <w:r w:rsidR="00467B3F" w:rsidRPr="000F350F">
        <w:t>can allow for targeted sludge management policies.</w:t>
      </w:r>
      <w:r w:rsidR="00467B3F">
        <w:t xml:space="preserve"> </w:t>
      </w:r>
      <w:r w:rsidR="00671CA8">
        <w:t>P</w:t>
      </w:r>
      <w:r w:rsidR="00312472" w:rsidRPr="000F350F">
        <w:t xml:space="preserve">redicting sludge generation and its potential for </w:t>
      </w:r>
      <w:r w:rsidR="00E65674">
        <w:t>GHG</w:t>
      </w:r>
      <w:r w:rsidR="00312472" w:rsidRPr="000F350F">
        <w:t xml:space="preserve"> emissions can </w:t>
      </w:r>
      <w:r w:rsidR="00671CA8">
        <w:t>help to</w:t>
      </w:r>
      <w:r w:rsidR="00312472" w:rsidRPr="000F350F">
        <w:t xml:space="preserve">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p>
    <w:p w14:paraId="22B08C55" w14:textId="3759ADCD" w:rsidR="002D65C5" w:rsidRDefault="003108B8" w:rsidP="003108B8">
      <w:pPr>
        <w:ind w:firstLine="480"/>
      </w:pPr>
      <w:r>
        <w:rPr>
          <w:shd w:val="clear" w:color="auto" w:fill="FFFFFF"/>
        </w:rPr>
        <w:t>Few</w:t>
      </w:r>
      <w:r w:rsidR="002D65C5" w:rsidRPr="000F350F">
        <w:rPr>
          <w:shd w:val="clear" w:color="auto" w:fill="FFFFFF"/>
        </w:rPr>
        <w:t xml:space="preserve"> studies </w:t>
      </w:r>
      <w:r>
        <w:rPr>
          <w:shd w:val="clear" w:color="auto" w:fill="FFFFFF"/>
        </w:rPr>
        <w:t>have so far attempted to predict the</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w:t>
      </w:r>
      <w:r w:rsidR="00572308">
        <w:rPr>
          <w:shd w:val="clear" w:color="auto" w:fill="FFFFFF"/>
        </w:rPr>
        <w:t xml:space="preserve">, and </w:t>
      </w:r>
      <w:r>
        <w:rPr>
          <w:shd w:val="clear" w:color="auto" w:fill="FFFFFF"/>
        </w:rPr>
        <w:t xml:space="preserve">sludge generation </w:t>
      </w:r>
      <w:r w:rsidR="00572308">
        <w:rPr>
          <w:shd w:val="clear" w:color="auto" w:fill="FFFFFF"/>
        </w:rPr>
        <w:t>d</w:t>
      </w:r>
      <w:r w:rsidR="002D65C5" w:rsidRPr="000F350F">
        <w:rPr>
          <w:shd w:val="clear" w:color="auto" w:fill="FFFFFF"/>
        </w:rPr>
        <w:t xml:space="preserve">ata </w:t>
      </w:r>
      <w:r>
        <w:rPr>
          <w:shd w:val="clear" w:color="auto" w:fill="FFFFFF"/>
        </w:rPr>
        <w:t>presented in</w:t>
      </w:r>
      <w:r w:rsidR="002D65C5">
        <w:rPr>
          <w:shd w:val="clear" w:color="auto" w:fill="FFFFFF"/>
        </w:rPr>
        <w:t xml:space="preserve"> previous</w:t>
      </w:r>
      <w:r w:rsidR="002D65C5" w:rsidRPr="000F350F">
        <w:rPr>
          <w:shd w:val="clear" w:color="auto" w:fill="FFFFFF"/>
        </w:rPr>
        <w:t xml:space="preserve"> research varie</w:t>
      </w:r>
      <w:r w:rsidR="00572308">
        <w:rPr>
          <w:shd w:val="clear" w:color="auto" w:fill="FFFFFF"/>
        </w:rPr>
        <w:t>s</w:t>
      </w:r>
      <w:r w:rsidR="002D65C5" w:rsidRPr="000F350F">
        <w:rPr>
          <w:shd w:val="clear" w:color="auto" w:fill="FFFFFF"/>
        </w:rPr>
        <w:t xml:space="preserve"> significantly and has </w:t>
      </w:r>
      <w:ins w:id="40" w:author="Owen" w:date="2022-04-28T20:51:00Z">
        <w:r w:rsidR="00A515CC">
          <w:rPr>
            <w:shd w:val="clear" w:color="auto" w:fill="FFFFFF"/>
          </w:rPr>
          <w:t xml:space="preserve">a </w:t>
        </w:r>
      </w:ins>
      <w:r w:rsidR="002D65C5" w:rsidRPr="000F350F">
        <w:rPr>
          <w:shd w:val="clear" w:color="auto" w:fill="FFFFFF"/>
        </w:rPr>
        <w:t xml:space="preserve">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rsidR="00572308">
        <w:t>Moreover</w:t>
      </w:r>
      <w:r w:rsidR="00FA4201" w:rsidRPr="000F350F">
        <w:t xml:space="preserve">, existing studies have mostly explored </w:t>
      </w:r>
      <w:r w:rsidR="00A16C0A">
        <w:t xml:space="preserve">a single </w:t>
      </w:r>
      <w:r w:rsidR="00FA4201" w:rsidRPr="000F350F">
        <w:t xml:space="preserve">factor influencing sludge </w:t>
      </w:r>
      <w:r w:rsidR="00617D0B">
        <w:t>generation</w:t>
      </w:r>
      <w:r w:rsidR="00FA4201" w:rsidRPr="000F350F">
        <w:t xml:space="preserve">, such as economics </w:t>
      </w:r>
      <w:r w:rsidR="00572308">
        <w:t>or</w:t>
      </w:r>
      <w:r w:rsidR="00FA4201" w:rsidRPr="000F350F">
        <w:t xml:space="preserve"> technology</w:t>
      </w:r>
      <w:ins w:id="41" w:author="Owen" w:date="2022-04-28T20:51:00Z">
        <w:r w:rsidR="00A515CC">
          <w:t xml:space="preserve"> </w:t>
        </w:r>
      </w:ins>
      <w:del w:id="42" w:author="Owen" w:date="2022-04-28T20:53:00Z">
        <w:r w:rsidR="00A515CC" w:rsidDel="00A515CC">
          <w:fldChar w:fldCharType="begin"/>
        </w:r>
        <w:r w:rsidR="00A515CC" w:rsidDel="00A515CC">
          <w:delInstrText xml:space="preserve"> ADDIN ZOTERO_ITEM CSL_CITATION {"citationID":"RAk4UoHt","properties":{"formattedCitation":"(Yu et al., n.d.)","plainCitation":"(Yu et al., n.d.)","noteIndex":0},"citationItems":[{"id":101,"uris":["http://zotero.org/users/local/M7xOY0ze/items/4IF5F9DL"],"itemData":{"id":101,"type":"article-journal","container-title":"Science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schema":"https://github.com/citation-style-language/schema/raw/master/csl-citation.json"} </w:delInstrText>
        </w:r>
        <w:r w:rsidR="00A515CC" w:rsidDel="00A515CC">
          <w:fldChar w:fldCharType="separate"/>
        </w:r>
        <w:r w:rsidR="00A515CC" w:rsidDel="00A515CC">
          <w:rPr>
            <w:noProof/>
          </w:rPr>
          <w:delText>(Yu et al., n.d.)</w:delText>
        </w:r>
        <w:r w:rsidR="00A515CC" w:rsidDel="00A515CC">
          <w:fldChar w:fldCharType="end"/>
        </w:r>
      </w:del>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w:t>
        </w:r>
        <w:r w:rsidR="00C571C2" w:rsidRPr="00E77F57">
          <w:rPr>
            <w:rStyle w:val="af9"/>
            <w:u w:val="none"/>
            <w:shd w:val="clear" w:color="auto" w:fill="FFFFFF"/>
          </w:rPr>
          <w:t>.</w:t>
        </w:r>
        <w:r w:rsidR="00C571C2" w:rsidRPr="00E77F57">
          <w:rPr>
            <w:rStyle w:val="af9"/>
            <w:u w:val="none"/>
            <w:shd w:val="clear" w:color="auto" w:fill="FFFFFF"/>
          </w:rPr>
          <w:t>, 2007</w:t>
        </w:r>
      </w:hyperlink>
      <w:r w:rsidR="00C571C2" w:rsidRPr="00E77F57">
        <w:rPr>
          <w:shd w:val="clear" w:color="auto" w:fill="FFFFFF"/>
        </w:rPr>
        <w:t>)</w:t>
      </w:r>
      <w:r w:rsidR="006504F2">
        <w:t>.</w:t>
      </w:r>
      <w:r w:rsidR="00FA4201" w:rsidRPr="000F350F">
        <w:t xml:space="preserve"> </w:t>
      </w:r>
      <w:r>
        <w:t>Simple estimates of</w:t>
      </w:r>
      <w:r w:rsidR="00FF530B" w:rsidRPr="000F350F">
        <w:t xml:space="preserve"> linear relationship</w:t>
      </w:r>
      <w:r>
        <w:t>s</w:t>
      </w:r>
      <w:r w:rsidR="00FF530B" w:rsidRPr="000F350F">
        <w:t xml:space="preserve"> between sludge </w:t>
      </w:r>
      <w:r>
        <w:t xml:space="preserve">generation </w:t>
      </w:r>
      <w:r w:rsidR="00FF530B" w:rsidRPr="000F350F">
        <w:t>and urbanization rate, population</w:t>
      </w:r>
      <w:r w:rsidR="00FF530B">
        <w:t>,</w:t>
      </w:r>
      <w:r w:rsidR="00FF530B" w:rsidRPr="000F350F">
        <w:t xml:space="preserve"> </w:t>
      </w:r>
      <w:r w:rsidR="00A16C0A">
        <w:t xml:space="preserve">or </w:t>
      </w:r>
      <w:r w:rsidR="00FF530B" w:rsidRPr="000F350F">
        <w:t>GDP</w:t>
      </w:r>
      <w:ins w:id="43" w:author="Owen" w:date="2022-04-28T20:53:00Z">
        <w:r w:rsidR="00A515CC">
          <w:t xml:space="preserve"> </w:t>
        </w:r>
      </w:ins>
      <w:del w:id="44" w:author="Owen" w:date="2022-04-28T20:54:00Z">
        <w:r w:rsidR="00A515CC" w:rsidDel="00A515CC">
          <w:fldChar w:fldCharType="begin"/>
        </w:r>
        <w:r w:rsidR="00A515CC" w:rsidDel="00A515CC">
          <w:delInstrText xml:space="preserve"> ADDIN ZOTERO_ITEM CSL_CITATION {"citationID":"xjhZWjny","properties":{"formattedCitation":"(Wei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delInstrText>
        </w:r>
        <w:r w:rsidR="00A515CC" w:rsidDel="00A515CC">
          <w:fldChar w:fldCharType="separate"/>
        </w:r>
        <w:r w:rsidR="00A515CC" w:rsidDel="00A515CC">
          <w:rPr>
            <w:noProof/>
          </w:rPr>
          <w:delText>(Wei et al., 2020)</w:delText>
        </w:r>
        <w:r w:rsidR="00A515CC" w:rsidDel="00A515CC">
          <w:fldChar w:fldCharType="end"/>
        </w:r>
      </w:del>
      <w:del w:id="45" w:author="Owen" w:date="2022-04-28T20:53:00Z">
        <w:r w:rsidR="00E77F57" w:rsidDel="00A515CC">
          <w:delText xml:space="preserve"> </w:delText>
        </w:r>
        <w:r w:rsidR="00FF530B" w:rsidDel="00A515CC">
          <w:delText>(</w:delText>
        </w:r>
        <w:r w:rsidR="00220C7D" w:rsidDel="00A515CC">
          <w:fldChar w:fldCharType="begin"/>
        </w:r>
        <w:r w:rsidR="00220C7D" w:rsidDel="00A515CC">
          <w:delInstrText xml:space="preserve"> HYPERLINK \l "l15" </w:delInstrText>
        </w:r>
        <w:r w:rsidR="00220C7D" w:rsidDel="00A515CC">
          <w:fldChar w:fldCharType="separate"/>
        </w:r>
        <w:r w:rsidR="00FF530B" w:rsidRPr="00E77F57" w:rsidDel="00A515CC">
          <w:rPr>
            <w:rStyle w:val="af9"/>
            <w:color w:val="0070C0"/>
            <w:u w:val="none"/>
          </w:rPr>
          <w:delText>Wei et al, 2020</w:delText>
        </w:r>
        <w:r w:rsidR="00220C7D" w:rsidDel="00A515CC">
          <w:rPr>
            <w:rStyle w:val="af9"/>
            <w:color w:val="0070C0"/>
            <w:u w:val="none"/>
          </w:rPr>
          <w:fldChar w:fldCharType="end"/>
        </w:r>
        <w:r w:rsidR="00FF530B" w:rsidRPr="00E77F57" w:rsidDel="00A515CC">
          <w:delText>)</w:delText>
        </w:r>
      </w:del>
      <w:r w:rsidR="00FA4201" w:rsidRPr="000F350F">
        <w:t xml:space="preserve"> cannot </w:t>
      </w:r>
      <w:r w:rsidR="00FA4201">
        <w:t xml:space="preserve">accurately </w:t>
      </w:r>
      <w:r w:rsidR="00FA4201" w:rsidRPr="000F350F">
        <w:t>reflect spatial differences in sludge generation</w:t>
      </w:r>
      <w:r w:rsidR="00FF530B">
        <w:t xml:space="preserve"> </w:t>
      </w:r>
      <w:r>
        <w:t xml:space="preserve">or </w:t>
      </w:r>
      <w:r w:rsidR="00FF530B">
        <w:t>provide targeted sludge planning</w:t>
      </w:r>
      <w:ins w:id="46" w:author="Owen" w:date="2022-04-28T20:54:00Z">
        <w:r w:rsidR="00A515CC">
          <w:t xml:space="preserve"> </w:t>
        </w:r>
        <w:r w:rsidR="00A515CC">
          <w:fldChar w:fldCharType="begin"/>
        </w:r>
        <w:r w:rsidR="00A515CC">
          <w:instrText xml:space="preserve"> ADDIN ZOTERO_ITEM CSL_CITATION {"citationID":"xjhZWjny","properties":{"formattedCitation":"(Wei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A515CC">
          <w:fldChar w:fldCharType="separate"/>
        </w:r>
        <w:r w:rsidR="00A515CC">
          <w:rPr>
            <w:noProof/>
          </w:rPr>
          <w:t>(Wei et al., 2020)</w:t>
        </w:r>
        <w:r w:rsidR="00A515CC">
          <w:fldChar w:fldCharType="end"/>
        </w:r>
      </w:ins>
      <w:r w:rsidR="00FF530B">
        <w:rPr>
          <w:rFonts w:hint="eastAsia"/>
        </w:rPr>
        <w:t>.</w:t>
      </w:r>
      <w:r w:rsidR="00FF530B">
        <w:t xml:space="preserve"> </w:t>
      </w:r>
      <w:r w:rsidR="00FA4201" w:rsidRPr="000F350F">
        <w:t xml:space="preserve">Several models have </w:t>
      </w:r>
      <w:r>
        <w:t>been used</w:t>
      </w:r>
      <w:r w:rsidR="00FA4201" w:rsidRPr="000F350F">
        <w:t xml:space="preserve"> to predict waste generation</w:t>
      </w:r>
      <w:ins w:id="47" w:author="Owen" w:date="2022-04-28T20:54:00Z">
        <w:r w:rsidR="00A515CC">
          <w:t xml:space="preserve"> </w:t>
        </w:r>
      </w:ins>
      <w:r w:rsidR="00A515CC">
        <w:fldChar w:fldCharType="begin"/>
      </w:r>
      <w:r w:rsidR="00A515CC">
        <w:instrText xml:space="preserve"> ADDIN ZOTERO_ITEM CSL_CITATION {"citationID":"fT4SgT3K","properties":{"formattedCitation":"(Chang et al., 2011; Guo et al., 2021; Younes et al., 2015)","plainCitation":"(Chang et al., 2011; Guo et al., 2021; Younes et al., 2015)","noteIndex":0},"citationItems":[{"id":71,"uris":["http://zotero.org/users/local/M7xOY0ze/items/642YCYQZ"],"itemData":{"id":71,"type":"article-journal","abstract":"Solid waste management is a significant issue for sustainable development that involves the technical, socioeconomic, legal, ecological, political, and even cultural components. For this reason, systems analysis has been uniquely providing interdisciplinary support for policy analysis and decision making in solid waste management for the last few decades. Considering these challenges and accomplishments retrospectively, this paper presents a thorough literature review and in-depth discussions of systems analysis models that are promising for providing forward-looking, cost-effective, risk-informed, and environmentally benign decisions for sustainable solid waste management. To simplify the discussion, the spectrum of these systems analysis models was divided into three broadly based domains associated with fourteen categories, although some of them may be intertwined with each other. The first domain comprises systems engineering models including cost-benefit analysis, forecasting analysis, simulation analysis, optimization analysis, and integrated modeling system; the second domain introduces systems analysis platforms, such as management information systems/decision support systems/expert systems; and the third domain introduces system assessment tools including scenario development, material flow analysis, life-cycle assessment, risk assessment, environmental impact assessment, strategic environmental assessment, socioeconomic assessment, and sustainable assessment. While some models or tools may be elucidated with respect to multiple managerial purposes, such as integrated modeling system and sustainable assessment, others may cover extended foci of market-based instruments and regulatory requirements, such as socioeconomic assessment and environmental impact assessment. The authors use the term systems analysis as a placeholder for the disparate strands of research and practice at this intersection between environmental systems engineering and sustainability science. Given that the sustainable management is necessary at all phases of impact from the interactions among several prescribed paradigms, current and future solid waste management strategies in relation to systems analysis were particularly discussed. Such a critical review paper may aid the prediction of the possible challenges and the preparation of the appropriate tactics in dealing with large-scale complex solid waste management systems under normal operation and special conditions. It should lead the authors to echo some of their real world observational evidence in terms of cost-benefit-risk trade-off in decision analysis for solid waste management.","container-title":"Critical Reviews in Environmental Science and Technology","DOI":"10.1080/10643381003608326","ISSN":"1064-3389","issue":"16","note":"publisher: Taylor &amp; Francis\n_eprint: https://doi.org/10.1080/10643381003608326","page":"1449-1530","source":"Taylor and Francis+NEJM","title":"Empowering Systems Analysis for Solid Waste Management: Challenges, Trends, and Perspectives","title-short":"Empowering Systems Analysis for Solid Waste Management","volume":"41","author":[{"family":"Chang","given":"Ni-Bin"},{"family":"Pires","given":"Ana"},{"family":"Martinho","given":"Graça"}],"issued":{"date-parts":[["2011",8,15]]}}},{"id":19,"uris":["http://zotero.org/users/local/M7xOY0ze/items/GM6MZ8CA"],"itemData":{"id":19,"type":"article-journal","abstract":"Conventional treatment and recycling methods of organic solid waste contain inherent flaws, such as low efficiency, low accuracy, high cost, and potential environmental risks. In the past decade, machine learning has gradually attracted increasing attention in solving the complex problems of organic solid waste treatment. Although significant research has been carried out, there is a lack of a systematic review of the research findings in this field. This study sorts the research studies published between 2003 and 2020, summarizes the specific application fields, characteristics, and suitability of different machine learning models, and discusses the relevant application limitations and future prospects. It can be concluded that studies mostly focused on municipal solid waste management, followed by anaerobic digestion, thermal treatment, composting, and landfill. The most widely used model is the artificial neural network, which has been successfully applied to various complicated non-linear organic solid waste related problems.","container-title":"Bioresource Technology","DOI":"10.1016/j.biortech.2020.124114","ISSN":"0960-8524","journalAbbreviation":"Bioresource Technology","language":"en","page":"124114","source":"ScienceDirect","title":"Application of machine learning methods for the prediction of organic solid waste treatment and recycling processes: A review","title-short":"Application of machine learning methods for the prediction of organic solid waste treatment and recycling processes","volume":"319","author":[{"family":"Guo","given":"Hao-nan"},{"family":"Wu","given":"Shu-biao"},{"family":"Tian","given":"Ying-jie"},{"family":"Zhang","given":"Jun"},{"family":"Liu","given":"Hong-tao"}],"issued":{"date-parts":[["2021",1,1]]}}},{"id":96,"uris":["http://zotero.org/users/local/M7xOY0ze/items/XD5JL6AA"],"itemData":{"id":96,"type":"article-journal","abstract":"Most of the developing countries have solid waste management problems. Solid waste strategic planning requires accurate prediction of the quality and quantity of the generated waste. In developing countries, such as Malaysia, the solid waste generation rate is increasing rapidly, due to population growth and new consumption trends that characterize society. This paper proposes an artificial neural network (ANN) approach using feedforward nonlinear autoregressive network with exogenous inputs (NARX) to predict annual solid waste generation in relation to demographic and economic variables like population number, gross domestic product, electricity demand per capita and employment and unemployment numbers. In addition, variable selection procedures are also developed to select a significant explanatory variable. The model evaluation was performed using coefficient of determination (R2) and mean square error (MSE). The optimum model that produced the lowest testing MSE (2.46) and the highest R2 (0.97) had three inputs (gross domestic product, population and employment), eight neurons and one lag in the hidden layer, and used Fletcher-Powell’s conjugate gradient as the training algorithm.","container-title":"Environmental Monitoring and Assessment","DOI":"10.1007/s10661-015-4977-5","ISSN":"1573-2959","issue":"12","journalAbbreviation":"Environ Monit Assess","language":"en","page":"753","source":"Springer Link","title":"Prediction of municipal solid waste generation using nonlinear autoregressive network","volume":"187","author":[{"family":"Younes","given":"Mohammad K."},{"family":"Nopiah","given":"Z. M."},{"family":"Basri","given":"N. E. Ahmad"},{"family":"Basri","given":"H."},{"family":"Abushammala","given":"Mohammed F. M."},{"family":"Maulud","given":"K. N. A."}],"issued":{"date-parts":[["2015",11,17]]}}}],"schema":"https://github.com/citation-style-language/schema/raw/master/csl-citation.json"} </w:instrText>
      </w:r>
      <w:r w:rsidR="00A515CC">
        <w:fldChar w:fldCharType="separate"/>
      </w:r>
      <w:r w:rsidR="00A515CC">
        <w:rPr>
          <w:noProof/>
        </w:rPr>
        <w:t>(Chang et al., 2011; Guo et al., 2021; Younes et al., 2015)</w:t>
      </w:r>
      <w:r w:rsidR="00A515CC">
        <w:fldChar w:fldCharType="end"/>
      </w:r>
      <w:del w:id="48" w:author="Owen" w:date="2022-04-28T20:54:00Z">
        <w:r w:rsidDel="00A515CC">
          <w:delText xml:space="preserve"> </w:delText>
        </w:r>
        <w:r w:rsidR="00FA4201" w:rsidRPr="000F350F" w:rsidDel="00A515CC">
          <w:delText>(</w:delText>
        </w:r>
        <w:r w:rsidR="00220C7D" w:rsidDel="00A515CC">
          <w:fldChar w:fldCharType="begin"/>
        </w:r>
        <w:r w:rsidR="00220C7D" w:rsidDel="00A515CC">
          <w:delInstrText xml:space="preserve"> HYPERLINK \l "l17guo2021application" </w:delInstrText>
        </w:r>
        <w:r w:rsidR="00220C7D" w:rsidDel="00A515CC">
          <w:fldChar w:fldCharType="separate"/>
        </w:r>
        <w:r w:rsidR="007216BB" w:rsidRPr="00F77A69" w:rsidDel="00A515CC">
          <w:rPr>
            <w:rStyle w:val="af9"/>
            <w:u w:val="none"/>
          </w:rPr>
          <w:delText>Guo et al., 2021</w:delText>
        </w:r>
        <w:r w:rsidR="00220C7D" w:rsidDel="00A515CC">
          <w:rPr>
            <w:rStyle w:val="af9"/>
            <w:u w:val="none"/>
          </w:rPr>
          <w:fldChar w:fldCharType="end"/>
        </w:r>
        <w:r w:rsidR="007216BB" w:rsidRPr="00F77A69" w:rsidDel="00A515CC">
          <w:delText xml:space="preserve">; </w:delText>
        </w:r>
        <w:r w:rsidR="00220C7D" w:rsidDel="00A515CC">
          <w:fldChar w:fldCharType="begin"/>
        </w:r>
        <w:r w:rsidR="00220C7D" w:rsidDel="00A515CC">
          <w:delInstrText xml:space="preserve"> HYPERLINK \l "l18younes2015prediction" </w:delInstrText>
        </w:r>
        <w:r w:rsidR="00220C7D" w:rsidDel="00A515CC">
          <w:fldChar w:fldCharType="separate"/>
        </w:r>
        <w:r w:rsidR="007216BB" w:rsidRPr="00F77A69" w:rsidDel="00A515CC">
          <w:rPr>
            <w:rStyle w:val="af9"/>
            <w:u w:val="none"/>
          </w:rPr>
          <w:delText>Younes et al., 2015</w:delText>
        </w:r>
        <w:r w:rsidR="00220C7D" w:rsidDel="00A515CC">
          <w:rPr>
            <w:rStyle w:val="af9"/>
            <w:u w:val="none"/>
          </w:rPr>
          <w:fldChar w:fldCharType="end"/>
        </w:r>
        <w:r w:rsidR="007216BB" w:rsidRPr="00F77A69" w:rsidDel="00A515CC">
          <w:delText>;</w:delText>
        </w:r>
        <w:r w:rsidR="00F77A69" w:rsidDel="00A515CC">
          <w:delText xml:space="preserve"> </w:delText>
        </w:r>
        <w:r w:rsidR="00220C7D" w:rsidDel="00A515CC">
          <w:fldChar w:fldCharType="begin"/>
        </w:r>
        <w:r w:rsidR="00220C7D" w:rsidDel="00A515CC">
          <w:delInstrText xml:space="preserve"> HYPERLINK \l "l16chang" </w:delInstrText>
        </w:r>
        <w:r w:rsidR="00220C7D" w:rsidDel="00A515CC">
          <w:fldChar w:fldCharType="separate"/>
        </w:r>
        <w:r w:rsidR="00FA4201" w:rsidRPr="00F77A69" w:rsidDel="00A515CC">
          <w:rPr>
            <w:rStyle w:val="af9"/>
            <w:u w:val="none"/>
          </w:rPr>
          <w:delText>Chang et al</w:delText>
        </w:r>
        <w:r w:rsidR="00220C7D" w:rsidDel="00A515CC">
          <w:rPr>
            <w:rStyle w:val="af9"/>
            <w:u w:val="none"/>
          </w:rPr>
          <w:fldChar w:fldCharType="end"/>
        </w:r>
        <w:r w:rsidR="00F77A69" w:rsidDel="00A515CC">
          <w:delText>.</w:delText>
        </w:r>
        <w:r w:rsidR="00FA4201" w:rsidRPr="00F77A69" w:rsidDel="00A515CC">
          <w:delText>, 2011</w:delText>
        </w:r>
        <w:r w:rsidR="00FA4201" w:rsidRPr="000F350F" w:rsidDel="00A515CC">
          <w:rPr>
            <w:rFonts w:hint="eastAsia"/>
          </w:rPr>
          <w:delText>)</w:delText>
        </w:r>
      </w:del>
      <w:r w:rsidR="00FA4201" w:rsidRPr="000F350F">
        <w:t>, including regression analysis</w:t>
      </w:r>
      <w:ins w:id="49" w:author="Owen" w:date="2022-04-28T20:54:00Z">
        <w:r w:rsidR="00A515CC">
          <w:t xml:space="preserve"> </w:t>
        </w:r>
      </w:ins>
      <w:r w:rsidR="00A515CC">
        <w:fldChar w:fldCharType="begin"/>
      </w:r>
      <w:r w:rsidR="00A515CC">
        <w:instrText xml:space="preserve"> ADDIN ZOTERO_ITEM CSL_CITATION {"citationID":"HnlLQCBd","properties":{"formattedCitation":"(Rimaityt\\uc0\\u279{} et al., 2012)","plainCitation":"(Rimaitytė et al., 2012)","noteIndex":0},"citationItems":[{"id":40,"uris":["http://zotero.org/users/local/M7xOY0ze/items/R83KYLA7"],"itemData":{"id":40,"type":"article-journal","abstract":"Forecasting of generation of municipal solid waste (MSW) in developing countries is often a challenging task due to the lack of data and selection of suitable forecasting method. This article aimed to select and evaluate several methods for MSW forecasting in a medium-scaled Eastern European city (Kaunas, Lithuania) with rapidly developing economics, with respect to affluence-related and seasonal impacts. The MSW generation was forecast with respect to the economic activity of the city (regression modelling) and using time series analysis. The modelling based on social-economic indicators (regression implemented in LCA-IWM model) showed particular sensitivity (deviation from actual data in the range from 2.2 to 20.6%) to external factors, such as the synergetic effects of affluence parameters or changes in MSW collection system. For the time series analysis, the combination of autoregressive integrated moving average (ARIMA) and seasonal exponential smoothing (SES) techniques were found to be the most accurate (mean absolute percentage error equalled to 6.5). Time series analysis method was very valuable for forecasting the weekly variation of waste generation data (r2 &gt; 0.87), but the forecast yearly increase should be verified against the data obtained by regression modelling. The methods and findings of this study may assist the experts, decision-makers and scientists performing forecasts of MSW generation, especially in developing countries.","container-title":"Waste Management &amp; Research","DOI":"10.1177/0734242X10396754","ISSN":"0734-242X","issue":"1","journalAbbreviation":"Waste Manag Res","language":"en","note":"publisher: SAGE Publications Ltd STM","page":"89-98","source":"SAGE Journals","title":"Application and evaluation of forecasting methods for municipal solid waste generation in an eastern-European city","volume":"30","author":[{"family":"Rimaitytė","given":"Ingrida"},{"family":"Ruzgas","given":"Tomas"},{"family":"Denafas","given":"Gintaras"},{"family":"Račys","given":"Viktoras"},{"family":"Martuzevicius","given":"Dainius"}],"issued":{"date-parts":[["2012",1,1]]}}}],"schema":"https://github.com/citation-style-language/schema/raw/master/csl-citation.json"} </w:instrText>
      </w:r>
      <w:r w:rsidR="00A515CC">
        <w:fldChar w:fldCharType="separate"/>
      </w:r>
      <w:r w:rsidR="00A515CC" w:rsidRPr="00A515CC">
        <w:rPr>
          <w:rFonts w:cs="Times New Roman"/>
          <w:kern w:val="0"/>
        </w:rPr>
        <w:t>(</w:t>
      </w:r>
      <w:proofErr w:type="spellStart"/>
      <w:r w:rsidR="00A515CC" w:rsidRPr="00A515CC">
        <w:rPr>
          <w:rFonts w:cs="Times New Roman"/>
          <w:kern w:val="0"/>
        </w:rPr>
        <w:t>Rimaitytė</w:t>
      </w:r>
      <w:proofErr w:type="spellEnd"/>
      <w:r w:rsidR="00A515CC" w:rsidRPr="00A515CC">
        <w:rPr>
          <w:rFonts w:cs="Times New Roman"/>
          <w:kern w:val="0"/>
        </w:rPr>
        <w:t xml:space="preserve"> et al., 2012)</w:t>
      </w:r>
      <w:r w:rsidR="00A515CC">
        <w:fldChar w:fldCharType="end"/>
      </w:r>
      <w:del w:id="50" w:author="Owen" w:date="2022-04-28T20:55:00Z">
        <w:r w:rsidR="00FA4201" w:rsidDel="00A515CC">
          <w:delText xml:space="preserve"> </w:delText>
        </w:r>
        <w:r w:rsidR="00FA4201" w:rsidRPr="000F350F" w:rsidDel="00A515CC">
          <w:delText>(</w:delText>
        </w:r>
        <w:r w:rsidR="00627A31" w:rsidDel="00A515CC">
          <w:fldChar w:fldCharType="begin"/>
        </w:r>
        <w:r w:rsidR="00627A31" w:rsidDel="00A515CC">
          <w:delInstrText xml:space="preserve"> HYPERLINK \l "l19rimaityte2012application" </w:delInstrText>
        </w:r>
        <w:r w:rsidR="00627A31" w:rsidDel="00A515CC">
          <w:fldChar w:fldCharType="separate"/>
        </w:r>
        <w:r w:rsidR="00FA4201" w:rsidRPr="00F77A69" w:rsidDel="00A515CC">
          <w:rPr>
            <w:rStyle w:val="af9"/>
            <w:u w:val="none"/>
          </w:rPr>
          <w:delText>Rimaityte et al, 2012</w:delText>
        </w:r>
        <w:r w:rsidR="00627A31" w:rsidDel="00A515CC">
          <w:rPr>
            <w:rStyle w:val="af9"/>
            <w:u w:val="none"/>
          </w:rPr>
          <w:fldChar w:fldCharType="end"/>
        </w:r>
        <w:r w:rsidR="00FA4201" w:rsidRPr="000F350F" w:rsidDel="00A515CC">
          <w:delText>)</w:delText>
        </w:r>
      </w:del>
      <w:r w:rsidR="00FA4201" w:rsidRPr="000F350F">
        <w:t>, system dynamics</w:t>
      </w:r>
      <w:ins w:id="51" w:author="Owen" w:date="2022-04-28T20:55:00Z">
        <w:r w:rsidR="006A3492">
          <w:t xml:space="preserve"> </w:t>
        </w:r>
      </w:ins>
      <w:r w:rsidR="006A3492">
        <w:fldChar w:fldCharType="begin"/>
      </w:r>
      <w:r w:rsidR="006A3492">
        <w:instrText xml:space="preserve"> ADDIN ZOTERO_ITEM CSL_CITATION {"citationID":"DS3VxnkA","properties":{"formattedCitation":"(Kollikkathara et al., 2010)","plainCitation":"(Kollikkathara et al., 2010)","noteIndex":0},"citationItems":[{"id":69,"uris":["http://zotero.org/users/local/M7xOY0ze/items/IA2EHEED"],"itemData":{"id":69,"type":"article-journal","abstract":"As planning for sustainable municipal solid waste management has to address several inter-connected issues such as landfill capacity, environmental impacts and financial expenditure, it becomes increasingly necessary to understand the dynamic nature of their interactions. A system dynamics approach designed here attempts to address some of these issues by fitting a model framework for Newark urban region in the US, and running a forecast simulation. The dynamic system developed in this study incorporates the complexity of the waste generation and management process to some extent which is achieved through a combination of simpler sub-processes that are linked together to form a whole. The impact of decision options on the generation of waste in the city, on the remaining landfill capacity of the state, and on the economic cost or benefit actualized by different waste processing options are explored through this approach, providing valuable insights into the urban waste-management process.","collection-title":"Special Thematic Section: Sanitary Landfilling","container-title":"Waste Management","DOI":"10.1016/j.wasman.2010.05.012","ISSN":"0956-053X","issue":"11","journalAbbreviation":"Waste Management","language":"en","page":"2194-2203","source":"ScienceDirect","title":"A system dynamic modeling approach for evaluating municipal solid waste generation, landfill capacity and related cost management issues","volume":"30","author":[{"family":"Kollikkathara","given":"Naushad"},{"family":"Feng","given":"Huan"},{"family":"Yu","given":"Danlin"}],"issued":{"date-parts":[["2010",11,1]]}}}],"schema":"https://github.com/citation-style-language/schema/raw/master/csl-citation.json"} </w:instrText>
      </w:r>
      <w:r w:rsidR="006A3492">
        <w:fldChar w:fldCharType="separate"/>
      </w:r>
      <w:r w:rsidR="006A3492">
        <w:rPr>
          <w:noProof/>
        </w:rPr>
        <w:t>(Kollikkathara et al., 2010)</w:t>
      </w:r>
      <w:r w:rsidR="006A3492">
        <w:fldChar w:fldCharType="end"/>
      </w:r>
      <w:del w:id="52" w:author="Owen" w:date="2022-04-28T20:55:00Z">
        <w:r w:rsidR="00FA4201" w:rsidDel="006A3492">
          <w:delText xml:space="preserve"> </w:delText>
        </w:r>
        <w:r w:rsidR="00FA4201" w:rsidRPr="000F350F" w:rsidDel="006A3492">
          <w:delText>(</w:delText>
        </w:r>
        <w:r w:rsidR="00627A31" w:rsidDel="006A3492">
          <w:fldChar w:fldCharType="begin"/>
        </w:r>
        <w:r w:rsidR="00627A31" w:rsidDel="006A3492">
          <w:delInstrText xml:space="preserve"> HYPERLINK \l "l20kollikkathara2010a" </w:delInstrText>
        </w:r>
        <w:r w:rsidR="00627A31" w:rsidDel="006A3492">
          <w:fldChar w:fldCharType="separate"/>
        </w:r>
        <w:r w:rsidR="00FA4201" w:rsidRPr="00F77A69" w:rsidDel="006A3492">
          <w:rPr>
            <w:rStyle w:val="af9"/>
            <w:u w:val="none"/>
          </w:rPr>
          <w:delText>Kollikkathara et al</w:delText>
        </w:r>
        <w:r w:rsidR="00F77A69" w:rsidDel="006A3492">
          <w:rPr>
            <w:rStyle w:val="af9"/>
            <w:u w:val="none"/>
          </w:rPr>
          <w:delText>.</w:delText>
        </w:r>
        <w:r w:rsidR="00FA4201" w:rsidRPr="00F77A69" w:rsidDel="006A3492">
          <w:rPr>
            <w:rStyle w:val="af9"/>
            <w:u w:val="none"/>
          </w:rPr>
          <w:delText>, 2010</w:delText>
        </w:r>
        <w:r w:rsidR="00627A31" w:rsidDel="006A3492">
          <w:rPr>
            <w:rStyle w:val="af9"/>
            <w:u w:val="none"/>
          </w:rPr>
          <w:fldChar w:fldCharType="end"/>
        </w:r>
        <w:r w:rsidR="00FA4201" w:rsidRPr="00F77A69" w:rsidDel="006A3492">
          <w:delText>)</w:delText>
        </w:r>
      </w:del>
      <w:r w:rsidR="00572308">
        <w:t xml:space="preserve"> and</w:t>
      </w:r>
      <w:r w:rsidR="00FA4201" w:rsidRPr="000F350F">
        <w:t xml:space="preserve"> autoregressive integrated moving average</w:t>
      </w:r>
      <w:r w:rsidR="00FA4201">
        <w:t xml:space="preserve"> </w:t>
      </w:r>
      <w:r w:rsidR="00773270">
        <w:fldChar w:fldCharType="begin"/>
      </w:r>
      <w:r w:rsidR="00773270">
        <w:instrText xml:space="preserve"> ADDIN ZOTERO_ITEM CSL_CITATION {"citationID":"vL39DzPI","properties":{"formattedCitation":"(Xu et al., 2013)","plainCitation":"(Xu et al., 2013)","noteIndex":0},"citationItems":[{"id":49,"uris":["http://zotero.org/users/local/M7xOY0ze/items/JNCR4Z4F"],"itemData":{"id":49,"type":"article-journal","abstract":"Accurate forecasting of municipal solid waste (MSW) generation is crucial and fundamental for the planning, operation and optimization of any MSW management system. Comprehensive information on waste generation for month-scale, medium-term and long-term time scales is especially needed, considering the necessity of MSW management upgrade facing many developing countries. Several existing models are available but of little use in forecasting MSW generation at multiple time scales. The goal of this study is to propose a hybrid model that combines the seasonal autoregressive integrated moving average (SARIMA) model and grey system theory to forecast MSW generation at multiple time scales without needing to consider other variables such as demographics and socioeconomic factors. To demonstrate its applicability, a case study of Xiamen City, China was performed. Results show that the model is robust enough to fit and forecast seasonal and annual dynamics of MSW generation at month-scale, medium- and long-term time scales with the desired accuracy. In the month-scale, MSW generation in Xiamen City will peak at 132.2 thousand tonnes in July 2015 – 1.5times the volume in July 2010. In the medium term, annual MSW generation will increase to 1518.1 thousand tonnes by 2015 at an average growth rate of 10%. In the long term, a large volume of MSW will be output annually and will increase to 2486.3 thousand tonnes by 2020 – 2.5times the value for 2010. The hybrid model proposed in this paper can enable decision makers to develop integrated policies and measures for waste management over the long term.","container-title":"Waste Management","DOI":"10.1016/j.wasman.2013.02.012","ISSN":"0956-053X","issue":"6","journalAbbreviation":"Waste Management","language":"en","page":"1324-1331","source":"ScienceDirect","title":"A hybrid procedure for MSW generation forecasting at multiple time scales in Xiamen City, China","volume":"33","author":[{"family":"Xu","given":"Lilai"},{"family":"Gao","given":"Peiqing"},{"family":"Cui","given":"Shenghui"},{"family":"Liu","given":"Chun"}],"issued":{"date-parts":[["2013",6,1]]}}}],"schema":"https://github.com/citation-style-language/schema/raw/master/csl-citation.json"} </w:instrText>
      </w:r>
      <w:r w:rsidR="00773270">
        <w:fldChar w:fldCharType="separate"/>
      </w:r>
      <w:r w:rsidR="00773270">
        <w:rPr>
          <w:noProof/>
        </w:rPr>
        <w:t>(Xu et al., 2013)</w:t>
      </w:r>
      <w:r w:rsidR="00773270">
        <w:fldChar w:fldCharType="end"/>
      </w:r>
      <w:del w:id="53" w:author="Owen" w:date="2022-04-28T20:55:00Z">
        <w:r w:rsidR="00FA4201" w:rsidRPr="000F350F" w:rsidDel="00773270">
          <w:delText>(</w:delText>
        </w:r>
        <w:r w:rsidR="00220C7D" w:rsidDel="00773270">
          <w:fldChar w:fldCharType="begin"/>
        </w:r>
        <w:r w:rsidR="00220C7D" w:rsidDel="00773270">
          <w:delInstrText xml:space="preserve"> HYPERLINK \l "l21xu2013a" </w:delInstrText>
        </w:r>
        <w:r w:rsidR="00220C7D" w:rsidDel="00773270">
          <w:fldChar w:fldCharType="separate"/>
        </w:r>
        <w:r w:rsidR="00FA4201" w:rsidRPr="00764B53" w:rsidDel="00773270">
          <w:rPr>
            <w:rStyle w:val="af9"/>
            <w:u w:val="none"/>
          </w:rPr>
          <w:delText>Xu et al</w:delText>
        </w:r>
        <w:r w:rsidR="00764B53" w:rsidRPr="00764B53" w:rsidDel="00773270">
          <w:rPr>
            <w:rStyle w:val="af9"/>
            <w:u w:val="none"/>
          </w:rPr>
          <w:delText>.</w:delText>
        </w:r>
        <w:r w:rsidR="00FA4201" w:rsidRPr="00764B53" w:rsidDel="00773270">
          <w:rPr>
            <w:rStyle w:val="af9"/>
            <w:u w:val="none"/>
          </w:rPr>
          <w:delText>, 2013</w:delText>
        </w:r>
        <w:r w:rsidR="00220C7D" w:rsidDel="00773270">
          <w:rPr>
            <w:rStyle w:val="af9"/>
            <w:u w:val="none"/>
          </w:rPr>
          <w:fldChar w:fldCharType="end"/>
        </w:r>
        <w:r w:rsidR="00FA4201" w:rsidRPr="00764B53" w:rsidDel="00773270">
          <w:delText>)</w:delText>
        </w:r>
      </w:del>
      <w:r w:rsidR="00FA4201" w:rsidRPr="000F350F">
        <w:rPr>
          <w:rFonts w:hint="eastAsia"/>
        </w:rPr>
        <w:t>.</w:t>
      </w:r>
      <w:r w:rsidR="00FA4201" w:rsidRPr="000F350F">
        <w:t xml:space="preserve"> M</w:t>
      </w:r>
      <w:r w:rsidR="00572308">
        <w:t>ore recently, m</w:t>
      </w:r>
      <w:r w:rsidR="00FA4201" w:rsidRPr="000F350F">
        <w:t>achine learning</w:t>
      </w:r>
      <w:r w:rsidR="00764B53">
        <w:t xml:space="preserve"> </w:t>
      </w:r>
      <w:r w:rsidR="0065470F">
        <w:t>(ML)</w:t>
      </w:r>
      <w:r w:rsidR="00FA4201" w:rsidRPr="000F350F">
        <w:t xml:space="preserve"> methods have been used </w:t>
      </w:r>
      <w:r w:rsidR="00FA4201">
        <w:t>to</w:t>
      </w:r>
      <w:r w:rsidR="00FA4201" w:rsidRPr="000F350F">
        <w:t xml:space="preserve"> predict solid waste generation </w:t>
      </w:r>
      <w:r w:rsidR="0065470F">
        <w:t>with better accuracy</w:t>
      </w:r>
      <w:r w:rsidR="00450709">
        <w:t xml:space="preserve"> and spatial resolution</w:t>
      </w:r>
      <w:r w:rsidR="00FA4201" w:rsidRPr="000F350F">
        <w:t xml:space="preserve">. </w:t>
      </w:r>
      <w:r w:rsidR="00FA4201">
        <w:t>For example, t</w:t>
      </w:r>
      <w:r w:rsidR="00FA4201" w:rsidRPr="000F350F">
        <w:t xml:space="preserve">he accuracy of the Artificial Neural Network (ANN) and Decision Tree (DT) model </w:t>
      </w:r>
      <w:del w:id="54" w:author="Owen" w:date="2022-04-28T20:56:00Z">
        <w:r w:rsidR="00FA4201" w:rsidRPr="000F350F" w:rsidDel="00773270">
          <w:rPr>
            <w:rFonts w:hint="eastAsia"/>
          </w:rPr>
          <w:delText>of</w:delText>
        </w:r>
      </w:del>
      <w:ins w:id="55" w:author="Owen" w:date="2022-04-28T20:56:00Z">
        <w:r w:rsidR="00773270">
          <w:rPr>
            <w:rFonts w:hint="eastAsia"/>
          </w:rPr>
          <w:t>for</w:t>
        </w:r>
      </w:ins>
      <w:r w:rsidR="00FA4201" w:rsidRPr="000F350F">
        <w:t xml:space="preserve"> predicting municipal solid </w:t>
      </w:r>
      <w:r w:rsidR="00101EDC" w:rsidRPr="000F350F">
        <w:t>waste</w:t>
      </w:r>
      <w:r w:rsidR="00101EDC">
        <w:t xml:space="preserve"> </w:t>
      </w:r>
      <w:r w:rsidR="00FA4201" w:rsidRPr="000F350F">
        <w:t xml:space="preserve">generation </w:t>
      </w:r>
      <w:r w:rsidR="00FA4201">
        <w:t>is as high as</w:t>
      </w:r>
      <w:r w:rsidR="00FA4201" w:rsidRPr="000F350F">
        <w:t xml:space="preserve"> 84% and 81% respectively </w:t>
      </w:r>
      <w:r w:rsidR="00773270">
        <w:fldChar w:fldCharType="begin"/>
      </w:r>
      <w:r w:rsidR="00773270">
        <w:instrText xml:space="preserve"> ADDIN ZOTERO_ITEM CSL_CITATION {"citationID":"yr7wqnEm","properties":{"formattedCitation":"(Kannangara et al., 2018)","plainCitation":"(Kannangara et al., 2018)","noteIndex":0},"citationItems":[{"id":67,"uris":["http://zotero.org/users/local/M7xOY0ze/items/9BLHGMZ9"],"itemData":{"id":67,"type":"article-journal","abstract":"The main objective of this study was to develop models for accurate prediction of municipal solid waste (MSW) generation and diversion based on demographic and socio-economic variables, with planned application of generating Canada-wide MSW inventories. Models were generated by mapping residential MSW quantities with socio-economic and demographic parameters of 220 municipalities in the province of Ontario, Canada. Two machine learning algorithms, namely decision trees and neural networks, were applied to build the models. Socio-economic variables were derived from Canadian Census data at regional and municipal levels. A data pre-processing and integration framework was developed in Matlab® computing software to generate datasets with sufficient data quantity and quality for modeling. Results showed that machine learning algorithms can be successfully used to generate waste models with good prediction performance. Neural network models had the best performance, describing 72% of variation in the data. The approach proposed in this study demonstrates the feasibility of creating tools that helps in regional waste planning by means of sourcing, pre-processing, integrating and modeling of publically available data from various sources.","container-title":"Waste Management","DOI":"10.1016/j.wasman.2017.11.057","ISSN":"0956-053X","journalAbbreviation":"Waste Management","language":"en","page":"3-15","source":"ScienceDirect","title":"Modeling and prediction of regional municipal solid waste generation and diversion in Canada using machine learning approaches","volume":"74","author":[{"family":"Kannangara","given":"Miyuru"},{"family":"Dua","given":"Rahul"},{"family":"Ahmadi","given":"Leila"},{"family":"Bensebaa","given":"Farid"}],"issued":{"date-parts":[["2018",4,1]]}}}],"schema":"https://github.com/citation-style-language/schema/raw/master/csl-citation.json"} </w:instrText>
      </w:r>
      <w:r w:rsidR="00773270">
        <w:fldChar w:fldCharType="separate"/>
      </w:r>
      <w:r w:rsidR="00773270">
        <w:rPr>
          <w:noProof/>
        </w:rPr>
        <w:t>(Kannangara et al., 2018)</w:t>
      </w:r>
      <w:r w:rsidR="00773270">
        <w:fldChar w:fldCharType="end"/>
      </w:r>
      <w:del w:id="56" w:author="Owen" w:date="2022-04-28T20:56:00Z">
        <w:r w:rsidR="00FA4201" w:rsidRPr="00764B53" w:rsidDel="00773270">
          <w:delText>(</w:delText>
        </w:r>
        <w:r w:rsidR="00627A31" w:rsidDel="00773270">
          <w:fldChar w:fldCharType="begin"/>
        </w:r>
        <w:r w:rsidR="00627A31" w:rsidDel="00773270">
          <w:delInstrText xml:space="preserve"> HYPERLINK \l "l22kannangara2017modeling" </w:delInstrText>
        </w:r>
        <w:r w:rsidR="00627A31" w:rsidDel="00773270">
          <w:fldChar w:fldCharType="separate"/>
        </w:r>
        <w:r w:rsidR="00FA4201" w:rsidRPr="00764B53" w:rsidDel="00773270">
          <w:rPr>
            <w:rStyle w:val="af9"/>
            <w:u w:val="none"/>
          </w:rPr>
          <w:delText>Kannangara et al., 2018</w:delText>
        </w:r>
        <w:r w:rsidR="00627A31" w:rsidDel="00773270">
          <w:rPr>
            <w:rStyle w:val="af9"/>
            <w:u w:val="none"/>
          </w:rPr>
          <w:fldChar w:fldCharType="end"/>
        </w:r>
        <w:r w:rsidR="00FA4201" w:rsidRPr="00764B53" w:rsidDel="00773270">
          <w:delText>)</w:delText>
        </w:r>
      </w:del>
      <w:r w:rsidR="00FA4201" w:rsidRPr="000F350F">
        <w:t xml:space="preserve">. Support Vector Machine (SVM) and Random </w:t>
      </w:r>
      <w:r w:rsidR="00FA4201" w:rsidRPr="000F350F">
        <w:lastRenderedPageBreak/>
        <w:t xml:space="preserve">Forest (RF) </w:t>
      </w:r>
      <w:r w:rsidR="00572308">
        <w:t xml:space="preserve">models also </w:t>
      </w:r>
      <w:r w:rsidR="00FA4201" w:rsidRPr="000F350F">
        <w:t>ha</w:t>
      </w:r>
      <w:r w:rsidR="00FA4201">
        <w:t>d</w:t>
      </w:r>
      <w:r w:rsidR="00FA4201" w:rsidRPr="000F350F">
        <w:t xml:space="preserve"> </w:t>
      </w:r>
      <w:r w:rsidR="00FA4201">
        <w:t xml:space="preserve">a </w:t>
      </w:r>
      <w:r w:rsidR="00FA4201" w:rsidRPr="000F350F">
        <w:t xml:space="preserve">good performance </w:t>
      </w:r>
      <w:r w:rsidR="00115FC6" w:rsidRPr="000F350F">
        <w:t xml:space="preserve">when predicting weekly </w:t>
      </w:r>
      <w:r w:rsidR="00115FC6">
        <w:t>municipal waste</w:t>
      </w:r>
      <w:r w:rsidR="00115FC6" w:rsidRPr="000F350F">
        <w:t xml:space="preserve"> and plastic waste generation</w:t>
      </w:r>
      <w:r w:rsidR="002D65C5">
        <w:t xml:space="preserve"> </w:t>
      </w:r>
      <w:r w:rsidR="00773270">
        <w:fldChar w:fldCharType="begin"/>
      </w:r>
      <w:r w:rsidR="00773270">
        <w:instrText xml:space="preserve"> ADDIN ZOTERO_ITEM CSL_CITATION {"citationID":"SCWbrtf1","properties":{"formattedCitation":"(Kumar et al., 2018)","plainCitation":"(Kumar et al., 2018)","noteIndex":0},"citationItems":[{"id":1,"uris":["http://zotero.org/users/local/M7xOY0ze/items/XIXUZUWE"],"itemData":{"id":1,"type":"article-journal","abstract":"Plastic waste generation is an inevitable product of human activities, however its management faces challenges in many cities. Understanding the existing patterns of plastic waste generation and recycling is essential for effective management planning. The present study established a relationship between plastic waste generation rate and the identified socioeconomic groups, higher socioeconomic group (HSEG), middle socioeconomic group (MSEG), and lower socioeconomic group (LSEG) of the study area (Dhanbad, India). For identification of the socioeconomic groups, four different socioeconomic parameters were considered (total family income, education, occupation and type of houses). The information related to the identified parameters were obtained using questionnaire survey conducted in the selected households. One week plastic waste sampling was carried out in the households of all the socioeconomic groups. The plastic waste generated in the study area was 5.7% of the total municipal solid waste. In terms of total plastic waste generation rate, it was found that HSEG had maximum (51 g/c/d) and LSEG had minimum (8 g/c/d) generation rate. The present study area does not have any formal waste recycling system. Thus, the amount of plastic waste recovered and the revenue generated from recycling of plastic waste by the active informal recyclers (waste pickers, itinerant waste buyers and scrap dealers) in the study area have been evaluated. Additionally, three non-linear machine learning models i.e., artificial neural network (ANN), support vector machine (SVM) and random forest (RF) have been developed and compared for the prediction of plastic waste generation rate.","container-title":"Waste Management","DOI":"10.1016/j.wasman.2018.08.045","ISSN":"0956-053X","journalAbbreviation":"Waste Management","language":"en","page":"781-790","source":"ScienceDirect","title":"Estimation of the generation rate of different types of plastic wastes and possible revenue recovery from informal recycling","volume":"79","author":[{"family":"Kumar","given":"Atul"},{"family":"Samadder","given":"S. R."},{"family":"Kumar","given":"Nitin"},{"family":"Singh","given":"Chandrakant"}],"issued":{"date-parts":[["2018",9,1]]}}}],"schema":"https://github.com/citation-style-language/schema/raw/master/csl-citation.json"} </w:instrText>
      </w:r>
      <w:r w:rsidR="00773270">
        <w:fldChar w:fldCharType="separate"/>
      </w:r>
      <w:r w:rsidR="00773270">
        <w:rPr>
          <w:noProof/>
        </w:rPr>
        <w:t>(Kumar et al., 2018)</w:t>
      </w:r>
      <w:r w:rsidR="00773270">
        <w:fldChar w:fldCharType="end"/>
      </w:r>
      <w:del w:id="57" w:author="Owen" w:date="2022-04-28T20:58:00Z">
        <w:r w:rsidR="00FA4201" w:rsidRPr="000F350F" w:rsidDel="00773270">
          <w:delText>(</w:delText>
        </w:r>
        <w:r w:rsidR="00FA4201" w:rsidRPr="00A1789D" w:rsidDel="00773270">
          <w:rPr>
            <w:color w:val="0070C0"/>
          </w:rPr>
          <w:delText>Abbasi et al., 2013</w:delText>
        </w:r>
        <w:r w:rsidR="00FA4201" w:rsidRPr="00A1789D" w:rsidDel="00773270">
          <w:delText xml:space="preserve">; </w:delText>
        </w:r>
        <w:r w:rsidR="00220C7D" w:rsidDel="00773270">
          <w:fldChar w:fldCharType="begin"/>
        </w:r>
        <w:r w:rsidR="00220C7D" w:rsidDel="00773270">
          <w:delInstrText xml:space="preserve"> HYPERLINK \l "l23kumar2018estimation" </w:delInstrText>
        </w:r>
        <w:r w:rsidR="00220C7D" w:rsidDel="00773270">
          <w:fldChar w:fldCharType="separate"/>
        </w:r>
        <w:r w:rsidR="00FA4201" w:rsidRPr="00764B53" w:rsidDel="00773270">
          <w:rPr>
            <w:rStyle w:val="af9"/>
            <w:u w:val="none"/>
          </w:rPr>
          <w:delText>Kumar et al, 2018</w:delText>
        </w:r>
        <w:r w:rsidR="00220C7D" w:rsidDel="00773270">
          <w:rPr>
            <w:rStyle w:val="af9"/>
            <w:u w:val="none"/>
          </w:rPr>
          <w:fldChar w:fldCharType="end"/>
        </w:r>
        <w:r w:rsidR="00FA4201" w:rsidRPr="000F350F" w:rsidDel="00773270">
          <w:delText>)</w:delText>
        </w:r>
      </w:del>
      <w:r w:rsidR="00FA4201" w:rsidRPr="000F350F">
        <w:t xml:space="preserve">. </w:t>
      </w:r>
      <w:r w:rsidR="00101EDC" w:rsidRPr="00101EDC">
        <w:t xml:space="preserve"> </w:t>
      </w:r>
      <w:r w:rsidR="00101EDC">
        <w:t xml:space="preserve">Due to </w:t>
      </w:r>
      <w:ins w:id="58" w:author="Owen" w:date="2022-04-28T20:58:00Z">
        <w:r w:rsidR="00773270">
          <w:t xml:space="preserve">the </w:t>
        </w:r>
      </w:ins>
      <w:r w:rsidR="00953946">
        <w:t xml:space="preserve">high level of regional diversity within </w:t>
      </w:r>
      <w:r w:rsidR="00101EDC">
        <w:t xml:space="preserve">China, </w:t>
      </w:r>
      <w:r w:rsidR="00467B3F">
        <w:t>incorporating</w:t>
      </w:r>
      <w:r w:rsidR="00101EDC">
        <w:t xml:space="preserve"> regional-specific parameters will </w:t>
      </w:r>
      <w:r w:rsidR="00953946">
        <w:t xml:space="preserve">improve </w:t>
      </w:r>
      <w:r w:rsidR="00101EDC">
        <w:t>model accuracy</w:t>
      </w:r>
      <w:r w:rsidR="00152FF8">
        <w:t xml:space="preserve"> and inform </w:t>
      </w:r>
      <w:r w:rsidR="00953946">
        <w:t xml:space="preserve">regional </w:t>
      </w:r>
      <w:r w:rsidR="00152FF8">
        <w:t>sludge planning</w:t>
      </w:r>
      <w:r w:rsidR="00101EDC">
        <w:t>.</w:t>
      </w:r>
    </w:p>
    <w:p w14:paraId="57290F00" w14:textId="267FC86D"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r w:rsidR="00773270">
        <w:fldChar w:fldCharType="begin"/>
      </w:r>
      <w:r w:rsidR="00773270">
        <w:instrText xml:space="preserve"> ADDIN ZOTERO_ITEM CSL_CITATION {"citationID":"ymEsyCDN","properties":{"formattedCitation":"(Wang et al., 2010, 2016)","plainCitation":"(Wang et al., 2010, 2016)","noteIndex":0},"citationItems":[{"id":36,"uris":["http://zotero.org/users/local/M7xOY0ze/ite</w:instrText>
      </w:r>
      <w:r w:rsidR="00773270">
        <w:rPr>
          <w:rFonts w:hint="eastAsia"/>
        </w:rPr>
        <w:instrText>ms/KCPNK7U5"],"itemData":{"id":36,"type":"article-journal","abstract":"Physical environment, man</w:instrText>
      </w:r>
      <w:r w:rsidR="00773270">
        <w:rPr>
          <w:rFonts w:hint="eastAsia"/>
        </w:rPr>
        <w:instrText>‐</w:instrText>
      </w:r>
      <w:r w:rsidR="00773270">
        <w:rPr>
          <w:rFonts w:hint="eastAsia"/>
        </w:rPr>
        <w:instrText xml:space="preserve">made pollution, nutrition and their mutual interactions can be major causes of human diseases. These disease determinants have distinct spatial distributions </w:instrText>
      </w:r>
      <w:r w:rsidR="00773270">
        <w:instrText>across geographical units, so that their adequate study involves the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w:instrText>
      </w:r>
      <w:r w:rsidR="00773270">
        <w:rPr>
          <w:rFonts w:hint="eastAsia"/>
        </w:rPr>
        <w:instrText>hether the risk factors interact or lead to disease independently. In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made pollution (chemical fertilizer) in the control of the spatial NTD pattern. Ancient materials released from geological faults and subsequently spread along slopes dramatically increase t</w:instrText>
      </w:r>
      <w:r w:rsidR="00773270">
        <w:instrText>he NTD risk. These findings constitute valuable input to disease intervention strategies in the region of interest.","container-title":"International Journal of Geographical Information Science","DOI":"10.1080/13658810802443457","ISSN":"1365-8816","issue"</w:instrText>
      </w:r>
      <w:r w:rsidR="00773270">
        <w:rPr>
          <w:rFonts w:hint="eastAsia"/>
        </w:rPr>
        <w:instrText>:"1","note":"publisher: Taylor &amp; Francis\n_eprint: https://doi.org/10.1080/13658810802443457","page":"107-127","source":"Taylor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Ying"}],"issued":{"date-parts":[["2010",1,1]]}}},{"id":27,"uris":["http://zotero.org/users/local/M7xOY0ze/items/ICZH5NRH"],"itemData":{"id":27,"type":"article-journal","abstract":"Spatial stratified heterogeneit</w:instrText>
      </w:r>
      <w:r w:rsidR="00773270">
        <w:instrText xml:space="preserve">y, referring to the within-strata variance less than the between strata-variance, is ubiquitous in ecological phenomena, such as ecological zones and many ecological variables. Spatial stratified heterogeneity reflects the essence of nature, implies potential distinct mechanisms by strata, suggests possible determinants of the observed process, allows the representativeness of observations of the earth, and enforces the applicability of statistical inferences. In this paper, we propose a q-statistic method to measure the degree of spatial stratified heterogeneity and to test its significance. The q value is within [0,1] (0 if a spatial stratification of heterogeneity is not significant, and 1 if there is a perfect spatial stratification of heterogeneity). The exact probability density function is derived. The q-statistic is illustrated by two examples, wherein we assess the spatial stratified heterogeneities of a hand map and the distribution of the annual NDVI in China.","container-title":"Ecological Indicators","DOI":"10.1016/j.ecolind.2016.02.052","ISSN":"1470-160X","journalAbbreviation":"Ecological Indicators","language":"en","page":"250-256","source":"ScienceDirect","title":"A measure of spatial stratified heterogeneity","volume":"67","author":[{"family":"Wang","given":"Jin-Feng"},{"family":"Zhang","given":"Tong-Lin"},{"family":"Fu","given":"Bo-Jie"}],"issued":{"date-parts":[["2016",8,1]]}}}],"schema":"https://github.com/citation-style-language/schema/raw/master/csl-citation.json"} </w:instrText>
      </w:r>
      <w:r w:rsidR="00773270">
        <w:fldChar w:fldCharType="separate"/>
      </w:r>
      <w:r w:rsidR="00773270">
        <w:rPr>
          <w:noProof/>
        </w:rPr>
        <w:t>(Wang et al., 2010, 2016)</w:t>
      </w:r>
      <w:r w:rsidR="00773270">
        <w:fldChar w:fldCharType="end"/>
      </w:r>
      <w:del w:id="59" w:author="Owen" w:date="2022-04-28T20:59:00Z">
        <w:r w:rsidRPr="000F350F" w:rsidDel="00773270">
          <w:rPr>
            <w:rFonts w:hint="eastAsia"/>
          </w:rPr>
          <w:delText>(</w:delText>
        </w:r>
        <w:r w:rsidR="00220C7D" w:rsidDel="00773270">
          <w:fldChar w:fldCharType="begin"/>
        </w:r>
        <w:r w:rsidR="00220C7D" w:rsidDel="00773270">
          <w:delInstrText xml:space="preserve"> HYPERLINK \l "l24wang2017theory" </w:delInstrText>
        </w:r>
        <w:r w:rsidR="00220C7D" w:rsidDel="00773270">
          <w:fldChar w:fldCharType="separate"/>
        </w:r>
        <w:r w:rsidRPr="00CB2C6B" w:rsidDel="00773270">
          <w:rPr>
            <w:rStyle w:val="af9"/>
            <w:u w:val="none"/>
          </w:rPr>
          <w:delText>Wang et al., 2017</w:delText>
        </w:r>
        <w:r w:rsidR="00220C7D" w:rsidDel="00773270">
          <w:rPr>
            <w:rStyle w:val="af9"/>
            <w:u w:val="none"/>
          </w:rPr>
          <w:fldChar w:fldCharType="end"/>
        </w:r>
        <w:r w:rsidRPr="00CB2C6B" w:rsidDel="00773270">
          <w:delText xml:space="preserve">; </w:delText>
        </w:r>
        <w:r w:rsidR="00220C7D" w:rsidDel="00773270">
          <w:fldChar w:fldCharType="begin"/>
        </w:r>
        <w:r w:rsidR="00220C7D" w:rsidDel="00773270">
          <w:delInstrText xml:space="preserve"> HYPERLINK \l "l25wang2016a" </w:delInstrText>
        </w:r>
        <w:r w:rsidR="00220C7D" w:rsidDel="00773270">
          <w:fldChar w:fldCharType="separate"/>
        </w:r>
        <w:r w:rsidRPr="00CB2C6B" w:rsidDel="00773270">
          <w:rPr>
            <w:rStyle w:val="af9"/>
            <w:u w:val="none"/>
          </w:rPr>
          <w:delText>Wang et al., 2016</w:delText>
        </w:r>
        <w:r w:rsidR="00220C7D" w:rsidDel="00773270">
          <w:rPr>
            <w:rStyle w:val="af9"/>
            <w:u w:val="none"/>
          </w:rPr>
          <w:fldChar w:fldCharType="end"/>
        </w:r>
        <w:r w:rsidRPr="000F350F" w:rsidDel="00773270">
          <w:delText>)</w:delText>
        </w:r>
      </w:del>
      <w:r w:rsidR="00574989">
        <w:t>, and</w:t>
      </w:r>
      <w:r w:rsidRPr="000F350F">
        <w:t xml:space="preserve"> has been widely used in environment</w:t>
      </w:r>
      <w:ins w:id="60" w:author="Owen" w:date="2022-04-28T20:59:00Z">
        <w:r w:rsidR="00773270">
          <w:t xml:space="preserve"> </w:t>
        </w:r>
      </w:ins>
      <w:r w:rsidR="00773270">
        <w:fldChar w:fldCharType="begin"/>
      </w:r>
      <w:r w:rsidR="00773270">
        <w:instrText xml:space="preserve"> ADDIN ZOTERO_ITEM CSL_CITATION {"citationID":"W2FZiwVr","properties":{"formattedCitation":"(Wu et al., 2016)","plainCitation":"(Wu et al., 2016)","noteIndex":0},"citationItems":[{"id":76,"uris":["http://zotero.org/users/local/M7xOY0ze/items/MJ8H7VSR"],"itemData":{"id":76,"type":"article-journal","abstract":"Studying the influencing factors of carbon dioxide emissions is not only practically but also theoretically crucial for establishing regional carbon-reduction policies, developing low-carbon economy and solving the climate problems. Therefore, we used a geographical detector model which is consists of four parts, i.e., risk detector, factor detector, ecological detector and interaction detector to analyze the effect of these social economic factors, i.e., GDP, industrial structure, urbanization rate, economic growth rate, population and road density on the increase of energy consumption carbon dioxide emissions in industrial sector in Inner Mongolia northeast of China. Thus, combining with the result of four detectors, we found that GDP and population more influence than economic growth rate, industrial structure, urbanization rate and road density. The interactive effect of any two influencing factors enhances the increase of the carbon dioxide emissions. The findings of this research have significant policy implications for regions like Inner Mongolia.","container-title":"Sustainability","DOI":"10.3390/su8020149","ISSN":"2071-1050","issue":"2","language":"en","note":"number: 2\npublisher: Multidisciplinary Digital Publishing Institute","page":"149","source":"www.mdpi.com","title":"Geographical Detector Model for Influencing Factors of Industrial Sector Carbon Dioxide Emissions in Inner Mongolia, China","volume":"8","author":[{"family":"Wu","given":"Rina"},{"family":"Zhang","given":"Jiquan"},{"family":"Bao","given":"Yuhai"},{"family":"Zhang","given":"Feng"}],"issued":{"date-parts":[["2016",2]]}}}],"schema":"https://github.com/citation-style-language/schema/raw/master/csl-citation.json"} </w:instrText>
      </w:r>
      <w:r w:rsidR="00773270">
        <w:fldChar w:fldCharType="separate"/>
      </w:r>
      <w:r w:rsidR="00773270">
        <w:rPr>
          <w:noProof/>
        </w:rPr>
        <w:t>(Wu et al., 2016)</w:t>
      </w:r>
      <w:r w:rsidR="00773270">
        <w:fldChar w:fldCharType="end"/>
      </w:r>
      <w:del w:id="61" w:author="Owen" w:date="2022-04-28T20:59:00Z">
        <w:r w:rsidRPr="000F350F" w:rsidDel="00773270">
          <w:delText xml:space="preserve"> (</w:delText>
        </w:r>
        <w:r w:rsidR="00220C7D" w:rsidDel="00773270">
          <w:fldChar w:fldCharType="begin"/>
        </w:r>
        <w:r w:rsidR="00220C7D" w:rsidDel="00773270">
          <w:delInstrText xml:space="preserve"> HYPERLINK \l "l26wu2016geographical" </w:delInstrText>
        </w:r>
        <w:r w:rsidR="00220C7D" w:rsidDel="00773270">
          <w:fldChar w:fldCharType="separate"/>
        </w:r>
        <w:r w:rsidRPr="00CB2C6B" w:rsidDel="00773270">
          <w:rPr>
            <w:rStyle w:val="af9"/>
            <w:u w:val="none"/>
          </w:rPr>
          <w:delText>Wu et al., 2016</w:delText>
        </w:r>
        <w:r w:rsidR="00220C7D" w:rsidDel="00773270">
          <w:rPr>
            <w:rStyle w:val="af9"/>
            <w:u w:val="none"/>
          </w:rPr>
          <w:fldChar w:fldCharType="end"/>
        </w:r>
        <w:r w:rsidRPr="000F350F" w:rsidDel="00773270">
          <w:delText>)</w:delText>
        </w:r>
      </w:del>
      <w:r w:rsidRPr="000F350F">
        <w:t xml:space="preserve">, geology </w:t>
      </w:r>
      <w:r w:rsidR="00773270">
        <w:fldChar w:fldCharType="begin"/>
      </w:r>
      <w:r w:rsidR="00773270">
        <w:instrText xml:space="preserve"> ADDIN ZOTERO_ITEM CSL_CITATION {"citationID":"rxqH5loa","properties":{"formattedCitation":"(Luo et al., 2016)","plainCitation":"(Luo et al., 2016)","noteIndex":0},"citationItems":[{"id":83,"uris":["http://zotero.org/users/local/M7xOY0ze/items/RA9U8NAF"],"itemData":{"id":83,"type":"article-journal","abstract":"Previous studies of land dissection density (D) often find contradictory results regarding factors controlling its spatial variation. We hypothesize that the dominant controlling factors (and the interactions between them) vary from region to region due to differences in each region's local characteristics and geologic history. We test this hypothesis by applying a geographical detector method to eight physiographic divisions of the conterminous United States and identify the dominant factor(s) in each. The geographical detector method computes the power of determinant (q) that quantitatively measures the affinity between the factor considered and D. Results show that the factor (or factor combination) with the largest q value is different for physiographic regions with different characteristics and geologic histories. For example, lithology dominates in mountainous regions, curvature dominates in plains, and glaciation dominates in previously glaciated areas. The geographical detector method offers an objective framework for revealing factors controlling Earth surface processes.","container-title":"Geophysical Research Letters","DOI":"10.1002/2015GL066941","ISSN":"1944-8007","issue":"2","language":"en","note":"_eprint: https://onlinelibrary.wiley.com/doi/pdf/10.1002/2015GL066941","page":"692-700","source":"Wiley Online Library","title":"Spatial association between dissection density and environmental factors over the entire conterminous United States","volume":"43","author":[{"family":"Luo","given":"Wei"},{"family":"Jasiewicz","given":"Jaroslaw"},{"family":"Stepinski","given":"Tomasz"},{"family":"Wang","given":"Jinfeng"},{"family":"Xu","given":"Chengdong"},{"family":"Cang","given":"Xuezhi"}],"issued":{"date-parts":[["2016"]]}}}],"schema":"https://github.com/citation-style-language/schema/raw/master/csl-citation.json"} </w:instrText>
      </w:r>
      <w:r w:rsidR="00773270">
        <w:fldChar w:fldCharType="separate"/>
      </w:r>
      <w:r w:rsidR="00773270">
        <w:rPr>
          <w:noProof/>
        </w:rPr>
        <w:t>(Luo et al., 2016)</w:t>
      </w:r>
      <w:r w:rsidR="00773270">
        <w:fldChar w:fldCharType="end"/>
      </w:r>
      <w:del w:id="62" w:author="Owen" w:date="2022-04-28T21:00:00Z">
        <w:r w:rsidRPr="000F350F" w:rsidDel="00773270">
          <w:delText>(</w:delText>
        </w:r>
        <w:r w:rsidR="00220C7D" w:rsidDel="00773270">
          <w:fldChar w:fldCharType="begin"/>
        </w:r>
        <w:r w:rsidR="00220C7D" w:rsidDel="00773270">
          <w:delInstrText xml:space="preserve"> HYPERLINK \l "l27luo2016spatial" </w:delInstrText>
        </w:r>
        <w:r w:rsidR="00220C7D" w:rsidDel="00773270">
          <w:fldChar w:fldCharType="separate"/>
        </w:r>
        <w:r w:rsidRPr="00CB2C6B" w:rsidDel="00773270">
          <w:rPr>
            <w:rStyle w:val="af9"/>
            <w:u w:val="none"/>
          </w:rPr>
          <w:delText>Luo et al., 2016</w:delText>
        </w:r>
        <w:r w:rsidR="00220C7D" w:rsidDel="00773270">
          <w:rPr>
            <w:rStyle w:val="af9"/>
            <w:u w:val="none"/>
          </w:rPr>
          <w:fldChar w:fldCharType="end"/>
        </w:r>
        <w:r w:rsidRPr="000F350F" w:rsidDel="00773270">
          <w:delText>)</w:delText>
        </w:r>
      </w:del>
      <w:r w:rsidRPr="000F350F">
        <w:t>, health</w:t>
      </w:r>
      <w:ins w:id="63" w:author="Owen" w:date="2022-04-28T21:00:00Z">
        <w:r w:rsidR="00773270">
          <w:t xml:space="preserve"> </w:t>
        </w:r>
      </w:ins>
      <w:r w:rsidR="00773270">
        <w:fldChar w:fldCharType="begin"/>
      </w:r>
      <w:r w:rsidR="00773270">
        <w:instrText xml:space="preserve"> ADDIN ZOTERO_ITEM CSL_CITATION {"citationID":"8QOpzsgN","properties":{"formattedCitation":"(Huang et al., 2014; Wang et al., 2010)","plainCitation":"(Huang et al., 2014; Wang et al., 2010)","noteIndex":0},"citationItems":[{"id":46,"uris":["http://zotero.org/users/local/M7xOY0ze/items/UKSJIWUA"],"itemData":{"id":46,"type":"article-journal","abstract":"Hand, foot and mouth disease (HFMD) is a common infectious disease, causing thousands of deaths among children in China over the past two decades. Environmental risk factors such as meteorological factors, population factors and economic factors may affect the incidence of HFMD. In the current paper, we used a novel model—geographical detector technique to analyze the effect of these factors on the incidence of HFMD in China. We collected HFMD cases from 2,309 counties during May 2008 in China. The monthly cumulative incidence of HFMD was calculated for children aged 0–9 years. Potential risk factors included meteorological factors, economic factors, and population density factors. Four geographical detectors (risk detector, factor detector, ecological detector, and interaction detector) were used to analyze the effects of some potential risk factors on the incidence of HFMD in China. We found that tertiary industry and children exert more influence than first industry and middle school students on the incidence of HFMD. The interactive effect of any two risk factors increases the hazard for HFMD transmission.","container-title":"International Journal of Environmental Research and Public Health","DOI":"10.3390/ijerph110303407","ISSN":"1660-4601","issue":"3","language":"en","note":"number: 3\npublisher: Multidisciplinary Digital Publishing Institute","page":"3407-3423","source":"www.mdpi.com","title":"Identification of Health Risks of Hand, Foot and Mouth Disease in China Using the Geographical Detector Technique","volume":"11","author":[{"family":"Huang","given":"Jixia"},{"family":"Wang","given":"Jinfeng"},{"family":"Bo","given":"Yanchen"},{"family":"Xu","given":"Chengdong"},{"family":"Hu","given":"Maogui"},{"family":"Huang","given":"Dacang"}],"issued":{"date-parts":[["2014",3]]}}},{"id":36,"uris":["http://zotero.org/users/local/M7xOY0ze/items/KCPNK7U5"],"itemData":{"id":36,"type":"article-journal","abstract</w:instrText>
      </w:r>
      <w:r w:rsidR="00773270">
        <w:rPr>
          <w:rFonts w:hint="eastAsia"/>
        </w:rPr>
        <w:instrText>":"Physical environment, man</w:instrText>
      </w:r>
      <w:r w:rsidR="00773270">
        <w:rPr>
          <w:rFonts w:hint="eastAsia"/>
        </w:rPr>
        <w:instrText>‐</w:instrText>
      </w:r>
      <w:r w:rsidR="00773270">
        <w:rPr>
          <w:rFonts w:hint="eastAsia"/>
        </w:rPr>
        <w:instrText>made pollution, nutrition and their mutual interactions can be major causes of human diseases. These disease determinants have distinct spatial distributions across geographical units, so that their adequate study involves the</w:instrText>
      </w:r>
      <w:r w:rsidR="00773270">
        <w:instrText xml:space="preserv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whether the risk factors interact or lead to disease independently. I</w:instrText>
      </w:r>
      <w:r w:rsidR="00773270">
        <w:rPr>
          <w:rFonts w:hint="eastAsia"/>
        </w:rPr>
        <w:instrText>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w:instrText>
      </w:r>
      <w:r w:rsidR="00773270">
        <w:instrText>e pollution (chemical fertilizer) in the control of the spatial NTD pattern. Ancient materials released from geological faults and subsequently spread along slopes dramatically increase the NTD risk. These findings constitute valuable input to disease intervention strategies in the region of interest.","container-title":"International Journal of Geographical Information Science","DOI":"10.1080/13658810802443457","ISSN":"1365-8816","issue":"1","note":"publisher: Taylor &amp; Francis\n_eprint: https://doi.org/1</w:instrText>
      </w:r>
      <w:r w:rsidR="00773270">
        <w:rPr>
          <w:rFonts w:hint="eastAsia"/>
        </w:rPr>
        <w:instrText>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w:instrText>
      </w:r>
      <w:r w:rsidR="00773270">
        <w:instrText xml:space="preserve">parts":[["2010",1,1]]}}}],"schema":"https://github.com/citation-style-language/schema/raw/master/csl-citation.json"} </w:instrText>
      </w:r>
      <w:r w:rsidR="00773270">
        <w:fldChar w:fldCharType="separate"/>
      </w:r>
      <w:r w:rsidR="00773270">
        <w:rPr>
          <w:noProof/>
        </w:rPr>
        <w:t>(Huang et al., 2014; Wang et al., 2010)</w:t>
      </w:r>
      <w:r w:rsidR="00773270">
        <w:fldChar w:fldCharType="end"/>
      </w:r>
      <w:del w:id="64" w:author="Owen" w:date="2022-04-28T21:00:00Z">
        <w:r w:rsidRPr="000F350F" w:rsidDel="00773270">
          <w:delText xml:space="preserve"> </w:delText>
        </w:r>
      </w:del>
      <w:ins w:id="65" w:author="Owen" w:date="2022-04-28T21:00:00Z">
        <w:r w:rsidR="00773270">
          <w:t xml:space="preserve"> </w:t>
        </w:r>
      </w:ins>
      <w:del w:id="66" w:author="Owen" w:date="2022-04-28T21:00:00Z">
        <w:r w:rsidRPr="000F350F" w:rsidDel="00773270">
          <w:delText>(</w:delText>
        </w:r>
        <w:r w:rsidR="00220C7D" w:rsidDel="00773270">
          <w:fldChar w:fldCharType="begin"/>
        </w:r>
        <w:r w:rsidR="00220C7D" w:rsidDel="00773270">
          <w:delInstrText xml:space="preserve"> HYPERLINK \l "l28wang2010geographical" </w:delInstrText>
        </w:r>
        <w:r w:rsidR="00220C7D" w:rsidDel="00773270">
          <w:fldChar w:fldCharType="separate"/>
        </w:r>
        <w:r w:rsidRPr="00CB2C6B" w:rsidDel="00773270">
          <w:rPr>
            <w:rStyle w:val="af9"/>
            <w:u w:val="none"/>
          </w:rPr>
          <w:delText>Wang et al., 2010</w:delText>
        </w:r>
        <w:r w:rsidR="00220C7D" w:rsidDel="00773270">
          <w:rPr>
            <w:rStyle w:val="af9"/>
            <w:u w:val="none"/>
          </w:rPr>
          <w:fldChar w:fldCharType="end"/>
        </w:r>
        <w:r w:rsidRPr="00CB2C6B" w:rsidDel="00773270">
          <w:delText xml:space="preserve">; </w:delText>
        </w:r>
        <w:bookmarkStart w:id="67" w:name="huang"/>
        <w:r w:rsidR="00A1789D" w:rsidRPr="00A1789D" w:rsidDel="00773270">
          <w:fldChar w:fldCharType="begin"/>
        </w:r>
        <w:r w:rsidR="00A1789D" w:rsidRPr="00A1789D" w:rsidDel="00773270">
          <w:delInstrText xml:space="preserve"> HYPERLINK  \l "huang" </w:delInstrText>
        </w:r>
        <w:r w:rsidR="00A1789D" w:rsidRPr="00A1789D" w:rsidDel="00773270">
          <w:fldChar w:fldCharType="separate"/>
        </w:r>
        <w:r w:rsidRPr="00D96090" w:rsidDel="00773270">
          <w:rPr>
            <w:rStyle w:val="af9"/>
            <w:u w:val="none"/>
          </w:rPr>
          <w:delText>Huang et al., 2014</w:delText>
        </w:r>
        <w:bookmarkEnd w:id="67"/>
        <w:r w:rsidR="00A1789D" w:rsidRPr="00A1789D" w:rsidDel="00773270">
          <w:fldChar w:fldCharType="end"/>
        </w:r>
        <w:r w:rsidRPr="000F350F" w:rsidDel="00773270">
          <w:delText xml:space="preserve">) </w:delText>
        </w:r>
      </w:del>
      <w:r w:rsidRPr="000F350F">
        <w:t>and other fields.</w:t>
      </w:r>
    </w:p>
    <w:p w14:paraId="726C27C2" w14:textId="0E0CC9AB"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analysis </w:t>
      </w:r>
      <w:r>
        <w:t>is</w:t>
      </w:r>
      <w:r w:rsidRPr="000F350F">
        <w:t xml:space="preserve"> </w:t>
      </w:r>
      <w:r w:rsidR="00037256">
        <w:t xml:space="preserve">often </w:t>
      </w:r>
      <w:r w:rsidRPr="000F350F">
        <w:t>used</w:t>
      </w:r>
      <w:r>
        <w:t xml:space="preserve"> to</w:t>
      </w:r>
      <w:r w:rsidRPr="000F350F">
        <w:t xml:space="preserve"> help assess environmental interactions of human activity and the effectiveness of different pollution treatment methods</w:t>
      </w:r>
      <w:ins w:id="68" w:author="Owen" w:date="2022-04-28T21:00:00Z">
        <w:r w:rsidR="00381601">
          <w:t xml:space="preserve"> </w:t>
        </w:r>
      </w:ins>
      <w:r w:rsidR="00381601">
        <w:fldChar w:fldCharType="begin"/>
      </w:r>
      <w:r w:rsidR="00381601">
        <w:instrText xml:space="preserve"> ADDIN ZOTERO_ITEM CSL_CITATION {"citationID":"Cu46rzqS","properties":{"formattedCitation":"(Zhang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381601">
        <w:rPr>
          <w:noProof/>
        </w:rPr>
        <w:t>(Zhang et al., 2021)</w:t>
      </w:r>
      <w:r w:rsidR="00381601">
        <w:fldChar w:fldCharType="end"/>
      </w:r>
      <w:del w:id="69" w:author="Owen" w:date="2022-04-28T21:02:00Z">
        <w:r w:rsidRPr="000F350F" w:rsidDel="00381601">
          <w:delText xml:space="preserve"> (</w:delText>
        </w:r>
        <w:r w:rsidR="00220C7D" w:rsidDel="00381601">
          <w:fldChar w:fldCharType="begin"/>
        </w:r>
        <w:r w:rsidR="00220C7D" w:rsidDel="00381601">
          <w:delInstrText xml:space="preserve"> HYPERLINK \l "l29zhang2021modelling" </w:delInstrText>
        </w:r>
        <w:r w:rsidR="00220C7D" w:rsidDel="00381601">
          <w:fldChar w:fldCharType="separate"/>
        </w:r>
        <w:r w:rsidRPr="00CB2C6B" w:rsidDel="00381601">
          <w:rPr>
            <w:rStyle w:val="af9"/>
            <w:u w:val="none"/>
          </w:rPr>
          <w:delText>Zhang et al., 2021</w:delText>
        </w:r>
        <w:r w:rsidR="00220C7D" w:rsidDel="00381601">
          <w:rPr>
            <w:rStyle w:val="af9"/>
            <w:u w:val="none"/>
          </w:rPr>
          <w:fldChar w:fldCharType="end"/>
        </w:r>
        <w:r w:rsidRPr="000F350F" w:rsidDel="00381601">
          <w:delText>)</w:delText>
        </w:r>
      </w:del>
      <w:r w:rsidRPr="000F350F">
        <w:t>. Shared Socio</w:t>
      </w:r>
      <w:ins w:id="70" w:author="Owen" w:date="2022-04-28T21:02:00Z">
        <w:r w:rsidR="00381601">
          <w:t>-</w:t>
        </w:r>
      </w:ins>
      <w:r w:rsidRPr="000F350F">
        <w:t xml:space="preserve">economic Pathways (SSPs) is </w:t>
      </w:r>
      <w:r w:rsidR="00574989">
        <w:t>a</w:t>
      </w:r>
      <w:r w:rsidRPr="000F350F">
        <w:t xml:space="preserve"> widely</w:t>
      </w:r>
      <w:r w:rsidR="00037256">
        <w:t>-</w:t>
      </w:r>
      <w:r w:rsidRPr="000F350F">
        <w:t xml:space="preserve">used framework </w:t>
      </w:r>
      <w:r w:rsidR="00574989">
        <w:t>for</w:t>
      </w:r>
      <w:r w:rsidRPr="000F350F">
        <w:t xml:space="preserve"> environmental scenario analysis</w:t>
      </w:r>
      <w:r>
        <w:t xml:space="preserve"> </w:t>
      </w:r>
      <w:r w:rsidR="00381601">
        <w:fldChar w:fldCharType="begin"/>
      </w:r>
      <w:r w:rsidR="00381601">
        <w:instrText xml:space="preserve"> ADDIN ZOTERO_ITEM CSL_CITATION {"citationID":"NYzReZxs","properties":{"formattedCitation":"(Kriegler et al., 2012; O\\uc0\\u8217{}Neill et al., 2017; van Puijenbroek et al., 2019; van Vuuren et al., 2012; Zhang et al., 2017, 2021)","plainCitation":"(Kriegler et al., 2012; O’Neill et al., 2017; van Puijenbroek et al., 2019; van Vuuren et al., 2012; Zhang et al., 2017, 2021)","noteIndex":0},"citationItems":[{"id":17,"uris":["http://zotero.org/users/local/M7xOY0ze/items/9JGTYXU6"],"itemData":{"id":17,"type":"article-journal","abstract":"Socio-economic scenarios constitute an important tool for exploring the long-term consequences of anthropogenic climate change and available response options. A more consistent use of socio-economic scenarios that would allow an integrated perspective on mitigation, adaptation and residual climate impacts remains a major challenge. We assert that the identification of a set of global narratives and socio-economic pathways offering scalability to different regional contexts, a reasonable coverage of key socio-economic dimensions and relevant futures, and a sophisticated approach to separating climate policy from counter-factual “no policy” scenarios would be an important step toward meeting this challenge. To this end, we introduce the concept of “shared socio-economic (reference) pathways”. Sufficient coverage of the relevant socio-economic dimensions may be achieved by locating the pathways along the dimensions of challenges to mitigation and to adaptation. The pathways should be specified in an iterative manner and with close collaboration between integrated assessment modelers and impact, adaptation and vulnerability researchers to assure coverage of key dimensions, sufficient scalability and widespread adoption. They can be used not only as inputs to analyses, but also to collect the results of different climate change analyses in a matrix defined by two dimensions: climate exposure as characterized by a radiative forcing or temperature level and socio-economic development as classified by the pathways. For some applications, socio-economic pathways may have to be augmented by “shared climate policy assumptions” capturing global components of climate policies that some studies may require as inputs. We conclude that the development of shared socio-economic (reference) pathways, and integrated socio-economic scenarios more broadly, is a useful focal point for collaborative efforts between integrated assessment and impact, adaptation and vulnerability researchers.","container-title":"Global Environmental Change","DOI":"10.1016/j.gloenvcha.2012.05.005","ISSN":"0959-3780","issue":"4","journalAbbreviation":"Global Environmental Change","language":"en","page":"807-822","source":"ScienceDirect","title":"The need for and use of socio-economic scenarios for climate change analysis: A new approach based on shared socio-economic pathways","title-short":"The need for and use of socio-economic scenarios for climate change analysis","volume":"22","author":[{"family":"Kriegler","given":"Elmar"},{"family":"O’Neill","given":"Brian C."},{"family":"Hallegatte","given":"Stephane"},{"family":"Kram","given":"Tom"},{"family":"Lempert","given":"Robert J."},{"family":"Moss","given":"Richard H."},{"family":"Wilbanks","given":"Thomas"}],"issued":{"date-parts":[["2012",10,1]]}}},{"id":73,"uris":["http://zotero.org/users/local/M7xOY0ze/items/3W2PYXD3"],"itemData":{"id":73,"type":"article-journal","abstract":"Long-term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id":61,"uris":["http://zotero.org/users/local/M7xOY0ze/items/XZ8BLETN"],"itemData":{"id":61,"type":"article-journal","abstract":"This paper presents global estimates of nutrient discharge from households to surface water based on the relationships between income and human emissions represented by protein consumption, degree of connection to sewerage systems, presence of wastewater treatment plants and their level of nutrient removal efficiency. These relationships were used to construct scenarios for discharge of nutrients with waste water based on the five Shared Socio-economic Pathways for the period from 1970 to 2050. The number of inhabitants connected to a sewerage system will increase by 2–4 billion people between 2010 and 2050. Despite the enhanced nutrient removal by wastewater treatment, which will increase by 10%–40% between 2010 and 2050, nutrient discharge to surface water will increase in all scenarios by 10%–70% (from 10.4 Tg nitrogen (N) in 2010 to 13.5–17.9 Tg N by 2050 and from 1.5 Tg phosphorus (P) in 2010 to 1.6–2.4 Tg P by 2050). In most developing countries, nutrient discharge to surface water will strongly increase over the next decades, and in developed countries it will stabilize or decrease slightly. A global decrease in nutrient discharge is possible only when wastewater treatment plants are extended with at least tertiary treatment in developing countries and with advanced treatment in the developed countries. In future urban areas that will be developed over the 2010–2050 period, options for recycling can be included in wastewater management systems. A separate collection system for urine can yield 15 Tg N yr−1 and 1.2 Tg P yr−1, which can be made available for recycling in agriculture. The SDG 6.3 about safely treated waste water by 2030 will be reached in the developed countries in 2030. In the developing countries, the goal will be reached by 2050 only under SSP1, SSP2 and SSP5.","container-title":"Journal of Environmental Management","DOI":"10.1016/j.jenvman.2018.10.048","ISSN":"0301-4797","journalAbbreviation":"Journal of Environmental Management","language":"en","page":"446-456","source":"ScienceDirect","title":"Global nitrogen and phosphorus in urban waste water based on the Shared Socio-economic pathways","volume":"231","author":[{"family":"Puijenbroek","given":"P. J. T. M.","non-dropping-particle":"van"},{"family":"Beusen","given":"A. H. W."},{"family":"Bouwman","given":"A. F."}],"issued":{"date-parts":[["2019",2,1]]}}},{"id":10,"uris":["http://zotero.org/users/local/M7xOY0ze/items/Y4EYGFHZ"],"itemData":{"id":10,"type":"article-journal","abstract":"Over the last 10 years a large set of global environmental assessment studies has been published that include scenario projections. Comparison of these studies shows that there is actually a limited set of scenario families that form the basis of many scenarios used in different environmental assessments. Mapping these scenario families allow a simpler comparison across the different assessments. The fact that many assessments can be positioned within these families gives some confidence of their relevance. It is also noticeable that several recent assessments have been focusing on more focussed policy-scenarios as variant to a single baseline. This is partly a response to a different stage in the policy-making process. While there are clear advantages of both categories of scenarios (explorative scenarios and baseline/policy variants), it might be important to test the robustness of scenario outcomes of the policy-scenario approach against the different storyline scenario-families identified in this paper.","container-title":"Global Environmental Change","DOI":"10.1016/j.gloenvcha.2012.06.001","ISSN":"0959-3780","issue":"4","journalAbbreviation":"Global Environmental Change","language":"en","page":"884-895","source":"ScienceDirect","title":"Scenarios in Global Environmental Assessments: Key characteristics and lessons for future use","title-short":"Scenarios in Global Environmental Assessments","volume":"22","author":[{"family":"Vuuren","given":"Detlef P.","non-dropping-particle":"van"},{"family":"Kok","given":"Marcel T. J."},{"family":"Girod","given":"Bastien"},{"family":"Lucas","given":"Paul L."},{"family":"Vries","given":"Bert","non-dropping-particle":"de"}],"issued":{"date-parts":[["2012",10,1]]}}},{"id":8,"uris":["http://zotero.org/users/local/M7xOY0ze/items/KNG5DJ8N"],"itemData":{"id":8,"type":"article-journal","abstract":"Understanding the impacts of urban expansion on ecosystem services (ESs) is important for sustainable development on regional and global scales. However, due to the uncertainty of future socioeconomic development and the complexity of urban expansion, assessing the impacts of future urban expansion on ESs remains challenging. In this study, we simulated the urban expansion in the Beijing-Tianjin-Hebei (BTH) urban agglomeration in China from 2013 to 2040, and assessed its potential impacts on ESs based on the Shared Socioeconomic Pathways (SSPs) and the Land Use Scenario Dynamics-urban (LUSD-urban) model. We found that urban land in the BTH urban agglomeration is expected to increase from 7605.25km2 in 2013 to 9401.75–11,936.00km2 in 2040. With continuing urban expansion, food production (FP), carbon storage (CS), water retention (WR), and air purification (AP) will decrease by 1.34–3.16%, 0.68–1.60%, 0.80–1.89%, and 0.37–0.87%, respectively. The conversion of cropland to urban land will be the main cause of ES losses. During 2013–2040, the losses of ESs caused by this conversion will account for 83.66–97.11% of the total losses in the whole region. Furthermore, the ES losses can cause considerable negative impacts on human well-being. The loss of FP will be equivalent to the food requirement of 3.68–8.61% of the total population in 2040, and the loss of CS will be 2.55–6.01% of the total standard coal consumption in 2013. To ensure sustainable development in the region, we suggest that effective policies and regulations should be implemented to protect cropland with high ES values from urban expansion.","container-title":"Resources, Conservation and Recycling","DOI":"10.1016/j.resconrec.2017.06.003","ISSN":"0921-3449","journalAbbreviation":"Resources, Conservation and Recycling","language":"en","page":"115-130","source":"ScienceDirect","title":"Impacts of urban expansion on ecosystem services in the Beijing-Tianjin-Hebei urban agglomeration, China: A scenario analysis based on the Shared Socioeconomic Pathways","title-short":"Impacts of urban expansion on ecosystem services in the Beijing-Tianjin-Hebei urban agglomeration, China","volume":"125","author":[{"family":"Zhang","given":"Da"},{"family":"Huang","given":"Qingxu"},{"family":"He","given":"Chunyang"},{"family":"Wu","given":"Jianguo"}],"issued":{"date-parts":[["2017",10,1]]}}},{"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381601" w:rsidRPr="00381601">
        <w:rPr>
          <w:rFonts w:cs="Times New Roman"/>
          <w:kern w:val="0"/>
        </w:rPr>
        <w:t>(</w:t>
      </w:r>
      <w:proofErr w:type="spellStart"/>
      <w:r w:rsidR="00381601" w:rsidRPr="00381601">
        <w:rPr>
          <w:rFonts w:cs="Times New Roman"/>
          <w:kern w:val="0"/>
        </w:rPr>
        <w:t>Kriegler</w:t>
      </w:r>
      <w:proofErr w:type="spellEnd"/>
      <w:r w:rsidR="00381601" w:rsidRPr="00381601">
        <w:rPr>
          <w:rFonts w:cs="Times New Roman"/>
          <w:kern w:val="0"/>
        </w:rPr>
        <w:t xml:space="preserve"> et al., 2012; O’Neill et al., 2017; van </w:t>
      </w:r>
      <w:proofErr w:type="spellStart"/>
      <w:r w:rsidR="00381601" w:rsidRPr="00381601">
        <w:rPr>
          <w:rFonts w:cs="Times New Roman"/>
          <w:kern w:val="0"/>
        </w:rPr>
        <w:t>Puijenbroek</w:t>
      </w:r>
      <w:proofErr w:type="spellEnd"/>
      <w:r w:rsidR="00381601" w:rsidRPr="00381601">
        <w:rPr>
          <w:rFonts w:cs="Times New Roman"/>
          <w:kern w:val="0"/>
        </w:rPr>
        <w:t xml:space="preserve"> et al., 2019; van Vuuren et al., 2012; Zhang et al., 2017, 2021)</w:t>
      </w:r>
      <w:r w:rsidR="00381601">
        <w:fldChar w:fldCharType="end"/>
      </w:r>
      <w:del w:id="71" w:author="Owen" w:date="2022-04-28T21:04:00Z">
        <w:r w:rsidRPr="00EF30EF" w:rsidDel="00381601">
          <w:delText>(</w:delText>
        </w:r>
        <w:r w:rsidR="00220C7D" w:rsidDel="00381601">
          <w:fldChar w:fldCharType="begin"/>
        </w:r>
        <w:r w:rsidR="00220C7D" w:rsidDel="00381601">
          <w:delInstrText xml:space="preserve"> HYPERLINK \l "l29zhang2021modelling" </w:delInstrText>
        </w:r>
        <w:r w:rsidR="00220C7D" w:rsidDel="00381601">
          <w:fldChar w:fldCharType="separate"/>
        </w:r>
        <w:r w:rsidRPr="00EF30EF" w:rsidDel="00381601">
          <w:rPr>
            <w:rStyle w:val="af9"/>
            <w:u w:val="none"/>
          </w:rPr>
          <w:delText>Zhang et al., 2021</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"l30puijenbroek2018global" </w:delInstrText>
        </w:r>
        <w:r w:rsidR="00220C7D" w:rsidDel="00381601">
          <w:fldChar w:fldCharType="separate"/>
        </w:r>
        <w:r w:rsidRPr="00EF30EF" w:rsidDel="00381601">
          <w:rPr>
            <w:rStyle w:val="af9"/>
            <w:u w:val="none"/>
          </w:rPr>
          <w:delText>Puijenbroek et al., 2019</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"l31detlef2012scenario" </w:delInstrText>
        </w:r>
        <w:r w:rsidR="00220C7D" w:rsidDel="00381601">
          <w:fldChar w:fldCharType="separate"/>
        </w:r>
        <w:r w:rsidRPr="00EF30EF" w:rsidDel="00381601">
          <w:rPr>
            <w:rStyle w:val="af9"/>
            <w:u w:val="none"/>
          </w:rPr>
          <w:delText>Detlef et al., 2012</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"l32elmar2012the" </w:delInstrText>
        </w:r>
        <w:r w:rsidR="00220C7D" w:rsidDel="00381601">
          <w:fldChar w:fldCharType="separate"/>
        </w:r>
        <w:r w:rsidRPr="00EF30EF" w:rsidDel="00381601">
          <w:rPr>
            <w:rStyle w:val="af9"/>
            <w:u w:val="none"/>
          </w:rPr>
          <w:delText>Elmar et al., 2012</w:delText>
        </w:r>
        <w:r w:rsidR="00220C7D" w:rsidDel="00381601">
          <w:rPr>
            <w:rStyle w:val="af9"/>
            <w:u w:val="none"/>
          </w:rPr>
          <w:fldChar w:fldCharType="end"/>
        </w:r>
        <w:r w:rsidRPr="00EF30EF" w:rsidDel="00381601">
          <w:delText>;</w:delText>
        </w:r>
      </w:del>
      <w:r w:rsidRPr="00EF30EF">
        <w:t xml:space="preserve"> </w:t>
      </w:r>
      <w:hyperlink w:anchor="l33xu2020environmental" w:history="1">
        <w:r w:rsidRPr="00EF30EF">
          <w:rPr>
            <w:rStyle w:val="af9"/>
            <w:u w:val="none"/>
          </w:rPr>
          <w:t>Xu et al., 2019</w:t>
        </w:r>
      </w:hyperlink>
      <w:del w:id="72" w:author="Owen" w:date="2022-04-28T21:04:00Z">
        <w:r w:rsidRPr="00EF30EF" w:rsidDel="008823BC">
          <w:delText>;</w:delText>
        </w:r>
        <w:r w:rsidRPr="00EF30EF" w:rsidDel="00381601">
          <w:delText xml:space="preserve"> </w:delText>
        </w:r>
        <w:r w:rsidR="00220C7D" w:rsidDel="00381601">
          <w:fldChar w:fldCharType="begin"/>
        </w:r>
        <w:r w:rsidR="00220C7D" w:rsidDel="00381601">
          <w:delInstrText xml:space="preserve"> HYPERLINK \l "l34zhang2017impact" </w:delInstrText>
        </w:r>
        <w:r w:rsidR="00220C7D" w:rsidDel="00381601">
          <w:fldChar w:fldCharType="separate"/>
        </w:r>
        <w:r w:rsidRPr="00EF30EF" w:rsidDel="00381601">
          <w:rPr>
            <w:rStyle w:val="af9"/>
            <w:u w:val="none"/>
          </w:rPr>
          <w:delText>Zhang et al., 2017</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"l35o‘neill2015the" </w:delInstrText>
        </w:r>
        <w:r w:rsidR="00220C7D" w:rsidDel="00381601">
          <w:fldChar w:fldCharType="separate"/>
        </w:r>
        <w:r w:rsidRPr="00EF30EF" w:rsidDel="00381601">
          <w:rPr>
            <w:rStyle w:val="af9"/>
            <w:u w:val="none"/>
          </w:rPr>
          <w:delText>O</w:delText>
        </w:r>
        <w:r w:rsidRPr="00EF30EF" w:rsidDel="00381601">
          <w:rPr>
            <w:rStyle w:val="af9"/>
            <w:rFonts w:hint="eastAsia"/>
            <w:u w:val="none"/>
          </w:rPr>
          <w:delText>’</w:delText>
        </w:r>
        <w:r w:rsidRPr="00EF30EF" w:rsidDel="00381601">
          <w:rPr>
            <w:rStyle w:val="af9"/>
            <w:u w:val="none"/>
          </w:rPr>
          <w:delText>Neill et al., 2015</w:delText>
        </w:r>
        <w:r w:rsidR="00220C7D" w:rsidDel="00381601">
          <w:rPr>
            <w:rStyle w:val="af9"/>
            <w:u w:val="none"/>
          </w:rPr>
          <w:fldChar w:fldCharType="end"/>
        </w:r>
        <w:r w:rsidRPr="000F350F" w:rsidDel="00381601">
          <w:delText>)</w:delText>
        </w:r>
      </w:del>
      <w:r>
        <w:t>, as they</w:t>
      </w:r>
      <w:r w:rsidRPr="000F350F">
        <w:t xml:space="preserve"> provide an overall framework of future social-economic growth, making it possible to compare sludge growth in different regions. </w:t>
      </w:r>
    </w:p>
    <w:p w14:paraId="1F2D804B" w14:textId="6858D80C"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00450709">
        <w:t xml:space="preserve"> in provincial level</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w:t>
      </w:r>
      <w:r w:rsidRPr="000F350F">
        <w:lastRenderedPageBreak/>
        <w:t xml:space="preserve">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del w:id="73" w:author="Owen" w:date="2022-04-27T20:37:00Z">
        <w:r w:rsidR="00291B56" w:rsidDel="00590207">
          <w:br w:type="page"/>
        </w:r>
      </w:del>
    </w:p>
    <w:p w14:paraId="695BD688" w14:textId="41404296" w:rsidR="00D63A2E" w:rsidRDefault="00B45FC6" w:rsidP="00532BE2">
      <w:pPr>
        <w:pStyle w:val="1"/>
        <w:numPr>
          <w:ilvl w:val="0"/>
          <w:numId w:val="3"/>
        </w:numPr>
        <w:tabs>
          <w:tab w:val="num" w:pos="360"/>
        </w:tabs>
        <w:ind w:left="0" w:firstLine="0"/>
      </w:pPr>
      <w:del w:id="74" w:author="Owen" w:date="2022-04-27T20:37:00Z">
        <w:r w:rsidDel="00590207">
          <w:delText>D</w:delText>
        </w:r>
        <w:r w:rsidDel="00590207">
          <w:rPr>
            <w:rFonts w:hint="eastAsia"/>
          </w:rPr>
          <w:delText>ata</w:delText>
        </w:r>
        <w:r w:rsidDel="00590207">
          <w:delText xml:space="preserve"> </w:delText>
        </w:r>
        <w:r w:rsidDel="00590207">
          <w:rPr>
            <w:rFonts w:hint="eastAsia"/>
          </w:rPr>
          <w:delText>and</w:delText>
        </w:r>
        <w:r w:rsidDel="00590207">
          <w:delText xml:space="preserve"> </w:delText>
        </w:r>
      </w:del>
      <w:r>
        <w:t>M</w:t>
      </w:r>
      <w:r>
        <w:rPr>
          <w:rFonts w:hint="eastAsia"/>
        </w:rPr>
        <w:t>ethods</w:t>
      </w:r>
      <w:r w:rsidR="00707DE8" w:rsidRPr="00707DE8">
        <w:t xml:space="preserve"> </w:t>
      </w:r>
    </w:p>
    <w:p w14:paraId="341CF39A" w14:textId="0D60EDA5" w:rsidR="00D63A2E" w:rsidRPr="001F648A" w:rsidRDefault="00D63A2E" w:rsidP="001F648A">
      <w:pPr>
        <w:pStyle w:val="2"/>
      </w:pPr>
      <w:r>
        <w:rPr>
          <w:rFonts w:hint="eastAsia"/>
        </w:rPr>
        <w:t>2</w:t>
      </w:r>
      <w:r>
        <w:t>.1 D</w:t>
      </w:r>
      <w:r>
        <w:rPr>
          <w:rFonts w:hint="eastAsia"/>
        </w:rPr>
        <w:t>ata</w:t>
      </w:r>
      <w:r>
        <w:t xml:space="preserve"> </w:t>
      </w:r>
      <w:commentRangeStart w:id="75"/>
      <w:del w:id="76" w:author="Owen" w:date="2022-04-27T20:37:00Z">
        <w:r w:rsidDel="00590207">
          <w:delText>R</w:delText>
        </w:r>
        <w:r w:rsidDel="00590207">
          <w:rPr>
            <w:rFonts w:hint="eastAsia"/>
          </w:rPr>
          <w:delText>e</w:delText>
        </w:r>
      </w:del>
      <w:ins w:id="77" w:author="Owen" w:date="2022-04-27T20:37:00Z">
        <w:r w:rsidR="00590207">
          <w:t>S</w:t>
        </w:r>
      </w:ins>
      <w:del w:id="78" w:author="Owen" w:date="2022-04-27T20:37:00Z">
        <w:r w:rsidDel="00590207">
          <w:rPr>
            <w:rFonts w:hint="eastAsia"/>
          </w:rPr>
          <w:delText>s</w:delText>
        </w:r>
      </w:del>
      <w:r>
        <w:rPr>
          <w:rFonts w:hint="eastAsia"/>
        </w:rPr>
        <w:t>ources</w:t>
      </w:r>
      <w:commentRangeEnd w:id="75"/>
      <w:r w:rsidR="00911112">
        <w:rPr>
          <w:rStyle w:val="a7"/>
          <w:rFonts w:eastAsia="宋体" w:cstheme="minorBidi"/>
          <w:bCs w:val="0"/>
          <w:i w:val="0"/>
        </w:rPr>
        <w:commentReference w:id="75"/>
      </w:r>
    </w:p>
    <w:p w14:paraId="20BC55F0" w14:textId="336AA47D"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79"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79"/>
      <w:r w:rsidRPr="000F350F">
        <w:rPr>
          <w:rFonts w:cs="Times New Roman"/>
          <w:shd w:val="clear" w:color="auto" w:fill="FFFFFF"/>
        </w:rPr>
        <w:t xml:space="preserve"> (</w:t>
      </w:r>
      <w:hyperlink w:anchor="MOHURD2019chinese" w:history="1">
        <w:r w:rsidRPr="00D8731F">
          <w:rPr>
            <w:rStyle w:val="af9"/>
            <w:u w:val="none"/>
            <w:shd w:val="clear" w:color="auto" w:fill="FFFFFF"/>
          </w:rPr>
          <w:t>MOHURD, 2019</w:t>
        </w:r>
      </w:hyperlink>
      <w:del w:id="80" w:author="WANG HONGTAO" w:date="2022-04-26T22:11:00Z">
        <w:r w:rsidRPr="000F350F" w:rsidDel="006749B8">
          <w:rPr>
            <w:rFonts w:cs="Times New Roman"/>
            <w:shd w:val="clear" w:color="auto" w:fill="FFFFFF"/>
          </w:rPr>
          <w:delText>) .</w:delText>
        </w:r>
      </w:del>
      <w:ins w:id="81" w:author="WANG HONGTAO" w:date="2022-04-26T22:11:00Z">
        <w:r w:rsidR="006749B8" w:rsidRPr="000F350F">
          <w:rPr>
            <w:rFonts w:cs="Times New Roman"/>
            <w:shd w:val="clear" w:color="auto" w:fill="FFFFFF"/>
          </w:rPr>
          <w:t>).</w:t>
        </w:r>
      </w:ins>
      <w:r w:rsidR="00D63A2E" w:rsidRPr="00DE2DD1">
        <w:rPr>
          <w:rFonts w:cs="Times New Roman"/>
          <w:color w:val="333333"/>
          <w:shd w:val="clear" w:color="auto" w:fill="FFFFFF"/>
        </w:rPr>
        <w:t xml:space="preserve"> </w:t>
      </w:r>
      <w:bookmarkStart w:id="82"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sidR="0088615C">
        <w:rPr>
          <w:rFonts w:cs="Times New Roman"/>
          <w:kern w:val="0"/>
          <w:szCs w:val="24"/>
        </w:rPr>
        <w:t>were</w:t>
      </w:r>
      <w:r w:rsidR="0088615C" w:rsidRPr="000F350F">
        <w:rPr>
          <w:rFonts w:cs="Times New Roman"/>
          <w:kern w:val="0"/>
          <w:szCs w:val="24"/>
        </w:rPr>
        <w:t xml:space="preserve"> </w:t>
      </w:r>
      <w:r w:rsidRPr="000F350F">
        <w:rPr>
          <w:rFonts w:cs="Times New Roman"/>
          <w:kern w:val="0"/>
          <w:szCs w:val="24"/>
        </w:rPr>
        <w:t xml:space="preserve">collected from </w:t>
      </w:r>
      <w:r w:rsidR="00A17DAE">
        <w:rPr>
          <w:rFonts w:cs="Times New Roman"/>
          <w:kern w:val="0"/>
          <w:szCs w:val="24"/>
        </w:rPr>
        <w:t xml:space="preserve">the </w:t>
      </w:r>
      <w:commentRangeStart w:id="83"/>
      <w:r w:rsidRPr="000F350F">
        <w:rPr>
          <w:rFonts w:cs="Times New Roman"/>
          <w:i/>
          <w:iCs/>
          <w:kern w:val="0"/>
          <w:szCs w:val="24"/>
        </w:rPr>
        <w:t>2018</w:t>
      </w:r>
      <w:commentRangeEnd w:id="83"/>
      <w:r w:rsidR="00E163ED">
        <w:rPr>
          <w:rStyle w:val="a7"/>
        </w:rPr>
        <w:commentReference w:id="83"/>
      </w:r>
      <w:r w:rsidRPr="000F350F">
        <w:rPr>
          <w:rFonts w:cs="Times New Roman"/>
          <w:i/>
          <w:iCs/>
          <w:kern w:val="0"/>
          <w:szCs w:val="24"/>
        </w:rPr>
        <w:t xml:space="preserve"> </w:t>
      </w:r>
      <w:hyperlink w:anchor="drainage" w:history="1">
        <w:r w:rsidRPr="006D2B8B">
          <w:rPr>
            <w:rStyle w:val="af9"/>
            <w:rFonts w:cs="Times New Roman"/>
            <w:i/>
            <w:iCs/>
            <w:kern w:val="0"/>
            <w:szCs w:val="24"/>
            <w:u w:val="none"/>
          </w:rPr>
          <w:t>Urban Drainage Statistical Yearbook</w:t>
        </w:r>
      </w:hyperlink>
      <w:ins w:id="84" w:author="Owen" w:date="2022-04-28T21:05:00Z">
        <w:r w:rsidR="008823BC">
          <w:rPr>
            <w:rStyle w:val="af9"/>
            <w:rFonts w:cs="Times New Roman"/>
            <w:i/>
            <w:iCs/>
            <w:kern w:val="0"/>
            <w:szCs w:val="24"/>
            <w:u w:val="none"/>
          </w:rPr>
          <w:t xml:space="preserve"> (Sludge generation in </w:t>
        </w:r>
      </w:ins>
      <w:ins w:id="85" w:author="Owen" w:date="2022-04-28T21:06:00Z">
        <w:r w:rsidR="008823BC">
          <w:rPr>
            <w:rStyle w:val="af9"/>
            <w:rFonts w:cs="Times New Roman"/>
            <w:i/>
            <w:iCs/>
            <w:kern w:val="0"/>
            <w:szCs w:val="24"/>
            <w:u w:val="none"/>
          </w:rPr>
          <w:t>2017</w:t>
        </w:r>
      </w:ins>
      <w:ins w:id="86" w:author="Owen" w:date="2022-04-28T21:05:00Z">
        <w:r w:rsidR="008823BC">
          <w:rPr>
            <w:rStyle w:val="af9"/>
            <w:rFonts w:cs="Times New Roman" w:hint="eastAsia"/>
            <w:i/>
            <w:iCs/>
            <w:kern w:val="0"/>
            <w:szCs w:val="24"/>
            <w:u w:val="none"/>
          </w:rPr>
          <w:t>)</w:t>
        </w:r>
      </w:ins>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82"/>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t>
      </w:r>
      <w:r w:rsidR="00345B75">
        <w:rPr>
          <w:rFonts w:cs="Times New Roman" w:hint="eastAsia"/>
          <w:kern w:val="0"/>
          <w:szCs w:val="24"/>
        </w:rPr>
        <w:t>wastewater</w:t>
      </w:r>
      <w:r w:rsidR="00345B75">
        <w:rPr>
          <w:rFonts w:cs="Times New Roman"/>
          <w:kern w:val="0"/>
          <w:szCs w:val="24"/>
        </w:rPr>
        <w:t xml:space="preserve"> </w:t>
      </w:r>
      <w:r w:rsidR="00345B75">
        <w:rPr>
          <w:rFonts w:cs="Times New Roman" w:hint="eastAsia"/>
          <w:kern w:val="0"/>
          <w:szCs w:val="24"/>
        </w:rPr>
        <w:t>treatment</w:t>
      </w:r>
      <w:r w:rsidR="00345B75">
        <w:rPr>
          <w:rFonts w:cs="Times New Roman"/>
          <w:kern w:val="0"/>
          <w:szCs w:val="24"/>
        </w:rPr>
        <w:t xml:space="preserve"> </w:t>
      </w:r>
      <w:del w:id="87" w:author="WANG HONGTAO" w:date="2022-04-26T22:11:00Z">
        <w:r w:rsidR="00345B75" w:rsidDel="006749B8">
          <w:rPr>
            <w:rFonts w:cs="Times New Roman" w:hint="eastAsia"/>
            <w:kern w:val="0"/>
            <w:szCs w:val="24"/>
          </w:rPr>
          <w:delText>plant</w:delText>
        </w:r>
        <w:r w:rsidR="00345B75" w:rsidDel="006749B8">
          <w:rPr>
            <w:rFonts w:cs="Times New Roman"/>
            <w:kern w:val="0"/>
            <w:szCs w:val="24"/>
          </w:rPr>
          <w:delText>(</w:delText>
        </w:r>
      </w:del>
      <w:ins w:id="88" w:author="WANG HONGTAO" w:date="2022-04-26T22:11:00Z">
        <w:r w:rsidR="006749B8">
          <w:rPr>
            <w:rFonts w:cs="Times New Roman"/>
            <w:kern w:val="0"/>
            <w:szCs w:val="24"/>
          </w:rPr>
          <w:t>plant (</w:t>
        </w:r>
      </w:ins>
      <w:r w:rsidRPr="000F350F">
        <w:rPr>
          <w:rFonts w:cs="Times New Roman"/>
          <w:kern w:val="0"/>
          <w:szCs w:val="24"/>
        </w:rPr>
        <w:t>WWTP</w:t>
      </w:r>
      <w:r w:rsidR="00345B75">
        <w:rPr>
          <w:rFonts w:cs="Times New Roman"/>
          <w:kern w:val="0"/>
          <w:szCs w:val="24"/>
        </w:rPr>
        <w:t>)</w:t>
      </w:r>
      <w:r w:rsidRPr="000F350F">
        <w:rPr>
          <w:rFonts w:cs="Times New Roman"/>
          <w:kern w:val="0"/>
          <w:szCs w:val="24"/>
        </w:rPr>
        <w:t xml:space="preserve"> </w:t>
      </w:r>
      <w:r w:rsidR="0088615C">
        <w:rPr>
          <w:rFonts w:cs="Times New Roman"/>
          <w:kern w:val="0"/>
          <w:szCs w:val="24"/>
        </w:rPr>
        <w:t xml:space="preserve">was </w:t>
      </w:r>
      <w:r w:rsidRPr="000F350F">
        <w:rPr>
          <w:rFonts w:cs="Times New Roman"/>
          <w:kern w:val="0"/>
          <w:szCs w:val="24"/>
        </w:rPr>
        <w:t>located</w:t>
      </w:r>
      <w:ins w:id="89" w:author="Owen" w:date="2022-04-28T21:06:00Z">
        <w:r w:rsidR="00C9449B">
          <w:rPr>
            <w:rFonts w:cs="Times New Roman"/>
            <w:kern w:val="0"/>
            <w:szCs w:val="24"/>
          </w:rPr>
          <w:t xml:space="preserve"> </w:t>
        </w:r>
      </w:ins>
      <w:ins w:id="90" w:author="Owen" w:date="2022-04-28T21:07:00Z">
        <w:r w:rsidR="00C9449B" w:rsidRPr="00A1789D">
          <w:rPr>
            <w:rFonts w:cs="Times New Roman"/>
            <w:kern w:val="0"/>
            <w:szCs w:val="24"/>
          </w:rPr>
          <w:t>(</w:t>
        </w:r>
        <w:commentRangeStart w:id="91"/>
        <w:r w:rsidR="00C9449B" w:rsidRPr="008A29FC">
          <w:rPr>
            <w:rFonts w:cs="Times New Roman"/>
            <w:b/>
            <w:bCs/>
            <w:kern w:val="0"/>
            <w:szCs w:val="24"/>
          </w:rPr>
          <w:t>Fig. S</w:t>
        </w:r>
        <w:r w:rsidR="00C9449B">
          <w:rPr>
            <w:rFonts w:cs="Times New Roman"/>
            <w:b/>
            <w:bCs/>
            <w:kern w:val="0"/>
            <w:szCs w:val="24"/>
          </w:rPr>
          <w:t>1</w:t>
        </w:r>
        <w:r w:rsidR="00C9449B" w:rsidRPr="008A29FC">
          <w:rPr>
            <w:rFonts w:cs="Times New Roman"/>
            <w:b/>
            <w:bCs/>
            <w:kern w:val="0"/>
            <w:szCs w:val="24"/>
          </w:rPr>
          <w:t>.</w:t>
        </w:r>
        <w:commentRangeEnd w:id="91"/>
        <w:r w:rsidR="00C9449B">
          <w:rPr>
            <w:rStyle w:val="a7"/>
          </w:rPr>
          <w:commentReference w:id="91"/>
        </w:r>
        <w:r w:rsidR="00C9449B" w:rsidRPr="00A1789D">
          <w:rPr>
            <w:rFonts w:cs="Times New Roman"/>
            <w:kern w:val="0"/>
            <w:szCs w:val="24"/>
          </w:rPr>
          <w:t>)</w:t>
        </w:r>
      </w:ins>
      <w:r w:rsidRPr="000F350F">
        <w:rPr>
          <w:rFonts w:cs="Times New Roman"/>
          <w:kern w:val="0"/>
          <w:szCs w:val="24"/>
        </w:rPr>
        <w:t xml:space="preserve">. </w:t>
      </w:r>
      <w:r w:rsidR="0088615C">
        <w:rPr>
          <w:rFonts w:cs="Times New Roman"/>
          <w:kern w:val="0"/>
          <w:szCs w:val="24"/>
        </w:rPr>
        <w:t xml:space="preserve">The </w:t>
      </w:r>
      <w:r>
        <w:rPr>
          <w:rFonts w:cs="Times New Roman"/>
          <w:kern w:val="0"/>
          <w:szCs w:val="24"/>
        </w:rPr>
        <w:t>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sidR="0088615C">
        <w:rPr>
          <w:rFonts w:cs="Times New Roman"/>
          <w:kern w:val="0"/>
          <w:szCs w:val="24"/>
        </w:rPr>
        <w:t xml:space="preserve">was used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commentRangeStart w:id="92"/>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commentRangeEnd w:id="92"/>
      <w:r w:rsidR="00E64739">
        <w:rPr>
          <w:rStyle w:val="a7"/>
        </w:rPr>
        <w:commentReference w:id="92"/>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469D7F2E" w:rsidR="00A17DAE" w:rsidRPr="000F350F" w:rsidRDefault="00A17DAE" w:rsidP="00EA6BAE">
      <w:pPr>
        <w:widowControl/>
        <w:ind w:firstLine="480"/>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China City Statistical Yearbook (</w:t>
      </w:r>
      <w:hyperlink w:anchor="yearbook" w:history="1">
        <w:r w:rsidRPr="00D96090">
          <w:rPr>
            <w:rStyle w:val="af9"/>
          </w:rPr>
          <w:t>National Bureau of Statistics, 2020</w:t>
        </w:r>
      </w:hyperlink>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2100</w:t>
      </w:r>
      <w:ins w:id="93" w:author="Owen" w:date="2022-04-28T22:00:00Z">
        <w:r w:rsidR="00473101">
          <w:rPr>
            <w:rFonts w:cs="Times New Roman"/>
            <w:shd w:val="clear" w:color="auto" w:fill="FFFFFF"/>
          </w:rPr>
          <w:t xml:space="preserve"> </w:t>
        </w:r>
      </w:ins>
      <w:del w:id="94" w:author="Owen" w:date="2022-04-28T22:00:00Z">
        <w:r w:rsidRPr="000F350F" w:rsidDel="00473101">
          <w:rPr>
            <w:rFonts w:cs="Times New Roman"/>
            <w:shd w:val="clear" w:color="auto" w:fill="FFFFFF"/>
          </w:rPr>
          <w:delText xml:space="preserve"> </w:delText>
        </w:r>
      </w:del>
      <w:r w:rsidRPr="000F350F">
        <w:rPr>
          <w:rFonts w:cs="Times New Roman"/>
          <w:shd w:val="clear" w:color="auto" w:fill="FFFFFF"/>
        </w:rPr>
        <w:t xml:space="preserve">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6548A88"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 xml:space="preserve">First, we </w:t>
      </w:r>
      <w:r w:rsidR="0088615C">
        <w:rPr>
          <w:rFonts w:cs="Times New Roman"/>
          <w:shd w:val="clear" w:color="auto" w:fill="FFFFFF"/>
        </w:rPr>
        <w:t>used</w:t>
      </w:r>
      <w:r w:rsidR="00101EDC" w:rsidRPr="0063152F">
        <w:rPr>
          <w:rFonts w:cs="Times New Roman"/>
          <w:shd w:val="clear" w:color="auto" w:fill="FFFFFF"/>
        </w:rPr>
        <w:t xml:space="preserve">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88615C">
        <w:rPr>
          <w:rFonts w:cs="Times New Roman"/>
          <w:shd w:val="clear" w:color="auto" w:fill="FFFFFF"/>
        </w:rPr>
        <w:t xml:space="preserve"> to identify </w:t>
      </w:r>
      <w:r w:rsidR="0088615C">
        <w:rPr>
          <w:rFonts w:cs="Times New Roman"/>
          <w:shd w:val="clear" w:color="auto" w:fill="FFFFFF"/>
        </w:rPr>
        <w:lastRenderedPageBreak/>
        <w:t>driving factors of sludge generation</w:t>
      </w:r>
      <w:r w:rsidR="00101EDC" w:rsidRPr="0063152F">
        <w:rPr>
          <w:rFonts w:cs="Times New Roman"/>
          <w:shd w:val="clear" w:color="auto" w:fill="FFFFFF"/>
        </w:rPr>
        <w:t>.</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hared Socio</w:t>
      </w:r>
      <w:ins w:id="95" w:author="Owen" w:date="2022-04-28T22:00:00Z">
        <w:r w:rsidR="00473101">
          <w:rPr>
            <w:rFonts w:cs="Times New Roman"/>
            <w:shd w:val="clear" w:color="auto" w:fill="FFFFFF"/>
          </w:rPr>
          <w:t>-</w:t>
        </w:r>
      </w:ins>
      <w:r w:rsidR="00101EDC" w:rsidRPr="000F350F">
        <w:rPr>
          <w:rFonts w:cs="Times New Roman"/>
          <w:shd w:val="clear" w:color="auto" w:fill="FFFFFF"/>
        </w:rPr>
        <w:t>economic Pathways SSP1-SSP5 with China's development characteristics</w:t>
      </w:r>
      <w:r w:rsidR="00101EDC">
        <w:rPr>
          <w:rFonts w:cs="Times New Roman"/>
          <w:shd w:val="clear" w:color="auto" w:fill="FFFFFF"/>
        </w:rPr>
        <w:t xml:space="preserve"> to forecast sludge generation and GHG emission potential </w:t>
      </w:r>
      <w:r w:rsidR="00101EDC" w:rsidRPr="000F350F">
        <w:rPr>
          <w:rFonts w:cs="Times New Roman"/>
          <w:shd w:val="clear" w:color="auto" w:fill="FFFFFF"/>
        </w:rPr>
        <w:t xml:space="preserve">by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w:t>
      </w:r>
      <w:r w:rsidR="00F1362E" w:rsidRPr="000F350F">
        <w:rPr>
          <w:rFonts w:cs="Times New Roman"/>
          <w:shd w:val="clear" w:color="auto" w:fill="FFFFFF"/>
        </w:rPr>
        <w:t>classif</w:t>
      </w:r>
      <w:r w:rsidR="00F1362E">
        <w:rPr>
          <w:rFonts w:cs="Times New Roman"/>
          <w:shd w:val="clear" w:color="auto" w:fill="FFFFFF"/>
        </w:rPr>
        <w:t>ied</w:t>
      </w:r>
      <w:r w:rsidR="00F1362E" w:rsidRPr="000F350F">
        <w:rPr>
          <w:rFonts w:cs="Times New Roman"/>
          <w:shd w:val="clear" w:color="auto" w:fill="FFFFFF"/>
        </w:rPr>
        <w:t xml:space="preserve"> </w:t>
      </w:r>
      <w:r w:rsidR="00101EDC" w:rsidRPr="000F350F">
        <w:rPr>
          <w:rFonts w:cs="Times New Roman"/>
          <w:shd w:val="clear" w:color="auto" w:fill="FFFFFF"/>
        </w:rPr>
        <w:t>the future sludge growth patterns in China into four categories</w:t>
      </w:r>
      <w:r w:rsidR="00101EDC">
        <w:rPr>
          <w:rFonts w:cs="Times New Roman"/>
          <w:shd w:val="clear" w:color="auto" w:fill="FFFFFF"/>
        </w:rPr>
        <w:t xml:space="preserve">. A Low Carbon </w:t>
      </w:r>
      <w:del w:id="96" w:author="Owen" w:date="2022-04-28T22:00:00Z">
        <w:r w:rsidR="00101EDC" w:rsidDel="00473101">
          <w:rPr>
            <w:rFonts w:cs="Times New Roman"/>
            <w:shd w:val="clear" w:color="auto" w:fill="FFFFFF"/>
          </w:rPr>
          <w:delText xml:space="preserve">Development </w:delText>
        </w:r>
      </w:del>
      <w:ins w:id="97" w:author="Owen" w:date="2022-04-28T22:00:00Z">
        <w:r w:rsidR="00473101">
          <w:rPr>
            <w:rFonts w:cs="Times New Roman"/>
            <w:shd w:val="clear" w:color="auto" w:fill="FFFFFF"/>
          </w:rPr>
          <w:t>D</w:t>
        </w:r>
        <w:r w:rsidR="00473101">
          <w:rPr>
            <w:rFonts w:cs="Times New Roman"/>
            <w:shd w:val="clear" w:color="auto" w:fill="FFFFFF"/>
          </w:rPr>
          <w:t xml:space="preserve">isposal </w:t>
        </w:r>
        <w:r w:rsidR="00473101">
          <w:rPr>
            <w:rFonts w:cs="Times New Roman"/>
            <w:shd w:val="clear" w:color="auto" w:fill="FFFFFF"/>
          </w:rPr>
          <w:t xml:space="preserve">(LCD) </w:t>
        </w:r>
        <w:r w:rsidR="00473101">
          <w:rPr>
            <w:rFonts w:cs="Times New Roman"/>
            <w:shd w:val="clear" w:color="auto" w:fill="FFFFFF"/>
          </w:rPr>
          <w:t>development</w:t>
        </w:r>
        <w:r w:rsidR="00473101">
          <w:rPr>
            <w:rFonts w:cs="Times New Roman"/>
            <w:shd w:val="clear" w:color="auto" w:fill="FFFFFF"/>
          </w:rPr>
          <w:t xml:space="preserve"> </w:t>
        </w:r>
      </w:ins>
      <w:del w:id="98" w:author="Owen" w:date="2022-04-28T22:00:00Z">
        <w:r w:rsidR="00101EDC" w:rsidDel="00473101">
          <w:rPr>
            <w:rFonts w:cs="Times New Roman"/>
            <w:shd w:val="clear" w:color="auto" w:fill="FFFFFF"/>
          </w:rPr>
          <w:delText xml:space="preserve">(LCD) </w:delText>
        </w:r>
      </w:del>
      <w:r w:rsidR="00101EDC">
        <w:rPr>
          <w:rFonts w:cs="Times New Roman"/>
          <w:shd w:val="clear" w:color="auto" w:fill="FFFFFF"/>
        </w:rPr>
        <w:t>scenario was developed to evaluate the potential reduction of GHG emissions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2152568A" w:rsidR="00931BD4" w:rsidRDefault="00F1362E" w:rsidP="00A17DAE">
      <w:pPr>
        <w:widowControl/>
        <w:ind w:firstLineChars="0" w:firstLine="420"/>
        <w:rPr>
          <w:rFonts w:cs="Times New Roman"/>
          <w:shd w:val="clear" w:color="auto" w:fill="FFFFFF"/>
        </w:rPr>
      </w:pPr>
      <w:r>
        <w:t>S</w:t>
      </w:r>
      <w:r w:rsidR="00A17DAE" w:rsidRPr="000F350F">
        <w:rPr>
          <w:rFonts w:cs="Times New Roman"/>
          <w:shd w:val="clear" w:color="auto" w:fill="FFFFFF"/>
        </w:rPr>
        <w:t xml:space="preserve">ludge generation is mainly influenced by </w:t>
      </w:r>
      <w:r w:rsidR="003703C3">
        <w:rPr>
          <w:rFonts w:cs="Times New Roman" w:hint="eastAsia"/>
          <w:shd w:val="clear" w:color="auto" w:fill="FFFFFF"/>
        </w:rPr>
        <w:t>soci</w:t>
      </w:r>
      <w:ins w:id="99" w:author="Owen" w:date="2022-04-28T22:01:00Z">
        <w:r w:rsidR="00473101">
          <w:rPr>
            <w:rFonts w:cs="Times New Roman"/>
            <w:shd w:val="clear" w:color="auto" w:fill="FFFFFF"/>
          </w:rPr>
          <w:t>o</w:t>
        </w:r>
      </w:ins>
      <w:del w:id="100" w:author="Owen" w:date="2022-04-28T22:01:00Z">
        <w:r w:rsidR="003703C3" w:rsidDel="00473101">
          <w:rPr>
            <w:rFonts w:cs="Times New Roman" w:hint="eastAsia"/>
            <w:shd w:val="clear" w:color="auto" w:fill="FFFFFF"/>
          </w:rPr>
          <w:delText>al</w:delText>
        </w:r>
      </w:del>
      <w:r w:rsidR="003703C3">
        <w:rPr>
          <w:rFonts w:cs="Times New Roman" w:hint="eastAsia"/>
          <w:shd w:val="clear" w:color="auto" w:fill="FFFFFF"/>
        </w:rPr>
        <w:t>-</w:t>
      </w:r>
      <w:r w:rsidR="00A17DAE" w:rsidRPr="000F350F">
        <w:rPr>
          <w:rFonts w:cs="Times New Roman"/>
          <w:shd w:val="clear" w:color="auto" w:fill="FFFFFF"/>
        </w:rPr>
        <w:t xml:space="preserve">economic </w:t>
      </w:r>
      <w:r>
        <w:rPr>
          <w:rFonts w:cs="Times New Roman"/>
          <w:shd w:val="clear" w:color="auto" w:fill="FFFFFF"/>
        </w:rPr>
        <w:t>development</w:t>
      </w:r>
      <w:r w:rsidR="00A17DAE" w:rsidRPr="000F350F">
        <w:rPr>
          <w:rFonts w:cs="Times New Roman"/>
          <w:shd w:val="clear" w:color="auto" w:fill="FFFFFF"/>
        </w:rPr>
        <w:t>, industrial structure,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the driving forces</w:t>
      </w:r>
      <w:r w:rsidR="00EF6335">
        <w:rPr>
          <w:rFonts w:cs="Times New Roman"/>
          <w:shd w:val="clear" w:color="auto" w:fill="FFFFFF"/>
        </w:rPr>
        <w:t xml:space="preserve"> </w:t>
      </w:r>
      <w:commentRangeStart w:id="101"/>
      <w:r w:rsidR="00A17DAE" w:rsidRPr="000F350F">
        <w:rPr>
          <w:rFonts w:cs="Times New Roman"/>
          <w:shd w:val="clear" w:color="auto" w:fill="FFFFFF"/>
        </w:rPr>
        <w:t>(</w:t>
      </w:r>
      <w:r w:rsidR="00A17DAE" w:rsidRPr="007F54BB">
        <w:rPr>
          <w:rFonts w:cs="Times New Roman"/>
          <w:b/>
          <w:bCs/>
          <w:shd w:val="clear" w:color="auto" w:fill="FFFFFF"/>
        </w:rPr>
        <w:t xml:space="preserve">Table </w:t>
      </w:r>
      <w:ins w:id="102" w:author="Owen" w:date="2022-04-28T22:01:00Z">
        <w:r w:rsidR="00473101">
          <w:rPr>
            <w:rFonts w:cs="Times New Roman"/>
            <w:b/>
            <w:bCs/>
            <w:shd w:val="clear" w:color="auto" w:fill="FFFFFF"/>
          </w:rPr>
          <w:t>1</w:t>
        </w:r>
      </w:ins>
      <w:del w:id="103" w:author="Owen" w:date="2022-04-28T22:01:00Z">
        <w:r w:rsidR="00A17DAE" w:rsidRPr="007F54BB" w:rsidDel="00473101">
          <w:rPr>
            <w:rFonts w:cs="Times New Roman"/>
            <w:b/>
            <w:bCs/>
            <w:shd w:val="clear" w:color="auto" w:fill="FFFFFF"/>
          </w:rPr>
          <w:delText>2</w:delText>
        </w:r>
      </w:del>
      <w:commentRangeEnd w:id="101"/>
      <w:r w:rsidR="00DA7BE1">
        <w:rPr>
          <w:rStyle w:val="a7"/>
        </w:rPr>
        <w:commentReference w:id="101"/>
      </w:r>
      <w:r w:rsidR="00A17DAE" w:rsidRPr="000F350F">
        <w:rPr>
          <w:rFonts w:cs="Times New Roman"/>
          <w:shd w:val="clear" w:color="auto" w:fill="FFFFFF"/>
        </w:rPr>
        <w:t>)</w:t>
      </w:r>
      <w:r w:rsidR="00B94AA4">
        <w:rPr>
          <w:rFonts w:cs="Times New Roman"/>
          <w:shd w:val="clear" w:color="auto" w:fill="FFFFFF"/>
        </w:rPr>
        <w:t>; t</w:t>
      </w:r>
      <w:r w:rsidR="00931BD4">
        <w:rPr>
          <w:rFonts w:cs="Times New Roman"/>
          <w:shd w:val="clear" w:color="auto" w:fill="FFFFFF"/>
        </w:rPr>
        <w:t xml:space="preserve">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w:t>
      </w:r>
      <w:r w:rsidR="00B94AA4">
        <w:rPr>
          <w:rFonts w:cs="Times New Roman"/>
          <w:shd w:val="clear" w:color="auto" w:fill="FFFFFF"/>
        </w:rPr>
        <w:t>Socio-economic development</w:t>
      </w:r>
      <w:r w:rsidR="00C52B08">
        <w:rPr>
          <w:rFonts w:cs="Times New Roman"/>
          <w:shd w:val="clear" w:color="auto" w:fill="FFFFFF"/>
        </w:rPr>
        <w:t xml:space="preserve"> will stimulate the need </w:t>
      </w:r>
      <w:r w:rsidR="003C607C">
        <w:rPr>
          <w:rFonts w:cs="Times New Roman"/>
          <w:shd w:val="clear" w:color="auto" w:fill="FFFFFF"/>
        </w:rPr>
        <w:t>for</w:t>
      </w:r>
      <w:r w:rsidR="00C52B08">
        <w:rPr>
          <w:rFonts w:cs="Times New Roman"/>
          <w:shd w:val="clear" w:color="auto" w:fill="FFFFFF"/>
        </w:rPr>
        <w:t xml:space="preserve"> water use</w:t>
      </w:r>
      <w:r w:rsidR="00B94AA4">
        <w:rPr>
          <w:rFonts w:cs="Times New Roman"/>
          <w:shd w:val="clear" w:color="auto" w:fill="FFFFFF"/>
        </w:rPr>
        <w:t xml:space="preserve"> and so </w:t>
      </w:r>
      <w:r w:rsidR="003C607C">
        <w:rPr>
          <w:rFonts w:cs="Times New Roman"/>
          <w:shd w:val="clear" w:color="auto" w:fill="FFFFFF"/>
        </w:rPr>
        <w:t>directly contribut</w:t>
      </w:r>
      <w:r w:rsidR="00B94AA4">
        <w:rPr>
          <w:rFonts w:cs="Times New Roman"/>
          <w:shd w:val="clear" w:color="auto" w:fill="FFFFFF"/>
        </w:rPr>
        <w:t>e</w:t>
      </w:r>
      <w:r w:rsidR="003C607C">
        <w:rPr>
          <w:rFonts w:cs="Times New Roman"/>
          <w:shd w:val="clear" w:color="auto" w:fill="FFFFFF"/>
        </w:rPr>
        <w:t xml:space="preserve"> to sludge </w:t>
      </w:r>
      <w:r w:rsidR="00617D0B">
        <w:rPr>
          <w:rFonts w:cs="Times New Roman"/>
          <w:shd w:val="clear" w:color="auto" w:fill="FFFFFF"/>
        </w:rPr>
        <w:t>generation</w:t>
      </w:r>
      <w:r w:rsidR="0029200A">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{"citationID":"LZdrfpri","properties":{"formattedCitation":"(Duarte et al., 2014; Gu et al., 2009; Xu et al., 2019)","plainCitation":"(Duarte et al., 2014; Gu et al., 2009; Xu et al., 2019)","noteIndex":0},"citationItems":[{"id":43,"uris":["http://zotero.org/users/local/M7xOY0ze/items/LBB5ISWF"],"itemData":{"id":43,"type":"article-journal","abstract":"Recent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(Duarte et al., 2014; Gu et al., 2009; Xu et al., 2019)</w:t>
      </w:r>
      <w:r w:rsidR="00473101">
        <w:rPr>
          <w:rFonts w:cs="Times New Roman"/>
          <w:shd w:val="clear" w:color="auto" w:fill="FFFFFF"/>
        </w:rPr>
        <w:fldChar w:fldCharType="end"/>
      </w:r>
      <w:del w:id="104" w:author="Owen" w:date="2022-04-28T22:02:00Z">
        <w:r w:rsidR="0029200A" w:rsidRPr="00C7111B" w:rsidDel="00473101">
          <w:rPr>
            <w:shd w:val="clear" w:color="auto" w:fill="FFFFFF"/>
          </w:rPr>
          <w:delText>(</w:delText>
        </w:r>
        <w:r w:rsidR="00220C7D" w:rsidDel="00473101">
          <w:fldChar w:fldCharType="begin"/>
        </w:r>
        <w:r w:rsidR="00220C7D" w:rsidDel="00473101">
          <w:delInstrText xml:space="preserve"> HYPERLINK \l "l8" </w:delInstrText>
        </w:r>
        <w:r w:rsidR="00220C7D" w:rsidDel="00473101">
          <w:fldChar w:fldCharType="separate"/>
        </w:r>
        <w:r w:rsidR="0029200A" w:rsidRPr="00C7111B" w:rsidDel="00473101">
          <w:rPr>
            <w:rStyle w:val="af9"/>
            <w:u w:val="none"/>
            <w:shd w:val="clear" w:color="auto" w:fill="FFFFFF"/>
          </w:rPr>
          <w:delText>Duarte et al., 2014</w:delText>
        </w:r>
        <w:r w:rsidR="00220C7D" w:rsidDel="00473101">
          <w:rPr>
            <w:rStyle w:val="af9"/>
            <w:u w:val="none"/>
            <w:shd w:val="clear" w:color="auto" w:fill="FFFFFF"/>
          </w:rPr>
          <w:fldChar w:fldCharType="end"/>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"l9" </w:delInstrText>
        </w:r>
        <w:r w:rsidR="00220C7D" w:rsidDel="00473101">
          <w:fldChar w:fldCharType="separate"/>
        </w:r>
        <w:r w:rsidR="0029200A" w:rsidRPr="00C7111B" w:rsidDel="00473101">
          <w:rPr>
            <w:rStyle w:val="af9"/>
            <w:u w:val="none"/>
            <w:shd w:val="clear" w:color="auto" w:fill="FFFFFF"/>
          </w:rPr>
          <w:delText>Kangkang et al., 2009</w:delText>
        </w:r>
        <w:r w:rsidR="00220C7D" w:rsidDel="00473101">
          <w:rPr>
            <w:rStyle w:val="af9"/>
            <w:u w:val="none"/>
            <w:shd w:val="clear" w:color="auto" w:fill="FFFFFF"/>
          </w:rPr>
          <w:fldChar w:fldCharType="end"/>
        </w:r>
        <w:r w:rsidR="002D79D7" w:rsidRPr="00C7111B" w:rsidDel="00473101">
          <w:rPr>
            <w:shd w:val="clear" w:color="auto" w:fill="FFFFFF"/>
          </w:rPr>
          <w:delText xml:space="preserve">; </w:delText>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"l10" </w:delInstrText>
        </w:r>
        <w:r w:rsidR="00220C7D" w:rsidDel="00473101">
          <w:fldChar w:fldCharType="separate"/>
        </w:r>
        <w:r w:rsidR="0029200A" w:rsidRPr="00C7111B" w:rsidDel="00473101">
          <w:rPr>
            <w:rStyle w:val="af9"/>
            <w:u w:val="none"/>
            <w:shd w:val="clear" w:color="auto" w:fill="FFFFFF"/>
          </w:rPr>
          <w:delText>Xu et al., 2019</w:delText>
        </w:r>
        <w:r w:rsidR="00220C7D" w:rsidDel="00473101">
          <w:rPr>
            <w:rStyle w:val="af9"/>
            <w:u w:val="none"/>
            <w:shd w:val="clear" w:color="auto" w:fill="FFFFFF"/>
          </w:rPr>
          <w:fldChar w:fldCharType="end"/>
        </w:r>
        <w:r w:rsidR="0029200A" w:rsidRPr="00C7111B" w:rsidDel="00473101">
          <w:rPr>
            <w:shd w:val="clear" w:color="auto" w:fill="FFFFFF"/>
          </w:rPr>
          <w:delText>)</w:delText>
        </w:r>
      </w:del>
      <w:r w:rsidR="003C607C" w:rsidRPr="00C7111B">
        <w:rPr>
          <w:rFonts w:cs="Times New Roman"/>
          <w:shd w:val="clear" w:color="auto" w:fill="FFFFFF"/>
        </w:rPr>
        <w:t>. Urban form determines the wastewater collection area</w:t>
      </w:r>
      <w:r w:rsidR="00B94AA4">
        <w:rPr>
          <w:rFonts w:cs="Times New Roman"/>
          <w:shd w:val="clear" w:color="auto" w:fill="FFFFFF"/>
        </w:rPr>
        <w:t xml:space="preserve"> and</w:t>
      </w:r>
      <w:r w:rsidR="00B94AA4" w:rsidRPr="00C7111B">
        <w:rPr>
          <w:rFonts w:cs="Times New Roman"/>
          <w:shd w:val="clear" w:color="auto" w:fill="FFFFFF"/>
        </w:rPr>
        <w:t xml:space="preserve"> </w:t>
      </w:r>
      <w:r w:rsidR="003C607C" w:rsidRPr="00C7111B">
        <w:rPr>
          <w:rFonts w:cs="Times New Roman"/>
          <w:shd w:val="clear" w:color="auto" w:fill="FFFFFF"/>
        </w:rPr>
        <w:t xml:space="preserve">its expansion </w:t>
      </w:r>
      <w:r w:rsidR="00B94AA4">
        <w:rPr>
          <w:rFonts w:cs="Times New Roman"/>
          <w:shd w:val="clear" w:color="auto" w:fill="FFFFFF"/>
        </w:rPr>
        <w:t>also</w:t>
      </w:r>
      <w:r w:rsidR="00B94AA4" w:rsidRPr="00C7111B">
        <w:rPr>
          <w:rFonts w:cs="Times New Roman"/>
          <w:shd w:val="clear" w:color="auto" w:fill="FFFFFF"/>
        </w:rPr>
        <w:t xml:space="preserve"> </w:t>
      </w:r>
      <w:r w:rsidR="003C607C" w:rsidRPr="00C7111B">
        <w:rPr>
          <w:rFonts w:cs="Times New Roman"/>
          <w:shd w:val="clear" w:color="auto" w:fill="FFFFFF"/>
        </w:rPr>
        <w:t>increase</w:t>
      </w:r>
      <w:r w:rsidR="00B94AA4">
        <w:rPr>
          <w:rFonts w:cs="Times New Roman"/>
          <w:shd w:val="clear" w:color="auto" w:fill="FFFFFF"/>
        </w:rPr>
        <w:t>s</w:t>
      </w:r>
      <w:r w:rsidR="003C607C" w:rsidRPr="00C7111B">
        <w:rPr>
          <w:rFonts w:cs="Times New Roman"/>
          <w:shd w:val="clear" w:color="auto" w:fill="FFFFFF"/>
        </w:rPr>
        <w:t xml:space="preserve"> sludge </w:t>
      </w:r>
      <w:r w:rsidR="00617D0B" w:rsidRPr="00C7111B">
        <w:rPr>
          <w:rFonts w:cs="Times New Roman"/>
          <w:shd w:val="clear" w:color="auto" w:fill="FFFFFF"/>
        </w:rPr>
        <w:t>generation</w:t>
      </w:r>
      <w:r w:rsidR="003C607C" w:rsidRPr="00C7111B">
        <w:rPr>
          <w:rFonts w:cs="Times New Roman"/>
          <w:shd w:val="clear" w:color="auto" w:fill="FFFFFF"/>
        </w:rPr>
        <w:t>. Household lifestyle</w:t>
      </w:r>
      <w:r w:rsidR="00B94AA4">
        <w:rPr>
          <w:rFonts w:cs="Times New Roman"/>
          <w:shd w:val="clear" w:color="auto" w:fill="FFFFFF"/>
        </w:rPr>
        <w:t>s</w:t>
      </w:r>
      <w:r w:rsidR="003C607C" w:rsidRPr="00C7111B">
        <w:rPr>
          <w:rFonts w:cs="Times New Roman"/>
          <w:shd w:val="clear" w:color="auto" w:fill="FFFFFF"/>
        </w:rPr>
        <w:t xml:space="preserve">, </w:t>
      </w:r>
      <w:r w:rsidR="00B94AA4">
        <w:rPr>
          <w:rFonts w:cs="Times New Roman"/>
          <w:shd w:val="clear" w:color="auto" w:fill="FFFFFF"/>
        </w:rPr>
        <w:t xml:space="preserve">and </w:t>
      </w:r>
      <w:r w:rsidR="003C607C" w:rsidRPr="00C7111B">
        <w:rPr>
          <w:rFonts w:cs="Times New Roman"/>
          <w:shd w:val="clear" w:color="auto" w:fill="FFFFFF"/>
        </w:rPr>
        <w:t xml:space="preserve">especially food </w:t>
      </w:r>
      <w:r w:rsidR="00B94AA4">
        <w:rPr>
          <w:rFonts w:cs="Times New Roman"/>
          <w:shd w:val="clear" w:color="auto" w:fill="FFFFFF"/>
        </w:rPr>
        <w:t>preferences,</w:t>
      </w:r>
      <w:r w:rsidR="00B94AA4" w:rsidRPr="00C7111B">
        <w:rPr>
          <w:rFonts w:cs="Times New Roman"/>
          <w:shd w:val="clear" w:color="auto" w:fill="FFFFFF"/>
        </w:rPr>
        <w:t xml:space="preserve"> </w:t>
      </w:r>
      <w:r w:rsidR="003C607C" w:rsidRPr="00C7111B">
        <w:rPr>
          <w:rFonts w:cs="Times New Roman"/>
          <w:shd w:val="clear" w:color="auto" w:fill="FFFFFF"/>
        </w:rPr>
        <w:t xml:space="preserve">will affect </w:t>
      </w:r>
      <w:ins w:id="105" w:author="Owen" w:date="2022-04-28T22:03:00Z">
        <w:r w:rsidR="00473101">
          <w:rPr>
            <w:rFonts w:cs="Times New Roman"/>
            <w:shd w:val="clear" w:color="auto" w:fill="FFFFFF"/>
          </w:rPr>
          <w:t xml:space="preserve">the </w:t>
        </w:r>
      </w:ins>
      <w:r w:rsidR="00B94AA4">
        <w:rPr>
          <w:rFonts w:cs="Times New Roman"/>
          <w:shd w:val="clear" w:color="auto" w:fill="FFFFFF"/>
        </w:rPr>
        <w:t>carbon content of</w:t>
      </w:r>
      <w:r w:rsidR="003C607C" w:rsidRPr="00C7111B">
        <w:rPr>
          <w:rFonts w:cs="Times New Roman"/>
          <w:shd w:val="clear" w:color="auto" w:fill="FFFFFF"/>
        </w:rPr>
        <w:t xml:space="preserve"> wastewater, leading to </w:t>
      </w:r>
      <w:r w:rsidR="00B94AA4">
        <w:rPr>
          <w:rFonts w:cs="Times New Roman"/>
          <w:shd w:val="clear" w:color="auto" w:fill="FFFFFF"/>
        </w:rPr>
        <w:t>an</w:t>
      </w:r>
      <w:r w:rsidR="00B94AA4" w:rsidRPr="00C7111B">
        <w:rPr>
          <w:rFonts w:cs="Times New Roman"/>
          <w:shd w:val="clear" w:color="auto" w:fill="FFFFFF"/>
        </w:rPr>
        <w:t xml:space="preserve"> </w:t>
      </w:r>
      <w:r w:rsidR="003C607C" w:rsidRPr="00C7111B">
        <w:rPr>
          <w:rFonts w:cs="Times New Roman"/>
          <w:shd w:val="clear" w:color="auto" w:fill="FFFFFF"/>
        </w:rPr>
        <w:t xml:space="preserve">increase </w:t>
      </w:r>
      <w:r w:rsidR="00B94AA4">
        <w:rPr>
          <w:rFonts w:cs="Times New Roman"/>
          <w:shd w:val="clear" w:color="auto" w:fill="FFFFFF"/>
        </w:rPr>
        <w:t>in</w:t>
      </w:r>
      <w:r w:rsidR="00B94AA4" w:rsidRPr="00C7111B">
        <w:rPr>
          <w:rFonts w:cs="Times New Roman"/>
          <w:shd w:val="clear" w:color="auto" w:fill="FFFFFF"/>
        </w:rPr>
        <w:t xml:space="preserve"> </w:t>
      </w:r>
      <w:r w:rsidR="003C607C" w:rsidRPr="00C7111B">
        <w:rPr>
          <w:rFonts w:cs="Times New Roman"/>
          <w:shd w:val="clear" w:color="auto" w:fill="FFFFFF"/>
        </w:rPr>
        <w:t>sludge content</w:t>
      </w:r>
      <w:r w:rsidR="0029200A" w:rsidRPr="00C7111B">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{"citationID":"wLeGTkYH","properties":{"formattedCitation":"(Xiao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(Xiao et al., 2020)</w:t>
      </w:r>
      <w:r w:rsidR="00473101">
        <w:rPr>
          <w:rFonts w:cs="Times New Roman"/>
          <w:shd w:val="clear" w:color="auto" w:fill="FFFFFF"/>
        </w:rPr>
        <w:fldChar w:fldCharType="end"/>
      </w:r>
      <w:del w:id="106" w:author="Owen" w:date="2022-04-28T22:04:00Z">
        <w:r w:rsidR="0029200A" w:rsidRPr="00C7111B" w:rsidDel="00473101">
          <w:rPr>
            <w:rFonts w:cs="Times New Roman"/>
            <w:shd w:val="clear" w:color="auto" w:fill="FFFFFF"/>
          </w:rPr>
          <w:delText>(</w:delText>
        </w:r>
        <w:r w:rsidR="00220C7D" w:rsidDel="00473101">
          <w:fldChar w:fldCharType="begin"/>
        </w:r>
        <w:r w:rsidR="00220C7D" w:rsidDel="00473101">
          <w:delInstrText xml:space="preserve"> HYPERLINK \l "l13" </w:delInstrText>
        </w:r>
        <w:r w:rsidR="00220C7D" w:rsidDel="00473101">
          <w:fldChar w:fldCharType="separate"/>
        </w:r>
        <w:r w:rsidR="0029200A" w:rsidRPr="00C7111B" w:rsidDel="00473101">
          <w:rPr>
            <w:rStyle w:val="af9"/>
            <w:u w:val="none"/>
            <w:shd w:val="clear" w:color="auto" w:fill="FFFFFF"/>
          </w:rPr>
          <w:delText>Xiao et al., 2020</w:delText>
        </w:r>
        <w:r w:rsidR="00220C7D" w:rsidDel="00473101">
          <w:rPr>
            <w:rStyle w:val="af9"/>
            <w:u w:val="none"/>
            <w:shd w:val="clear" w:color="auto" w:fill="FFFFFF"/>
          </w:rPr>
          <w:fldChar w:fldCharType="end"/>
        </w:r>
        <w:r w:rsidR="0029200A" w:rsidRPr="00C7111B" w:rsidDel="00473101">
          <w:rPr>
            <w:rFonts w:cs="Times New Roman"/>
            <w:shd w:val="clear" w:color="auto" w:fill="FFFFFF"/>
          </w:rPr>
          <w:delText>)</w:delText>
        </w:r>
      </w:del>
      <w:r w:rsidR="003C607C" w:rsidRPr="00C7111B">
        <w:rPr>
          <w:rFonts w:cs="Times New Roman"/>
          <w:shd w:val="clear" w:color="auto" w:fill="FFFFFF"/>
        </w:rPr>
        <w:t xml:space="preserve">. </w:t>
      </w:r>
      <w:r w:rsidR="003065F2">
        <w:rPr>
          <w:shd w:val="clear" w:color="auto" w:fill="FFFFFF"/>
        </w:rPr>
        <w:t>D</w:t>
      </w:r>
      <w:r w:rsidR="0029200A" w:rsidRPr="00C7111B">
        <w:rPr>
          <w:shd w:val="clear" w:color="auto" w:fill="FFFFFF"/>
        </w:rPr>
        <w:t>ifferent</w:t>
      </w:r>
      <w:r w:rsidR="00931BD4" w:rsidRPr="00C7111B">
        <w:rPr>
          <w:shd w:val="clear" w:color="auto" w:fill="FFFFFF"/>
        </w:rPr>
        <w:t xml:space="preserve"> </w:t>
      </w:r>
      <w:r w:rsidR="003065F2">
        <w:rPr>
          <w:shd w:val="clear" w:color="auto" w:fill="FFFFFF"/>
        </w:rPr>
        <w:t xml:space="preserve">wastewater treatment </w:t>
      </w:r>
      <w:r w:rsidR="00931BD4" w:rsidRPr="00C7111B">
        <w:rPr>
          <w:shd w:val="clear" w:color="auto" w:fill="FFFFFF"/>
        </w:rPr>
        <w:t>technolog</w:t>
      </w:r>
      <w:r w:rsidR="003065F2">
        <w:rPr>
          <w:shd w:val="clear" w:color="auto" w:fill="FFFFFF"/>
        </w:rPr>
        <w:t>ies</w:t>
      </w:r>
      <w:r w:rsidR="0029200A" w:rsidRPr="00C7111B">
        <w:rPr>
          <w:shd w:val="clear" w:color="auto" w:fill="FFFFFF"/>
        </w:rPr>
        <w:t xml:space="preserve"> contribute to</w:t>
      </w:r>
      <w:r w:rsidR="007F54BB">
        <w:rPr>
          <w:shd w:val="clear" w:color="auto" w:fill="FFFFFF"/>
        </w:rPr>
        <w:t xml:space="preserve"> </w:t>
      </w:r>
      <w:r w:rsidR="0029200A" w:rsidRPr="00C7111B">
        <w:rPr>
          <w:shd w:val="clear" w:color="auto" w:fill="FFFFFF"/>
        </w:rPr>
        <w:t>different level</w:t>
      </w:r>
      <w:r w:rsidR="003065F2">
        <w:rPr>
          <w:shd w:val="clear" w:color="auto" w:fill="FFFFFF"/>
        </w:rPr>
        <w:t>s</w:t>
      </w:r>
      <w:r w:rsidR="0029200A" w:rsidRPr="00C7111B">
        <w:rPr>
          <w:shd w:val="clear" w:color="auto" w:fill="FFFFFF"/>
        </w:rPr>
        <w:t xml:space="preserve"> of sludge </w:t>
      </w:r>
      <w:r w:rsidR="00617D0B" w:rsidRPr="00C7111B">
        <w:rPr>
          <w:shd w:val="clear" w:color="auto" w:fill="FFFFFF"/>
        </w:rPr>
        <w:t>generation</w:t>
      </w:r>
      <w:r w:rsidR="00931BD4" w:rsidRPr="00C7111B">
        <w:rPr>
          <w:shd w:val="clear" w:color="auto" w:fill="FFFFFF"/>
        </w:rPr>
        <w:t xml:space="preserve"> </w:t>
      </w:r>
      <w:r w:rsidR="00473101">
        <w:rPr>
          <w:shd w:val="clear" w:color="auto" w:fill="FFFFFF"/>
        </w:rPr>
        <w:fldChar w:fldCharType="begin"/>
      </w:r>
      <w:r w:rsidR="00473101">
        <w:rPr>
          <w:shd w:val="clear" w:color="auto" w:fill="FFFFFF"/>
        </w:rPr>
        <w:instrText xml:space="preserve"> ADDIN ZOTERO_ITEM CSL_CITATION {"citationID":"2319HP1J","properties":{"formattedCitation":"(Jin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473101">
        <w:rPr>
          <w:shd w:val="clear" w:color="auto" w:fill="FFFFFF"/>
        </w:rPr>
        <w:fldChar w:fldCharType="separate"/>
      </w:r>
      <w:r w:rsidR="00473101">
        <w:rPr>
          <w:noProof/>
          <w:shd w:val="clear" w:color="auto" w:fill="FFFFFF"/>
        </w:rPr>
        <w:t>(Jin et al., 2014)</w:t>
      </w:r>
      <w:r w:rsidR="00473101">
        <w:rPr>
          <w:shd w:val="clear" w:color="auto" w:fill="FFFFFF"/>
        </w:rPr>
        <w:fldChar w:fldCharType="end"/>
      </w:r>
      <w:del w:id="107" w:author="Owen" w:date="2022-04-28T22:04:00Z">
        <w:r w:rsidR="00931BD4" w:rsidRPr="00C7111B" w:rsidDel="00473101">
          <w:rPr>
            <w:shd w:val="clear" w:color="auto" w:fill="FFFFFF"/>
          </w:rPr>
          <w:delText>(</w:delText>
        </w:r>
        <w:r w:rsidR="00627A31" w:rsidDel="00473101">
          <w:fldChar w:fldCharType="begin"/>
        </w:r>
        <w:r w:rsidR="00627A31" w:rsidDel="00473101">
          <w:delInstrText xml:space="preserve"> HYPERLINK \l "l4" </w:delInstrText>
        </w:r>
        <w:r w:rsidR="00627A31" w:rsidDel="00473101">
          <w:fldChar w:fldCharType="separate"/>
        </w:r>
        <w:r w:rsidR="00931BD4" w:rsidRPr="00C7111B" w:rsidDel="00473101">
          <w:rPr>
            <w:rStyle w:val="af9"/>
          </w:rPr>
          <w:delText>Jin et al., 2014</w:delText>
        </w:r>
        <w:r w:rsidR="00627A31" w:rsidDel="00473101">
          <w:rPr>
            <w:rStyle w:val="af9"/>
          </w:rPr>
          <w:fldChar w:fldCharType="end"/>
        </w:r>
        <w:r w:rsidR="00C7111B" w:rsidDel="00473101">
          <w:rPr>
            <w:shd w:val="clear" w:color="auto" w:fill="FFFFFF"/>
          </w:rPr>
          <w:delText>)</w:delText>
        </w:r>
      </w:del>
      <w:r w:rsidR="003065F2">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14AD8B79"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respectively</w:t>
      </w:r>
      <w:r w:rsidR="00DB0341">
        <w:rPr>
          <w:rFonts w:cs="Times New Roman"/>
          <w:shd w:val="clear" w:color="auto" w:fill="FFFFFF"/>
        </w:rPr>
        <w:t>, and</w:t>
      </w:r>
      <w:r w:rsidRPr="000F350F">
        <w:rPr>
          <w:rFonts w:cs="Times New Roman"/>
          <w:shd w:val="clear" w:color="auto" w:fill="FFFFFF"/>
        </w:rPr>
        <w:t xml:space="preserve">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w:t>
      </w:r>
      <w:r w:rsidRPr="000F350F">
        <w:rPr>
          <w:rFonts w:cs="Times New Roman"/>
          <w:shd w:val="clear" w:color="auto" w:fill="FFFFFF"/>
        </w:rPr>
        <w:lastRenderedPageBreak/>
        <w:t xml:space="preserve">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r w:rsidR="00DB0341">
        <w:t>(</w:t>
      </w:r>
      <w:hyperlink w:anchor="wang2017geodetector" w:history="1">
        <w:r w:rsidR="00560786" w:rsidRPr="00A877AA">
          <w:rPr>
            <w:rStyle w:val="af9"/>
            <w:u w:val="none"/>
          </w:rPr>
          <w:t>Wang et al., 2017</w:t>
        </w:r>
      </w:hyperlink>
      <w:r w:rsidR="00DB0341">
        <w:rPr>
          <w:rStyle w:val="af9"/>
          <w:u w:val="none"/>
        </w:rPr>
        <w:t>)</w:t>
      </w:r>
      <w:r w:rsidRPr="000F350F">
        <w:rPr>
          <w:rFonts w:cs="Times New Roman"/>
          <w:shd w:val="clear" w:color="auto" w:fill="FFFFFF"/>
        </w:rPr>
        <w:t>.</w:t>
      </w:r>
    </w:p>
    <w:p w14:paraId="60CC5867" w14:textId="77777777" w:rsidR="00A50499" w:rsidRDefault="00A50499" w:rsidP="00A17DAE">
      <w:pPr>
        <w:widowControl/>
        <w:ind w:firstLineChars="0" w:firstLine="0"/>
        <w:rPr>
          <w:rFonts w:cs="Times New Roman"/>
          <w:shd w:val="clear" w:color="auto" w:fill="FFFFFF"/>
        </w:rPr>
      </w:pPr>
    </w:p>
    <w:p w14:paraId="77FB6E96" w14:textId="5AFD572A" w:rsidR="007F40BE" w:rsidRPr="007B0ED5" w:rsidRDefault="007F40BE" w:rsidP="007B0ED5">
      <w:pPr>
        <w:widowControl/>
        <w:spacing w:line="240" w:lineRule="auto"/>
        <w:ind w:firstLineChars="0" w:firstLine="0"/>
        <w:jc w:val="center"/>
        <w:rPr>
          <w:rFonts w:cs="Times New Roman"/>
          <w:szCs w:val="24"/>
          <w:shd w:val="clear" w:color="auto" w:fill="FFFFFF"/>
        </w:rPr>
      </w:pPr>
      <w:r w:rsidRPr="007B0ED5">
        <w:rPr>
          <w:rFonts w:cs="Times New Roman"/>
          <w:b/>
          <w:bCs/>
          <w:szCs w:val="24"/>
        </w:rPr>
        <w:t>Tab</w:t>
      </w:r>
      <w:r w:rsidR="00D00065"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2</w:t>
      </w:r>
      <w:r w:rsidR="00DB0341">
        <w:rPr>
          <w:rFonts w:cs="Times New Roman"/>
          <w:b/>
          <w:bCs/>
          <w:szCs w:val="24"/>
        </w:rPr>
        <w:t>.</w:t>
      </w:r>
      <w:r w:rsidRPr="007B0ED5">
        <w:rPr>
          <w:rFonts w:cs="Times New Roman"/>
          <w:szCs w:val="24"/>
        </w:rPr>
        <w:t xml:space="preserve"> </w:t>
      </w:r>
      <w:r w:rsidR="00D00065" w:rsidRPr="007B0ED5">
        <w:rPr>
          <w:rFonts w:cs="Times New Roman"/>
          <w:szCs w:val="24"/>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25D774D9"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del w:id="108" w:author="WANG HONGTAO" w:date="2022-04-26T22:13:00Z">
              <w:r w:rsidRPr="00D169CE" w:rsidDel="006749B8">
                <w:rPr>
                  <w:rFonts w:ascii="Times New Roman" w:hAnsi="Times New Roman"/>
                  <w:sz w:val="21"/>
                  <w:szCs w:val="21"/>
                  <w:lang w:eastAsia="zh-CN"/>
                </w:rPr>
                <w:delText>Darainage</w:delText>
              </w:r>
            </w:del>
            <w:ins w:id="109" w:author="WANG HONGTAO" w:date="2022-04-26T22:13:00Z">
              <w:r w:rsidR="006749B8" w:rsidRPr="00D169CE">
                <w:rPr>
                  <w:rFonts w:ascii="Times New Roman" w:hAnsi="Times New Roman"/>
                  <w:sz w:val="21"/>
                  <w:szCs w:val="21"/>
                  <w:lang w:eastAsia="zh-CN"/>
                </w:rPr>
                <w:t>Drainage</w:t>
              </w:r>
            </w:ins>
            <w:r w:rsidRPr="00D169CE">
              <w:rPr>
                <w:rFonts w:ascii="Times New Roman" w:hAnsi="Times New Roman"/>
                <w:sz w:val="21"/>
                <w:szCs w:val="21"/>
                <w:lang w:eastAsia="zh-CN"/>
              </w:rPr>
              <w:t xml:space="preserve"> Statistical Yearbook</w:t>
            </w:r>
          </w:p>
        </w:tc>
      </w:tr>
    </w:tbl>
    <w:p w14:paraId="0F761A3B" w14:textId="22B1143D"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w:rPr>
            <w:rFonts w:ascii="Cambria Math" w:hAnsi="Cambria Math"/>
            <w:sz w:val="20"/>
            <w:szCs w:val="18"/>
          </w:rPr>
          <m:t xml:space="preserve"> </m:t>
        </m:r>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DB0341">
        <w:rPr>
          <w:color w:val="37352F"/>
          <w:kern w:val="0"/>
          <w:sz w:val="16"/>
          <w:szCs w:val="16"/>
        </w:rPr>
        <w:t xml:space="preserve">where </w:t>
      </w:r>
      <w:r w:rsidR="002D33C7" w:rsidRPr="0063152F">
        <w:rPr>
          <w:sz w:val="20"/>
          <w:szCs w:val="18"/>
        </w:rPr>
        <w:t>F is the volume of food consumption</w:t>
      </w:r>
      <w:r w:rsidR="00DB0341">
        <w:rPr>
          <w:sz w:val="20"/>
          <w:szCs w:val="18"/>
        </w:rPr>
        <w:t xml:space="preserve"> and</w:t>
      </w:r>
      <w:r w:rsidR="002D33C7" w:rsidRPr="0063152F">
        <w:rPr>
          <w:sz w:val="20"/>
          <w:szCs w:val="18"/>
        </w:rPr>
        <w:t xml:space="preserve"> C is the carbon content of specific food</w:t>
      </w:r>
      <w:r w:rsidR="00DB0341">
        <w:rPr>
          <w:sz w:val="20"/>
          <w:szCs w:val="18"/>
        </w:rPr>
        <w:t>s</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 xml:space="preserve">2) </w:t>
      </w:r>
      <w:commentRangeStart w:id="110"/>
      <w:r>
        <w:t>Machine learning</w:t>
      </w:r>
      <w:commentRangeEnd w:id="110"/>
      <w:r w:rsidR="00DA7BE1">
        <w:rPr>
          <w:rStyle w:val="a7"/>
        </w:rPr>
        <w:commentReference w:id="110"/>
      </w:r>
    </w:p>
    <w:p w14:paraId="6CA425E2" w14:textId="385A0A61"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w:t>
      </w:r>
      <w:r w:rsidR="00DB0341">
        <w:rPr>
          <w:rFonts w:cs="Times New Roman"/>
          <w:shd w:val="clear" w:color="auto" w:fill="FFFFFF"/>
        </w:rPr>
        <w:t>, and t</w:t>
      </w:r>
      <w:r w:rsidRPr="000F350F">
        <w:rPr>
          <w:rFonts w:cs="Times New Roman"/>
          <w:shd w:val="clear" w:color="auto" w:fill="FFFFFF"/>
        </w:rPr>
        <w:t xml:space="preserve">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sidR="00E56AC2">
        <w:rPr>
          <w:rFonts w:cs="Times New Roman"/>
          <w:shd w:val="clear" w:color="auto" w:fill="FFFFFF"/>
        </w:rPr>
        <w:t>.</w:t>
      </w:r>
      <w:r>
        <w:rPr>
          <w:rFonts w:cs="Times New Roman"/>
          <w:shd w:val="clear" w:color="auto" w:fill="FFFFFF"/>
        </w:rPr>
        <w:t xml:space="preserve"> </w:t>
      </w:r>
      <w:r w:rsidR="00E56AC2">
        <w:rPr>
          <w:rFonts w:cs="Times New Roman"/>
          <w:shd w:val="clear" w:color="auto" w:fill="FFFFFF"/>
        </w:rPr>
        <w:t xml:space="preserve">An </w:t>
      </w:r>
      <w:r w:rsidRPr="000F350F">
        <w:rPr>
          <w:rFonts w:cs="Times New Roman"/>
          <w:shd w:val="clear" w:color="auto" w:fill="FFFFFF"/>
        </w:rPr>
        <w:t xml:space="preserve">Ensemble Learning algorithm based on </w:t>
      </w:r>
      <w:r>
        <w:rPr>
          <w:rFonts w:cs="Times New Roman"/>
          <w:shd w:val="clear" w:color="auto" w:fill="FFFFFF"/>
        </w:rPr>
        <w:t xml:space="preserve">a </w:t>
      </w:r>
      <w:r w:rsidRPr="000F350F">
        <w:rPr>
          <w:rFonts w:cs="Times New Roman"/>
          <w:shd w:val="clear" w:color="auto" w:fill="FFFFFF"/>
        </w:rPr>
        <w:t>Decision Tree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E56AC2">
        <w:rPr>
          <w:rFonts w:cs="Times New Roman"/>
          <w:shd w:val="clear" w:color="auto" w:fill="FFFFFF"/>
        </w:rPr>
        <w:t xml:space="preserve"> </w:t>
      </w:r>
      <w:r w:rsidR="00473101">
        <w:rPr>
          <w:rFonts w:cs="Times New Roman"/>
          <w:shd w:val="clear" w:color="auto" w:fill="FFFFFF"/>
        </w:rPr>
        <w:fldChar w:fldCharType="begin"/>
      </w:r>
      <w:r w:rsidR="00475AEF">
        <w:rPr>
          <w:rFonts w:cs="Times New Roman"/>
          <w:shd w:val="clear" w:color="auto" w:fill="FFFFFF"/>
        </w:rPr>
        <w:instrText xml:space="preserve"> ADDIN ZOTERO_ITEM CSL_CITATION {"citationID":"1og0hzPA","properties":{"formattedCitation":"(Gounaridis and Koukoulas, 2016; Yu et al., 2021)","plainCitation":"(Gounaridis and Koukoulas, 2016; Yu et al., 2021)","noteIndex":0},"citationItems":[{"id":79,"uris":["http://zotero.org/users/local/M7xOY0ze/items/EGM78VLM"],"itemData":{"id":79,"type":"article-journal","abstract":"Urban land cover mapping has lately attracted a vast amount of attention as it closely relates to a broad scope of scientific and management applications. Late methodological and technological advancements facilitate the development of datasets with improved accuracy. However, thematic resolution of urban land cover has received much less attention so far, a fact that hampers the produced datasets utility. This paper seeks to provide insights towards the improvement of thematic resolution of urban land cover classification. We integrate existing, readily available and with acceptable accuracies datasets from multiple sources, with remote sensing techniques. The study site is Greece and the urban land cover is classified nationwide into five classes, using the RandomForests algorithm. Results allowed us to quantify, for the first time with a good accuracy, the proportion that is occupied by each different urban land cover class. The total area covered by urban land cover is 2280km2 (1.76% of total terrestrial area), the dominant class is discontinuous dense urban fabric (50.71% of urban land cover) and the least occurring class is discontinuous very low density urban fabric (2.06% of urban land cover).","container-title":"International Journal of Applied Earth Observation and Geoinformation","DOI":"10.1016/j.jag.2016.04.002","ISSN":"1569-8432","journalAbbreviation":"International Journal of Applied Earth Observation and Geoinformation","language":"en","page":"1-10","source":"ScienceDirect","title":"Urban land cover thematic disaggregation, employing datasets from multiple sources and RandomForests modeling","volume":"51","author":[{"family":"Gounaridis","given":"Dimitrios"},{"family":"Koukoulas","given":"Sotirios"}],"issued":{"date-parts":[["2016",9,1]]}}},{"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issued":{"date-parts":[["2021"]]}}}],"schema":"https://github.com/citation-style-language/schema/raw/master/csl-citation.json"} </w:instrText>
      </w:r>
      <w:r w:rsidR="00473101">
        <w:rPr>
          <w:rFonts w:cs="Times New Roman"/>
          <w:shd w:val="clear" w:color="auto" w:fill="FFFFFF"/>
        </w:rPr>
        <w:fldChar w:fldCharType="separate"/>
      </w:r>
      <w:r w:rsidR="00475AEF">
        <w:rPr>
          <w:rFonts w:cs="Times New Roman"/>
          <w:noProof/>
          <w:shd w:val="clear" w:color="auto" w:fill="FFFFFF"/>
        </w:rPr>
        <w:t>(Gounaridis and Koukoulas, 2016; Yu et al., 2021)</w:t>
      </w:r>
      <w:r w:rsidR="00473101">
        <w:rPr>
          <w:rFonts w:cs="Times New Roman"/>
          <w:shd w:val="clear" w:color="auto" w:fill="FFFFFF"/>
        </w:rPr>
        <w:fldChar w:fldCharType="end"/>
      </w:r>
      <w:del w:id="111" w:author="Owen" w:date="2022-04-28T22:07:00Z">
        <w:r w:rsidR="003863A8" w:rsidRPr="000F350F" w:rsidDel="00475AEF">
          <w:rPr>
            <w:rFonts w:cs="Times New Roman"/>
            <w:shd w:val="clear" w:color="auto" w:fill="FFFFFF"/>
          </w:rPr>
          <w:delText>(</w:delText>
        </w:r>
        <w:r w:rsidR="00220C7D" w:rsidDel="00475AEF">
          <w:fldChar w:fldCharType="begin"/>
        </w:r>
        <w:r w:rsidR="00220C7D" w:rsidDel="00475AEF">
          <w:delInstrText xml:space="preserve"> HYPERLINK \l "science2016researchers" </w:delInstrText>
        </w:r>
        <w:r w:rsidR="00220C7D" w:rsidDel="00475AEF">
          <w:fldChar w:fldCharType="separate"/>
        </w:r>
        <w:r w:rsidR="003863A8" w:rsidRPr="004D7ED4" w:rsidDel="00475AEF">
          <w:rPr>
            <w:rStyle w:val="af9"/>
            <w:rFonts w:cs="Times New Roman"/>
            <w:u w:val="none"/>
            <w:shd w:val="clear" w:color="auto" w:fill="FFFFFF"/>
          </w:rPr>
          <w:delText>Science., 2016</w:delText>
        </w:r>
        <w:r w:rsidR="00220C7D" w:rsidDel="00475AEF">
          <w:rPr>
            <w:rStyle w:val="af9"/>
            <w:rFonts w:cs="Times New Roman"/>
            <w:u w:val="none"/>
            <w:shd w:val="clear" w:color="auto" w:fill="FFFFFF"/>
          </w:rPr>
          <w:fldChar w:fldCharType="end"/>
        </w:r>
        <w:r w:rsidR="003863A8" w:rsidRPr="004D7ED4" w:rsidDel="00475AEF">
          <w:rPr>
            <w:rFonts w:cs="Times New Roman"/>
            <w:shd w:val="clear" w:color="auto" w:fill="FFFFFF"/>
          </w:rPr>
          <w:delText xml:space="preserve">; </w:delText>
        </w:r>
        <w:r w:rsidR="00220C7D" w:rsidDel="00475AEF">
          <w:fldChar w:fldCharType="begin"/>
        </w:r>
        <w:r w:rsidR="00220C7D" w:rsidDel="00475AEF">
          <w:delInstrText xml:space="preserve"> HYPERLINK \l "yu2021deep" </w:delInstrText>
        </w:r>
        <w:r w:rsidR="00220C7D" w:rsidDel="00475AEF">
          <w:fldChar w:fldCharType="separate"/>
        </w:r>
        <w:r w:rsidR="003863A8" w:rsidRPr="004D7ED4" w:rsidDel="00475AEF">
          <w:rPr>
            <w:rStyle w:val="af9"/>
            <w:rFonts w:cs="Times New Roman"/>
            <w:u w:val="none"/>
            <w:shd w:val="clear" w:color="auto" w:fill="FFFFFF"/>
          </w:rPr>
          <w:delText>Yu et al., 2021</w:delText>
        </w:r>
        <w:r w:rsidR="00220C7D" w:rsidDel="00475AEF">
          <w:rPr>
            <w:rStyle w:val="af9"/>
            <w:rFonts w:cs="Times New Roman"/>
            <w:u w:val="none"/>
            <w:shd w:val="clear" w:color="auto" w:fill="FFFFFF"/>
          </w:rPr>
          <w:fldChar w:fldCharType="end"/>
        </w:r>
        <w:r w:rsidR="003863A8" w:rsidRPr="000F350F" w:rsidDel="00475AEF">
          <w:rPr>
            <w:rFonts w:cs="Times New Roman"/>
            <w:shd w:val="clear" w:color="auto" w:fill="FFFFFF"/>
          </w:rPr>
          <w:delText>)</w:delText>
        </w:r>
      </w:del>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w:t>
      </w:r>
      <w:ins w:id="112" w:author="Owen" w:date="2022-04-28T22:09:00Z">
        <w:r w:rsidR="00651A1C">
          <w:rPr>
            <w:rFonts w:cs="Times New Roman"/>
            <w:shd w:val="clear" w:color="auto" w:fill="FFFFFF"/>
          </w:rPr>
          <w:t>tuned</w:t>
        </w:r>
      </w:ins>
      <w:del w:id="113" w:author="Owen" w:date="2022-04-28T22:09:00Z">
        <w:r w:rsidRPr="000F350F" w:rsidDel="00651A1C">
          <w:rPr>
            <w:rFonts w:cs="Times New Roman"/>
            <w:shd w:val="clear" w:color="auto" w:fill="FFFFFF"/>
          </w:rPr>
          <w:delText>selected</w:delText>
        </w:r>
      </w:del>
      <w:r w:rsidRPr="000F350F">
        <w:rPr>
          <w:rFonts w:cs="Times New Roman"/>
          <w:shd w:val="clear" w:color="auto" w:fill="FFFFFF"/>
        </w:rPr>
        <w:t xml:space="preserve"> hyperparameters based on Grid Search</w:t>
      </w:r>
      <w:ins w:id="114" w:author="Owen" w:date="2022-04-28T22:09:00Z">
        <w:r w:rsidR="00651A1C">
          <w:rPr>
            <w:rFonts w:cs="Times New Roman"/>
            <w:shd w:val="clear" w:color="auto" w:fill="FFFFFF"/>
          </w:rPr>
          <w:t xml:space="preserve"> and Cross Validation</w:t>
        </w:r>
      </w:ins>
      <w:r w:rsidRPr="000F350F">
        <w:rPr>
          <w:rFonts w:cs="Times New Roman"/>
          <w:shd w:val="clear" w:color="auto" w:fill="FFFFFF"/>
        </w:rPr>
        <w:t>.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r w:rsidR="00651A1C">
        <w:rPr>
          <w:rFonts w:cs="Times New Roman"/>
          <w:shd w:val="clear" w:color="auto" w:fill="FFFFFF"/>
        </w:rPr>
        <w:fldChar w:fldCharType="begin"/>
      </w:r>
      <w:r w:rsidR="00651A1C">
        <w:rPr>
          <w:rFonts w:cs="Times New Roman"/>
          <w:shd w:val="clear" w:color="auto" w:fill="FFFFFF"/>
        </w:rPr>
        <w:instrText xml:space="preserve"> ADDIN ZOTERO_ITEM CSL_CITATION {"citationID":"yrdUAGtm","properties":{"formattedCitation":"(Basu et al., 2018)","plainCitation":"(Basu et al., 2018)","noteIndex":0},"citationItems":[{"id":3,"uris":["http://zotero.org/users/local/M7xOY0ze/items/AJ65K28W"],"itemData":{"id":3,"type":"article-journal","abstract":"Significance\n            We developed a predictive, stable, and interpretable tool: the iterative random forest algorithm (iRF). iRF discovers high-order interactions among biomolecules with the same order of computational cost as random forests. We demonstrate the efficacy of iRF by finding known and promising interactions among biomolecules, of up to fifth and sixth order, in two data examples in transcriptional regulation and alternative splicing.\n          , \n            \n              Genomics has revolutionized biology, enabling the interrogation of whole transcriptomes, genome-wide binding sites for proteins, and many other molecular processes. However, individual genomic assays measure elements that interact in vivo as components of larger molecular machines. Understanding how these high-order interactions drive gene expression presents a substantial statistical challenge. Building on random forests (RFs) and random intersection trees (RITs) and through extensive, biologically inspired simulations, we developed the iterative random forest algorithm (iRF). iRF trains a feature-weighted ensemble of decision trees to detect stable, high-order interactions with the same order of computational cost as the RF. We demonstrate the utility of iRF for high-order interaction discovery in two prediction problems: enhancer activity in the early\n              Drosophila\n              embryo and alternative splicing of primary transcripts in human-derived cell lines. In\n              Drosophila\n              , among the 20 pairwise transcription factor interactions iRF identifies as stable (returned in more than half of bootstrap replicates), 80% have been previously reported as physical interactions. Moreover, third-order interactions, e.g., between\n              Zelda\n              (\n              Zld\n              ),\n              Giant\n              (\n              Gt\n              ), and\n              Twist\n              (\n              Twi\n              ), suggest high-order relationships that are candidates for follow-up experiments. In human-derived cells, iRF rediscovered a central role of H3K36me3 in chromatin-mediated splicing regulation and identified interesting fifth- and sixth-order interactions, indicative of multivalent nucleosomes with specific roles in splicing regulation. By decoupling the order of interactions from the computational cost of identification, iRF opens additional avenues of inquiry into the molecular mechanisms underlying genome biology.","container-title":"Proceedings of the National Academy of Sciences","DOI":"10.1073/pnas.1711236115","ISSN":"0027-8424, 1091-6490","issue":"8","journalAbbreviation":"Proc. Natl. Acad. Sci. U.S.A.","language":"en","page":"1943-1948","source":"DOI.org (Crossref)","title":"Iterative random forests to discover predictive and stable high-order interactions","volume":"115","author":[{"family":"Basu","given":"Sumanta"},{"family":"Kumbier","given":"Karl"},{"family":"Brown","given":"James B."},{"family":"Yu","given":"Bin"}],"issued":{"date-parts":[["2018",2,20]]}}}],"schema":"https://github.com/citation-style-language/schema/raw/master/csl-citation.json"} </w:instrText>
      </w:r>
      <w:r w:rsidR="00651A1C">
        <w:rPr>
          <w:rFonts w:cs="Times New Roman"/>
          <w:shd w:val="clear" w:color="auto" w:fill="FFFFFF"/>
        </w:rPr>
        <w:fldChar w:fldCharType="separate"/>
      </w:r>
      <w:r w:rsidR="00651A1C">
        <w:rPr>
          <w:rFonts w:cs="Times New Roman"/>
          <w:noProof/>
          <w:shd w:val="clear" w:color="auto" w:fill="FFFFFF"/>
        </w:rPr>
        <w:t>(Basu et al., 2018)</w:t>
      </w:r>
      <w:r w:rsidR="00651A1C">
        <w:rPr>
          <w:rFonts w:cs="Times New Roman"/>
          <w:shd w:val="clear" w:color="auto" w:fill="FFFFFF"/>
        </w:rPr>
        <w:fldChar w:fldCharType="end"/>
      </w:r>
      <w:r w:rsidRPr="000F350F">
        <w:rPr>
          <w:rFonts w:cs="Times New Roman"/>
          <w:shd w:val="clear" w:color="auto" w:fill="FFFFFF"/>
        </w:rPr>
        <w:t>(</w:t>
      </w:r>
      <w:del w:id="115" w:author="Owen" w:date="2022-04-28T22:10:00Z">
        <w:r w:rsidR="00627A31" w:rsidDel="00651A1C">
          <w:fldChar w:fldCharType="begin"/>
        </w:r>
        <w:r w:rsidR="00627A31" w:rsidDel="00651A1C">
          <w:delInstrText xml:space="preserve"> HYPERLINK \l "sumanta2018iterative" </w:delInstrText>
        </w:r>
        <w:r w:rsidR="00627A31" w:rsidDel="00651A1C">
          <w:fldChar w:fldCharType="separate"/>
        </w:r>
        <w:r w:rsidRPr="004D7ED4" w:rsidDel="00651A1C">
          <w:rPr>
            <w:rStyle w:val="af9"/>
            <w:rFonts w:cs="Times New Roman"/>
            <w:u w:val="none"/>
            <w:shd w:val="clear" w:color="auto" w:fill="FFFFFF"/>
          </w:rPr>
          <w:delText>Sumanta et al., 2018</w:delText>
        </w:r>
        <w:r w:rsidR="00627A31" w:rsidDel="00651A1C">
          <w:rPr>
            <w:rStyle w:val="af9"/>
            <w:rFonts w:cs="Times New Roman"/>
            <w:u w:val="none"/>
            <w:shd w:val="clear" w:color="auto" w:fill="FFFFFF"/>
          </w:rPr>
          <w:fldChar w:fldCharType="end"/>
        </w:r>
        <w:r w:rsidRPr="004D7ED4" w:rsidDel="00651A1C">
          <w:rPr>
            <w:rFonts w:cs="Times New Roman"/>
            <w:shd w:val="clear" w:color="auto" w:fill="FFFFFF"/>
          </w:rPr>
          <w:delText>;</w:delText>
        </w:r>
      </w:del>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w:t>
      </w:r>
      <w:ins w:id="116" w:author="Owen" w:date="2022-04-28T22:15:00Z">
        <w:r w:rsidR="008F3B3E">
          <w:rPr>
            <w:rFonts w:cs="Times New Roman"/>
            <w:shd w:val="clear" w:color="auto" w:fill="FFFFFF"/>
          </w:rPr>
          <w:t>4</w:t>
        </w:r>
      </w:ins>
      <w:del w:id="117" w:author="Owen" w:date="2022-04-28T22:15:00Z">
        <w:r w:rsidRPr="000F350F" w:rsidDel="008F3B3E">
          <w:rPr>
            <w:rFonts w:cs="Times New Roman"/>
            <w:shd w:val="clear" w:color="auto" w:fill="FFFFFF"/>
          </w:rPr>
          <w:delText>0</w:delText>
        </w:r>
      </w:del>
      <w:r w:rsidRPr="000F350F">
        <w:rPr>
          <w:rFonts w:cs="Times New Roman"/>
          <w:shd w:val="clear" w:color="auto" w:fill="FFFFFF"/>
        </w:rPr>
        <w:t>.</w:t>
      </w:r>
      <w:ins w:id="118" w:author="Owen" w:date="2022-04-28T22:15:00Z">
        <w:r w:rsidR="008F3B3E">
          <w:rPr>
            <w:rFonts w:cs="Times New Roman"/>
            <w:shd w:val="clear" w:color="auto" w:fill="FFFFFF"/>
          </w:rPr>
          <w:t>54</w:t>
        </w:r>
      </w:ins>
      <w:del w:id="119" w:author="Owen" w:date="2022-04-28T22:15:00Z">
        <w:r w:rsidRPr="000F350F" w:rsidDel="008F3B3E">
          <w:rPr>
            <w:rFonts w:cs="Times New Roman"/>
            <w:shd w:val="clear" w:color="auto" w:fill="FFFFFF"/>
          </w:rPr>
          <w:delText>2</w:delText>
        </w:r>
      </w:del>
      <w:r w:rsidRPr="000F350F">
        <w:rPr>
          <w:rFonts w:cs="Times New Roman"/>
          <w:shd w:val="clear" w:color="auto" w:fill="FFFFFF"/>
        </w:rPr>
        <w:t>% (</w:t>
      </w:r>
      <w:ins w:id="120" w:author="Owen" w:date="2022-04-28T22:15:00Z">
        <w:r w:rsidR="008F3B3E">
          <w:rPr>
            <w:rFonts w:cs="Times New Roman"/>
            <w:shd w:val="clear" w:color="auto" w:fill="FFFFFF"/>
          </w:rPr>
          <w:t>R</w:t>
        </w:r>
        <w:r w:rsidR="008F3B3E" w:rsidRPr="008F3B3E">
          <w:rPr>
            <w:rFonts w:cs="Times New Roman"/>
            <w:shd w:val="clear" w:color="auto" w:fill="FFFFFF"/>
            <w:vertAlign w:val="superscript"/>
            <w:rPrChange w:id="121" w:author="Owen" w:date="2022-04-28T22:15:00Z">
              <w:rPr>
                <w:rFonts w:cs="Times New Roman"/>
                <w:shd w:val="clear" w:color="auto" w:fill="FFFFFF"/>
              </w:rPr>
            </w:rPrChange>
          </w:rPr>
          <w:t>2</w:t>
        </w:r>
      </w:ins>
      <w:del w:id="122" w:author="Owen" w:date="2022-04-28T22:15:00Z">
        <w:r w:rsidRPr="000F350F" w:rsidDel="008F3B3E">
          <w:rPr>
            <w:rFonts w:cs="Times New Roman"/>
            <w:shd w:val="clear" w:color="auto" w:fill="FFFFFF"/>
          </w:rPr>
          <w:delText>MAPE</w:delText>
        </w:r>
      </w:del>
      <w:r w:rsidRPr="000F350F">
        <w:rPr>
          <w:rFonts w:cs="Times New Roman"/>
          <w:shd w:val="clear" w:color="auto" w:fill="FFFFFF"/>
        </w:rPr>
        <w:t>) on our test set</w:t>
      </w:r>
      <w:ins w:id="123" w:author="Owen" w:date="2022-04-28T22:22:00Z">
        <w:r w:rsidR="00925B13">
          <w:rPr>
            <w:rFonts w:cs="Times New Roman"/>
            <w:shd w:val="clear" w:color="auto" w:fill="FFFFFF"/>
          </w:rPr>
          <w:t xml:space="preserve"> which was significantly than our linear regression </w:t>
        </w:r>
        <w:r w:rsidR="00925B13">
          <w:rPr>
            <w:rFonts w:cs="Times New Roman"/>
            <w:shd w:val="clear" w:color="auto" w:fill="FFFFFF"/>
          </w:rPr>
          <w:lastRenderedPageBreak/>
          <w:t>model (</w:t>
        </w:r>
        <w:proofErr w:type="spellStart"/>
        <w:r w:rsidR="00925B13">
          <w:rPr>
            <w:rFonts w:cs="Times New Roman"/>
            <w:shd w:val="clear" w:color="auto" w:fill="FFFFFF"/>
          </w:rPr>
          <w:t>ElasticNet</w:t>
        </w:r>
        <w:proofErr w:type="spellEnd"/>
        <w:r w:rsidR="00925B13">
          <w:rPr>
            <w:rFonts w:cs="Times New Roman"/>
            <w:shd w:val="clear" w:color="auto" w:fill="FFFFFF"/>
          </w:rPr>
          <w:t xml:space="preserve"> R</w:t>
        </w:r>
        <w:r w:rsidR="00925B13" w:rsidRPr="00925B13">
          <w:rPr>
            <w:rFonts w:cs="Times New Roman"/>
            <w:shd w:val="clear" w:color="auto" w:fill="FFFFFF"/>
            <w:vertAlign w:val="superscript"/>
            <w:rPrChange w:id="124" w:author="Owen" w:date="2022-04-28T22:22:00Z">
              <w:rPr>
                <w:rFonts w:cs="Times New Roman"/>
                <w:shd w:val="clear" w:color="auto" w:fill="FFFFFF"/>
              </w:rPr>
            </w:rPrChange>
          </w:rPr>
          <w:t>2</w:t>
        </w:r>
        <w:r w:rsidR="00925B13">
          <w:rPr>
            <w:rFonts w:cs="Times New Roman"/>
            <w:shd w:val="clear" w:color="auto" w:fill="FFFFFF"/>
          </w:rPr>
          <w:t>: 50.88%)</w:t>
        </w:r>
      </w:ins>
      <w:r w:rsidRPr="000F350F">
        <w:rPr>
          <w:rFonts w:cs="Times New Roman"/>
          <w:shd w:val="clear" w:color="auto" w:fill="FFFFFF"/>
        </w:rPr>
        <w:t>.</w:t>
      </w:r>
      <w:ins w:id="125" w:author="Owen" w:date="2022-04-28T22:11:00Z">
        <w:r w:rsidR="00651A1C">
          <w:rPr>
            <w:rFonts w:cs="Times New Roman"/>
            <w:shd w:val="clear" w:color="auto" w:fill="FFFFFF"/>
          </w:rPr>
          <w:t xml:space="preserve"> </w:t>
        </w:r>
      </w:ins>
      <w:r w:rsidRPr="000F350F">
        <w:rPr>
          <w:rFonts w:cs="Times New Roman"/>
          <w:shd w:val="clear" w:color="auto" w:fill="FFFFFF"/>
        </w:rPr>
        <w:t xml:space="preserve"> Finally, we calculated the corresponding </w:t>
      </w:r>
      <w:r w:rsidR="008A29FC">
        <w:rPr>
          <w:rFonts w:cs="Times New Roman"/>
          <w:shd w:val="clear" w:color="auto" w:fill="FFFFFF"/>
        </w:rPr>
        <w:t>GHG</w:t>
      </w:r>
      <w:r w:rsidRPr="000F350F">
        <w:rPr>
          <w:rFonts w:cs="Times New Roman"/>
          <w:shd w:val="clear" w:color="auto" w:fill="FFFFFF"/>
        </w:rPr>
        <w:t xml:space="preserve"> emission </w:t>
      </w:r>
      <w:r w:rsidR="00E56AC2">
        <w:rPr>
          <w:rFonts w:cs="Times New Roman"/>
          <w:shd w:val="clear" w:color="auto" w:fill="FFFFFF"/>
        </w:rPr>
        <w:t>from</w:t>
      </w:r>
      <w:r w:rsidR="00E56AC2" w:rsidRPr="000F350F">
        <w:rPr>
          <w:rFonts w:cs="Times New Roman"/>
          <w:shd w:val="clear" w:color="auto" w:fill="FFFFFF"/>
        </w:rPr>
        <w:t xml:space="preserve"> </w:t>
      </w:r>
      <w:r w:rsidRPr="000F350F">
        <w:rPr>
          <w:rFonts w:cs="Times New Roman"/>
          <w:shd w:val="clear" w:color="auto" w:fill="FFFFFF"/>
        </w:rPr>
        <w:t>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conversion coefficients under different disposal methods. </w:t>
      </w:r>
      <w:r w:rsidR="00375085" w:rsidRPr="00DE2DD1">
        <w:rPr>
          <w:rFonts w:cs="Times New Roman"/>
          <w:color w:val="333333"/>
          <w:shd w:val="clear" w:color="auto" w:fill="FFFFFF"/>
        </w:rPr>
        <w:t xml:space="preserve"> </w:t>
      </w:r>
    </w:p>
    <w:p w14:paraId="550F7A51" w14:textId="67C5E7D4"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sidR="00E56AC2">
        <w:rPr>
          <w:rFonts w:cs="Times New Roman"/>
          <w:shd w:val="clear" w:color="auto" w:fill="FFFFFF"/>
        </w:rPr>
        <w:t>,</w:t>
      </w:r>
      <w:r>
        <w:rPr>
          <w:rFonts w:cs="Times New Roman"/>
          <w:shd w:val="clear" w:color="auto" w:fill="FFFFFF"/>
        </w:rPr>
        <w:t xml:space="preserve"> which were calculated by dividing the sludge generation in 2060 </w:t>
      </w:r>
      <w:r w:rsidR="00E56AC2">
        <w:rPr>
          <w:rFonts w:cs="Times New Roman"/>
          <w:shd w:val="clear" w:color="auto" w:fill="FFFFFF"/>
        </w:rPr>
        <w:t xml:space="preserve">by sludge generation in </w:t>
      </w:r>
      <w:r>
        <w:rPr>
          <w:rFonts w:cs="Times New Roman"/>
          <w:shd w:val="clear" w:color="auto" w:fill="FFFFFF"/>
        </w:rPr>
        <w:t>2017</w:t>
      </w:r>
      <w:r w:rsidRPr="000F350F">
        <w:rPr>
          <w:rFonts w:cs="Times New Roman"/>
          <w:shd w:val="clear" w:color="auto" w:fill="FFFFFF"/>
        </w:rPr>
        <w:t xml:space="preserve">. </w:t>
      </w:r>
      <w:r>
        <w:rPr>
          <w:rFonts w:cs="Times New Roman"/>
          <w:shd w:val="clear" w:color="auto" w:fill="FFFFFF"/>
        </w:rPr>
        <w:t xml:space="preserve">Four future sludge growth patterns </w:t>
      </w:r>
      <w:r w:rsidR="00E56AC2">
        <w:rPr>
          <w:rFonts w:cs="Times New Roman"/>
          <w:shd w:val="clear" w:color="auto" w:fill="FFFFFF"/>
        </w:rPr>
        <w:t>were</w:t>
      </w:r>
      <w:r>
        <w:rPr>
          <w:rFonts w:cs="Times New Roman"/>
          <w:shd w:val="clear" w:color="auto" w:fill="FFFFFF"/>
        </w:rPr>
        <w:t xml:space="preserve"> distinguished</w:t>
      </w:r>
      <w:r w:rsidR="00E56AC2">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2DFEDF20" w:rsidR="00A17DAE" w:rsidRPr="000F350F" w:rsidRDefault="001E4A40" w:rsidP="00A17DAE">
      <w:pPr>
        <w:widowControl/>
        <w:ind w:firstLineChars="0" w:firstLine="420"/>
        <w:rPr>
          <w:rFonts w:cs="Times New Roman"/>
          <w:shd w:val="clear" w:color="auto" w:fill="FFFFFF"/>
        </w:rPr>
      </w:pPr>
      <w:commentRangeStart w:id="126"/>
      <w:del w:id="127" w:author="Owen" w:date="2022-04-28T22:23:00Z">
        <w:r w:rsidRPr="00DE2DD1" w:rsidDel="00925B13">
          <w:rPr>
            <w:rFonts w:cs="Times New Roman"/>
            <w:color w:val="333333"/>
            <w:shd w:val="clear" w:color="auto" w:fill="FFFFFF"/>
          </w:rPr>
          <w:tab/>
        </w:r>
      </w:del>
      <w:r w:rsidR="00A17DAE" w:rsidRPr="000F350F">
        <w:rPr>
          <w:rFonts w:cs="Times New Roman"/>
          <w:shd w:val="clear" w:color="auto" w:fill="FFFFFF"/>
        </w:rPr>
        <w:t xml:space="preserve">Scenario analysis can help assess the environmental response to human </w:t>
      </w:r>
      <w:commentRangeEnd w:id="126"/>
      <w:r w:rsidR="000100F6">
        <w:rPr>
          <w:rStyle w:val="a7"/>
        </w:rPr>
        <w:commentReference w:id="126"/>
      </w:r>
      <w:r w:rsidR="00A17DAE" w:rsidRPr="000F350F">
        <w:rPr>
          <w:rFonts w:cs="Times New Roman"/>
          <w:shd w:val="clear" w:color="auto" w:fill="FFFFFF"/>
        </w:rPr>
        <w:t>activities and the effectiveness of different pollution management methods</w:t>
      </w:r>
      <w:ins w:id="128" w:author="Owen" w:date="2022-04-28T22:23:00Z">
        <w:r w:rsidR="00426844">
          <w:rPr>
            <w:rFonts w:cs="Times New Roman"/>
            <w:shd w:val="clear" w:color="auto" w:fill="FFFFFF"/>
          </w:rPr>
          <w:t xml:space="preserve"> </w:t>
        </w:r>
      </w:ins>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{"citationID":"EWVBW1UP","properties":{"formattedCitation":"(Zhang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426844">
        <w:rPr>
          <w:rFonts w:cs="Times New Roman"/>
          <w:shd w:val="clear" w:color="auto" w:fill="FFFFFF"/>
        </w:rPr>
        <w:fldChar w:fldCharType="separate"/>
      </w:r>
      <w:r w:rsidR="00426844">
        <w:rPr>
          <w:rFonts w:cs="Times New Roman"/>
          <w:noProof/>
          <w:shd w:val="clear" w:color="auto" w:fill="FFFFFF"/>
        </w:rPr>
        <w:t>(Zhang et al., 2021)</w:t>
      </w:r>
      <w:r w:rsidR="00426844">
        <w:rPr>
          <w:rFonts w:cs="Times New Roman"/>
          <w:shd w:val="clear" w:color="auto" w:fill="FFFFFF"/>
        </w:rPr>
        <w:fldChar w:fldCharType="end"/>
      </w:r>
      <w:ins w:id="129" w:author="Owen" w:date="2022-04-28T22:23:00Z">
        <w:r w:rsidR="00426844">
          <w:rPr>
            <w:rFonts w:cs="Times New Roman"/>
            <w:shd w:val="clear" w:color="auto" w:fill="FFFFFF"/>
          </w:rPr>
          <w:t xml:space="preserve">. </w:t>
        </w:r>
      </w:ins>
      <w:del w:id="130" w:author="Owen" w:date="2022-04-28T22:23:00Z">
        <w:r w:rsidR="00A17DAE" w:rsidRPr="000F350F" w:rsidDel="00426844">
          <w:rPr>
            <w:rFonts w:cs="Times New Roman"/>
            <w:shd w:val="clear" w:color="auto" w:fill="FFFFFF"/>
          </w:rPr>
          <w:delText xml:space="preserve"> (</w:delText>
        </w:r>
        <w:r w:rsidR="00220C7D" w:rsidDel="00426844">
          <w:fldChar w:fldCharType="begin"/>
        </w:r>
        <w:r w:rsidR="00220C7D" w:rsidDel="00426844">
          <w:delInstrText xml:space="preserve"> HYPERLINK \l "l29zhang2021modelling" </w:delInstrText>
        </w:r>
        <w:r w:rsidR="00220C7D" w:rsidDel="00426844">
          <w:fldChar w:fldCharType="separate"/>
        </w:r>
        <w:r w:rsidR="00A17DAE" w:rsidRPr="004D7ED4" w:rsidDel="00426844">
          <w:rPr>
            <w:rStyle w:val="af9"/>
            <w:rFonts w:cs="Times New Roman"/>
            <w:u w:val="none"/>
            <w:shd w:val="clear" w:color="auto" w:fill="FFFFFF"/>
          </w:rPr>
          <w:delText>Zhang et al., 2021</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 xml:space="preserve">). </w:delText>
        </w:r>
      </w:del>
      <w:r w:rsidR="00A17DAE" w:rsidRPr="000F350F">
        <w:rPr>
          <w:rFonts w:cs="Times New Roman"/>
          <w:shd w:val="clear" w:color="auto" w:fill="FFFFFF"/>
        </w:rPr>
        <w:t xml:space="preserve">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{"citationID":"239CHT68","properties":{"formattedCitation":"(O\\uc0\\u8217{}Neill et al., 2017)","plainCitation":"(O’Neill et al., 2017)","noteIndex":0},"citationItems":[{"id":73,"uris":["http://zotero.org/users/local/M7xOY0ze/items/3W2PYXD3"],"itemData":{"id":73,"type":"article-journal","abstract":"Long-term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schema":"https://github.com/citation-style-language/schema/raw/master/csl-citation.json"} </w:instrText>
      </w:r>
      <w:r w:rsidR="00426844">
        <w:rPr>
          <w:rFonts w:cs="Times New Roman"/>
          <w:shd w:val="clear" w:color="auto" w:fill="FFFFFF"/>
        </w:rPr>
        <w:fldChar w:fldCharType="separate"/>
      </w:r>
      <w:r w:rsidR="00426844" w:rsidRPr="00426844">
        <w:rPr>
          <w:rFonts w:cs="Times New Roman"/>
          <w:kern w:val="0"/>
        </w:rPr>
        <w:t>(O’Neill et al., 2017)</w:t>
      </w:r>
      <w:r w:rsidR="00426844">
        <w:rPr>
          <w:rFonts w:cs="Times New Roman"/>
          <w:shd w:val="clear" w:color="auto" w:fill="FFFFFF"/>
        </w:rPr>
        <w:fldChar w:fldCharType="end"/>
      </w:r>
      <w:del w:id="131" w:author="Owen" w:date="2022-04-28T22:25:00Z">
        <w:r w:rsidR="00A17DAE" w:rsidRPr="000F350F" w:rsidDel="00426844">
          <w:rPr>
            <w:rFonts w:cs="Times New Roman"/>
            <w:shd w:val="clear" w:color="auto" w:fill="FFFFFF"/>
          </w:rPr>
          <w:delText>(</w:delText>
        </w:r>
        <w:r w:rsidR="00220C7D" w:rsidDel="00426844">
          <w:fldChar w:fldCharType="begin"/>
        </w:r>
        <w:r w:rsidR="00220C7D" w:rsidDel="00426844">
          <w:delInstrText xml:space="preserve"> HYPERLINK \l "l35o‘neill2015the" </w:delInstrText>
        </w:r>
        <w:r w:rsidR="00220C7D" w:rsidDel="00426844">
          <w:fldChar w:fldCharType="separate"/>
        </w:r>
        <w:r w:rsidR="00A17DAE" w:rsidRPr="004D7ED4" w:rsidDel="00426844">
          <w:rPr>
            <w:rStyle w:val="af9"/>
            <w:rFonts w:cs="Times New Roman"/>
            <w:u w:val="none"/>
            <w:shd w:val="clear" w:color="auto" w:fill="FFFFFF"/>
          </w:rPr>
          <w:delText>O’Neill et al., 2015</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w:delText>
        </w:r>
      </w:del>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lastRenderedPageBreak/>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Table 3</w:t>
      </w:r>
      <w:r w:rsidRPr="000F350F">
        <w:rPr>
          <w:rFonts w:cs="Times New Roman"/>
          <w:shd w:val="clear" w:color="auto" w:fill="FFFFFF"/>
        </w:rPr>
        <w:t>)</w:t>
      </w:r>
      <w:r>
        <w:rPr>
          <w:rFonts w:cs="Times New Roman"/>
          <w:shd w:val="clear" w:color="auto" w:fill="FFFFFF"/>
        </w:rPr>
        <w:t>.</w:t>
      </w:r>
    </w:p>
    <w:p w14:paraId="46ABC961" w14:textId="322D130C" w:rsidR="00375085" w:rsidRPr="007B0ED5" w:rsidRDefault="00375085" w:rsidP="007B0ED5">
      <w:pPr>
        <w:widowControl/>
        <w:spacing w:line="240" w:lineRule="auto"/>
        <w:ind w:firstLineChars="0" w:firstLine="0"/>
        <w:jc w:val="center"/>
        <w:rPr>
          <w:rFonts w:cs="Times New Roman"/>
          <w:b/>
          <w:bCs/>
          <w:szCs w:val="24"/>
        </w:rPr>
      </w:pPr>
      <w:r w:rsidRPr="007B0ED5">
        <w:rPr>
          <w:rFonts w:cs="Times New Roman"/>
          <w:b/>
          <w:bCs/>
          <w:szCs w:val="24"/>
        </w:rPr>
        <w:t>Tab</w:t>
      </w:r>
      <w:r w:rsidR="001E5113"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3</w:t>
      </w:r>
      <w:r w:rsidRPr="007B0ED5">
        <w:rPr>
          <w:rFonts w:cs="Times New Roman"/>
          <w:b/>
          <w:bCs/>
          <w:szCs w:val="24"/>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0A9EB2E5"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 xml:space="preserve">Detailed coefficients for each province </w:t>
      </w:r>
      <w:r w:rsidR="0076298B">
        <w:rPr>
          <w:rFonts w:ascii="Times New Roman" w:eastAsia="宋体" w:hAnsi="Times New Roman" w:cs="Times New Roman"/>
          <w:sz w:val="18"/>
          <w:szCs w:val="18"/>
        </w:rPr>
        <w:t>a</w:t>
      </w:r>
      <w:r w:rsidRPr="0063152F">
        <w:rPr>
          <w:rFonts w:ascii="Times New Roman" w:eastAsia="宋体" w:hAnsi="Times New Roman" w:cs="Times New Roman"/>
          <w:sz w:val="18"/>
          <w:szCs w:val="18"/>
        </w:rPr>
        <w:t>re shown in Table S2</w:t>
      </w:r>
    </w:p>
    <w:p w14:paraId="2AAD7EE1" w14:textId="77777777" w:rsidR="00A50499" w:rsidRPr="00A50499" w:rsidRDefault="00A17DAE" w:rsidP="00A50499">
      <w:pPr>
        <w:widowControl/>
        <w:ind w:firstLineChars="100" w:firstLine="24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0663CA" w:rsidRPr="00A50499">
        <w:rPr>
          <w:rFonts w:cs="Times New Roman"/>
          <w:shd w:val="clear" w:color="auto" w:fill="FFFFFF"/>
        </w:rPr>
        <w:t>(</w:t>
      </w:r>
      <w:hyperlink w:anchor="l15" w:history="1">
        <w:r w:rsidR="000663CA" w:rsidRPr="00A50499">
          <w:rPr>
            <w:rFonts w:cs="Times New Roman"/>
            <w:shd w:val="clear" w:color="auto" w:fill="FFFFFF"/>
          </w:rPr>
          <w:t>Wei et al</w:t>
        </w:r>
        <w:r w:rsidR="004D7ED4" w:rsidRPr="00A50499">
          <w:rPr>
            <w:rFonts w:cs="Times New Roman"/>
            <w:shd w:val="clear" w:color="auto" w:fill="FFFFFF"/>
          </w:rPr>
          <w:t>.</w:t>
        </w:r>
        <w:r w:rsidR="000663CA" w:rsidRPr="00A50499">
          <w:rPr>
            <w:rFonts w:cs="Times New Roman"/>
            <w:shd w:val="clear" w:color="auto" w:fill="FFFFFF"/>
          </w:rPr>
          <w:t>, 2020</w:t>
        </w:r>
      </w:hyperlink>
      <w:r w:rsidR="000663CA" w:rsidRPr="00A50499">
        <w:rPr>
          <w:rFonts w:cs="Times New Roman"/>
          <w:shd w:val="clear" w:color="auto" w:fill="FFFFFF"/>
        </w:rPr>
        <w:t>)</w:t>
      </w:r>
      <w:r w:rsidR="00723669" w:rsidRPr="00A50499">
        <w:rPr>
          <w:rFonts w:cs="Times New Roman"/>
          <w:shd w:val="clear" w:color="auto" w:fill="FFFFFF"/>
        </w:rPr>
        <w:t>.</w:t>
      </w:r>
    </w:p>
    <w:p w14:paraId="3A9C7FAA" w14:textId="502EB39D" w:rsidR="00B45FC6" w:rsidRDefault="00B45FC6" w:rsidP="007D5A2F">
      <w:pPr>
        <w:pStyle w:val="1"/>
        <w:numPr>
          <w:ilvl w:val="0"/>
          <w:numId w:val="3"/>
        </w:numPr>
      </w:pPr>
      <w:r w:rsidRPr="00271610">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commentRangeStart w:id="132"/>
      <w:r>
        <w:rPr>
          <w:rFonts w:eastAsia="宋体"/>
        </w:rPr>
        <w:t>Spatial distribution of sludge generation in China</w:t>
      </w:r>
      <w:commentRangeEnd w:id="132"/>
      <w:r w:rsidR="00DB7F00">
        <w:rPr>
          <w:rStyle w:val="a7"/>
          <w:rFonts w:eastAsia="宋体" w:cstheme="minorBidi"/>
          <w:bCs w:val="0"/>
          <w:i w:val="0"/>
        </w:rPr>
        <w:commentReference w:id="132"/>
      </w:r>
    </w:p>
    <w:p w14:paraId="671FE666" w14:textId="3C367E90"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w:t>
      </w:r>
      <w:r w:rsidR="00627691">
        <w:rPr>
          <w:rFonts w:cs="Times New Roman"/>
          <w:shd w:val="clear" w:color="auto" w:fill="FFFFFF"/>
        </w:rPr>
        <w:t>of</w:t>
      </w:r>
      <w:r w:rsidR="00627691" w:rsidRPr="00333915">
        <w:rPr>
          <w:rFonts w:cs="Times New Roman"/>
          <w:shd w:val="clear" w:color="auto" w:fill="FFFFFF"/>
        </w:rPr>
        <w:t xml:space="preserve"> </w:t>
      </w:r>
      <w:r w:rsidRPr="00333915">
        <w:rPr>
          <w:rFonts w:cs="Times New Roman"/>
          <w:shd w:val="clear" w:color="auto" w:fill="FFFFFF"/>
        </w:rPr>
        <w:t xml:space="preserve">China </w:t>
      </w:r>
      <w:r>
        <w:rPr>
          <w:rFonts w:cs="Times New Roman"/>
          <w:shd w:val="clear" w:color="auto" w:fill="FFFFFF"/>
        </w:rPr>
        <w:t>contributes</w:t>
      </w:r>
      <w:r w:rsidRPr="00333915">
        <w:rPr>
          <w:rFonts w:cs="Times New Roman"/>
          <w:shd w:val="clear" w:color="auto" w:fill="FFFFFF"/>
        </w:rPr>
        <w:t xml:space="preserve"> about 70% </w:t>
      </w:r>
      <w:r w:rsidR="00627691">
        <w:rPr>
          <w:rFonts w:cs="Times New Roman"/>
          <w:shd w:val="clear" w:color="auto" w:fill="FFFFFF"/>
        </w:rPr>
        <w:t xml:space="preserve">to total </w:t>
      </w:r>
      <w:r w:rsidRPr="00333915">
        <w:rPr>
          <w:rFonts w:cs="Times New Roman"/>
          <w:shd w:val="clear" w:color="auto" w:fill="FFFFFF"/>
        </w:rPr>
        <w:t>sludge generation</w:t>
      </w:r>
      <w:r w:rsidR="00701135">
        <w:rPr>
          <w:rFonts w:cs="Times New Roman"/>
          <w:shd w:val="clear" w:color="auto" w:fill="FFFFFF"/>
        </w:rPr>
        <w:t xml:space="preserve"> (</w:t>
      </w:r>
      <w:r w:rsidR="00701135" w:rsidRPr="007F54BB">
        <w:rPr>
          <w:rFonts w:cs="Times New Roman"/>
          <w:b/>
          <w:bCs/>
          <w:shd w:val="clear" w:color="auto" w:fill="FFFFFF"/>
        </w:rPr>
        <w:t>Fig. 1. (b)</w:t>
      </w:r>
      <w:r w:rsidR="00701135">
        <w:rPr>
          <w:rFonts w:cs="Times New Roman"/>
          <w:shd w:val="clear" w:color="auto" w:fill="FFFFFF"/>
        </w:rPr>
        <w:t>)</w:t>
      </w:r>
      <w:r w:rsidR="00627691">
        <w:rPr>
          <w:rFonts w:cs="Times New Roman"/>
          <w:shd w:val="clear" w:color="auto" w:fill="FFFFFF"/>
        </w:rPr>
        <w:t>, and m</w:t>
      </w:r>
      <w:r w:rsidR="00701135">
        <w:rPr>
          <w:rFonts w:cs="Times New Roman"/>
          <w:shd w:val="clear" w:color="auto" w:fill="FFFFFF"/>
        </w:rPr>
        <w:t>ost WWTPs generate 2000 to 5000 tons of sludge a year (</w:t>
      </w:r>
      <w:r w:rsidR="00701135" w:rsidRPr="007F54BB">
        <w:rPr>
          <w:rFonts w:cs="Times New Roman"/>
          <w:b/>
          <w:bCs/>
          <w:shd w:val="clear" w:color="auto" w:fill="FFFFFF"/>
        </w:rPr>
        <w:t>Fig. 1. (a)</w:t>
      </w:r>
      <w:r w:rsidR="00701135">
        <w:rPr>
          <w:rFonts w:cs="Times New Roman"/>
          <w:shd w:val="clear" w:color="auto" w:fill="FFFFFF"/>
        </w:rPr>
        <w:t xml:space="preserve">). WWTPs with </w:t>
      </w:r>
      <w:r w:rsidR="00627691">
        <w:rPr>
          <w:rFonts w:cs="Times New Roman"/>
          <w:shd w:val="clear" w:color="auto" w:fill="FFFFFF"/>
        </w:rPr>
        <w:t xml:space="preserve">very high </w:t>
      </w:r>
      <w:r w:rsidR="00701135">
        <w:rPr>
          <w:rFonts w:cs="Times New Roman"/>
          <w:shd w:val="clear" w:color="auto" w:fill="FFFFFF"/>
        </w:rPr>
        <w:t>sludge generation (&gt; 5</w:t>
      </w:r>
      <w:ins w:id="133" w:author="WANG HONGTAO" w:date="2022-04-26T22:22:00Z">
        <w:r w:rsidR="000100F6">
          <w:rPr>
            <w:rFonts w:cs="Times New Roman" w:hint="eastAsia"/>
            <w:shd w:val="clear" w:color="auto" w:fill="FFFFFF"/>
          </w:rPr>
          <w:t>,</w:t>
        </w:r>
      </w:ins>
      <w:r w:rsidR="00701135">
        <w:rPr>
          <w:rFonts w:cs="Times New Roman"/>
          <w:shd w:val="clear" w:color="auto" w:fill="FFFFFF"/>
        </w:rPr>
        <w:t xml:space="preserve">000 tons a year) are concentrated in </w:t>
      </w:r>
      <w:r w:rsidR="007F54BB">
        <w:rPr>
          <w:rFonts w:cs="Times New Roman"/>
          <w:shd w:val="clear" w:color="auto" w:fill="FFFFFF"/>
        </w:rPr>
        <w:lastRenderedPageBreak/>
        <w:t>Jiangsu</w:t>
      </w:r>
      <w:r w:rsidR="00701135">
        <w:rPr>
          <w:rFonts w:cs="Times New Roman"/>
          <w:shd w:val="clear" w:color="auto" w:fill="FFFFFF"/>
        </w:rPr>
        <w:t>, Shanghai, Shandong, Henan, and Liaoning</w:t>
      </w:r>
      <w:r w:rsidR="00627691">
        <w:rPr>
          <w:rFonts w:cs="Times New Roman"/>
          <w:shd w:val="clear" w:color="auto" w:fill="FFFFFF"/>
        </w:rPr>
        <w:t>, and s</w:t>
      </w:r>
      <w:r w:rsidR="00701135">
        <w:rPr>
          <w:rFonts w:cs="Times New Roman"/>
          <w:shd w:val="clear" w:color="auto" w:fill="FFFFFF"/>
        </w:rPr>
        <w:t xml:space="preserve">ludge generation has a higher GINI coefficient (0.512) </w:t>
      </w:r>
      <w:r w:rsidR="00627691">
        <w:rPr>
          <w:rFonts w:cs="Times New Roman"/>
          <w:shd w:val="clear" w:color="auto" w:fill="FFFFFF"/>
        </w:rPr>
        <w:t xml:space="preserve">than GDP (0.402) </w:t>
      </w:r>
      <w:r w:rsidR="00701135">
        <w:rPr>
          <w:rFonts w:cs="Times New Roman"/>
          <w:shd w:val="clear" w:color="auto" w:fill="FFFFFF"/>
        </w:rPr>
        <w:t>(</w:t>
      </w:r>
      <w:r w:rsidR="00701135" w:rsidRPr="007F54BB">
        <w:rPr>
          <w:rFonts w:cs="Times New Roman"/>
          <w:b/>
          <w:bCs/>
          <w:shd w:val="clear" w:color="auto" w:fill="FFFFFF"/>
        </w:rPr>
        <w:t>Fig. 1. (c)</w:t>
      </w:r>
      <w:r w:rsidR="00701135">
        <w:rPr>
          <w:rFonts w:cs="Times New Roman"/>
          <w:shd w:val="clear" w:color="auto" w:fill="FFFFFF"/>
        </w:rPr>
        <w:t>)</w:t>
      </w:r>
      <w:r w:rsidR="00627691">
        <w:rPr>
          <w:rFonts w:cs="Times New Roman"/>
          <w:shd w:val="clear" w:color="auto" w:fill="FFFFFF"/>
        </w:rPr>
        <w:t>.</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3773AB06" w:rsidR="00A17DAE" w:rsidRPr="000F350F" w:rsidRDefault="00627691" w:rsidP="00A17DAE">
      <w:pPr>
        <w:ind w:firstLine="480"/>
        <w:rPr>
          <w:rFonts w:cs="Times New Roman"/>
          <w:shd w:val="clear" w:color="auto" w:fill="FFFFFF"/>
        </w:rPr>
      </w:pPr>
      <w:r>
        <w:rPr>
          <w:rFonts w:cs="Times New Roman"/>
          <w:shd w:val="clear" w:color="auto" w:fill="FFFFFF"/>
        </w:rPr>
        <w:t>F</w:t>
      </w:r>
      <w:r w:rsidR="00A17DAE" w:rsidRPr="000F350F">
        <w:rPr>
          <w:rFonts w:cs="Times New Roman"/>
          <w:shd w:val="clear" w:color="auto" w:fill="FFFFFF"/>
        </w:rPr>
        <w:t xml:space="preserve">actor detection </w:t>
      </w:r>
      <w:r>
        <w:rPr>
          <w:rFonts w:cs="Times New Roman"/>
          <w:shd w:val="clear" w:color="auto" w:fill="FFFFFF"/>
        </w:rPr>
        <w:t xml:space="preserve">results </w:t>
      </w:r>
      <w:r w:rsidR="00A17DAE" w:rsidRPr="000F350F">
        <w:rPr>
          <w:rFonts w:cs="Times New Roman"/>
          <w:shd w:val="clear" w:color="auto" w:fill="FFFFFF"/>
        </w:rPr>
        <w:t xml:space="preserve">showed that all nine indicators passed the significance test </w:t>
      </w:r>
      <w:r>
        <w:rPr>
          <w:rFonts w:cs="Times New Roman"/>
          <w:shd w:val="clear" w:color="auto" w:fill="FFFFFF"/>
        </w:rPr>
        <w:t xml:space="preserve">in </w:t>
      </w:r>
      <w:proofErr w:type="spellStart"/>
      <w:r>
        <w:rPr>
          <w:rFonts w:cs="Times New Roman"/>
          <w:shd w:val="clear" w:color="auto" w:fill="FFFFFF"/>
        </w:rPr>
        <w:t>GeoDetector</w:t>
      </w:r>
      <w:proofErr w:type="spellEnd"/>
      <w:r>
        <w:rPr>
          <w:rFonts w:cs="Times New Roman"/>
          <w:shd w:val="clear" w:color="auto" w:fill="FFFFFF"/>
        </w:rPr>
        <w:t xml:space="preserve"> </w:t>
      </w:r>
      <w:r w:rsidR="00A17DAE" w:rsidRPr="000F350F">
        <w:rPr>
          <w:rFonts w:cs="Times New Roman"/>
          <w:shd w:val="clear" w:color="auto" w:fill="FFFFFF"/>
        </w:rPr>
        <w:t xml:space="preserve">at the 95% confidence level </w:t>
      </w:r>
      <w:r w:rsidR="00DD527D">
        <w:rPr>
          <w:rFonts w:cs="Times New Roman"/>
          <w:shd w:val="clear" w:color="auto" w:fill="FFFFFF"/>
        </w:rPr>
        <w:t>(</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4C4958">
        <w:rPr>
          <w:rFonts w:cs="Times New Roman"/>
          <w:b/>
          <w:bCs/>
          <w:shd w:val="clear" w:color="auto" w:fill="FFFFFF"/>
        </w:rPr>
        <w:t>.</w:t>
      </w:r>
      <w:r w:rsidR="00DD527D">
        <w:rPr>
          <w:rFonts w:cs="Times New Roman"/>
          <w:shd w:val="clear" w:color="auto" w:fill="FFFFFF"/>
        </w:rPr>
        <w:t>)</w:t>
      </w:r>
      <w:r w:rsidR="00A17DAE" w:rsidRPr="000F350F">
        <w:rPr>
          <w:rFonts w:cs="Times New Roman"/>
          <w:shd w:val="clear" w:color="auto" w:fill="FFFFFF"/>
        </w:rPr>
        <w:t>. BA and GDP ha</w:t>
      </w:r>
      <w:r w:rsidR="00A17DAE">
        <w:rPr>
          <w:rFonts w:cs="Times New Roman"/>
          <w:shd w:val="clear" w:color="auto" w:fill="FFFFFF"/>
        </w:rPr>
        <w:t>d</w:t>
      </w:r>
      <w:r w:rsidR="00A17DAE" w:rsidRPr="000F350F">
        <w:rPr>
          <w:rFonts w:cs="Times New Roman"/>
          <w:shd w:val="clear" w:color="auto" w:fill="FFFFFF"/>
        </w:rPr>
        <w:t xml:space="preserve"> q-values of 0.654 and 0.638, respectively, and </w:t>
      </w:r>
      <w:r w:rsidR="00A17DAE">
        <w:rPr>
          <w:rFonts w:cs="Times New Roman"/>
          <w:shd w:val="clear" w:color="auto" w:fill="FFFFFF"/>
        </w:rPr>
        <w:t>we</w:t>
      </w:r>
      <w:r w:rsidR="00A17DAE" w:rsidRPr="000F350F">
        <w:rPr>
          <w:rFonts w:cs="Times New Roman"/>
          <w:shd w:val="clear" w:color="auto" w:fill="FFFFFF"/>
        </w:rPr>
        <w:t>re the two most influential factors. The q-values of LDP (0.573), CCF (0.515), FCE (0.512)</w:t>
      </w:r>
      <w:r w:rsidR="00A17DAE">
        <w:rPr>
          <w:rFonts w:cs="Times New Roman"/>
          <w:shd w:val="clear" w:color="auto" w:fill="FFFFFF"/>
        </w:rPr>
        <w:t xml:space="preserve"> and </w:t>
      </w:r>
      <w:r w:rsidR="00A17DAE" w:rsidRPr="000F350F">
        <w:rPr>
          <w:rFonts w:cs="Times New Roman"/>
          <w:shd w:val="clear" w:color="auto" w:fill="FFFFFF"/>
        </w:rPr>
        <w:t xml:space="preserve">POP (0.501) </w:t>
      </w:r>
      <w:r w:rsidR="00A17DAE">
        <w:rPr>
          <w:rFonts w:cs="Times New Roman"/>
          <w:shd w:val="clear" w:color="auto" w:fill="FFFFFF"/>
        </w:rPr>
        <w:t>we</w:t>
      </w:r>
      <w:r w:rsidR="00A17DAE" w:rsidRPr="000F350F">
        <w:rPr>
          <w:rFonts w:cs="Times New Roman"/>
          <w:shd w:val="clear" w:color="auto" w:fill="FFFFFF"/>
        </w:rPr>
        <w:t>re all above 0.500 and ha</w:t>
      </w:r>
      <w:r w:rsidR="00A17DAE">
        <w:rPr>
          <w:rFonts w:cs="Times New Roman"/>
          <w:shd w:val="clear" w:color="auto" w:fill="FFFFFF"/>
        </w:rPr>
        <w:t>d</w:t>
      </w:r>
      <w:r w:rsidR="00A17DAE"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00A17DAE"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00A17DAE" w:rsidRPr="000F350F">
        <w:rPr>
          <w:rFonts w:cs="Times New Roman"/>
          <w:shd w:val="clear" w:color="auto" w:fill="FFFFFF"/>
        </w:rPr>
        <w:t>, which in turn leads to higher sludge generation.</w:t>
      </w:r>
    </w:p>
    <w:p w14:paraId="0037EAED" w14:textId="6B74DA39"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Report</w:t>
        </w:r>
      </w:hyperlink>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w:lastRenderedPageBreak/>
        <mc:AlternateContent>
          <mc:Choice Requires="wpg">
            <w:drawing>
              <wp:inline distT="0" distB="0" distL="0" distR="0" wp14:anchorId="0D6DF06B" wp14:editId="725B485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7066484"/>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134"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135"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134"/>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136"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137"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136"/>
                      </w:p>
                    </w:txbxContent>
                  </v:textbox>
                </v:shape>
                <w10:anchorlock/>
              </v:group>
            </w:pict>
          </mc:Fallback>
        </mc:AlternateContent>
      </w:r>
    </w:p>
    <w:p w14:paraId="54D527B9" w14:textId="77777777" w:rsidR="000100F6" w:rsidRDefault="00A17DAE" w:rsidP="00A50499">
      <w:pPr>
        <w:ind w:firstLine="480"/>
        <w:rPr>
          <w:ins w:id="138" w:author="WANG HONGTAO" w:date="2022-04-26T22:23:00Z"/>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4D447C">
        <w:rPr>
          <w:rStyle w:val="af9"/>
          <w:u w:val="none"/>
        </w:rPr>
        <w:t>,</w:t>
      </w:r>
      <w:r w:rsidR="003454DB">
        <w:t xml:space="preserve"> which </w:t>
      </w:r>
      <w:r w:rsidR="004D447C">
        <w:t xml:space="preserve">indicated that </w:t>
      </w:r>
      <w:r w:rsidR="003454DB">
        <w:t>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w:t>
      </w:r>
      <w:r w:rsidR="00A50499">
        <w:rPr>
          <w:rFonts w:cs="Times New Roman"/>
          <w:shd w:val="clear" w:color="auto" w:fill="FFFFFF"/>
        </w:rPr>
        <w:t>many</w:t>
      </w:r>
      <w:r w:rsidRPr="000F350F">
        <w:rPr>
          <w:rFonts w:cs="Times New Roman"/>
          <w:shd w:val="clear" w:color="auto" w:fill="FFFFFF"/>
        </w:rPr>
        <w:t xml:space="preserve"> WWTP</w:t>
      </w:r>
      <w:r w:rsidR="00A50499">
        <w:rPr>
          <w:rFonts w:cs="Times New Roman"/>
          <w:shd w:val="clear" w:color="auto" w:fill="FFFFFF"/>
        </w:rPr>
        <w:t>s</w:t>
      </w:r>
      <w:r w:rsidRPr="000F350F">
        <w:rPr>
          <w:rFonts w:cs="Times New Roman"/>
          <w:shd w:val="clear" w:color="auto" w:fill="FFFFFF"/>
        </w:rPr>
        <w:t xml:space="preserve">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 xml:space="preserve">so </w:t>
      </w:r>
      <w:r w:rsidR="00A50499">
        <w:rPr>
          <w:noProof/>
        </w:rPr>
        <w:lastRenderedPageBreak/>
        <mc:AlternateContent>
          <mc:Choice Requires="wpg">
            <w:drawing>
              <wp:anchor distT="0" distB="0" distL="114300" distR="114300" simplePos="0" relativeHeight="251661312" behindDoc="0" locked="0" layoutInCell="1" allowOverlap="1" wp14:anchorId="4FEE7ECC" wp14:editId="0D872A9B">
                <wp:simplePos x="0" y="0"/>
                <wp:positionH relativeFrom="margin">
                  <wp:align>left</wp:align>
                </wp:positionH>
                <wp:positionV relativeFrom="paragraph">
                  <wp:posOffset>229253</wp:posOffset>
                </wp:positionV>
                <wp:extent cx="5539105" cy="5433060"/>
                <wp:effectExtent l="0" t="0" r="4445" b="0"/>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255" cy="5433544"/>
                          <a:chOff x="0" y="0"/>
                          <a:chExt cx="59309" cy="56718"/>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13"/>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left:0;text-align:left;margin-left:0;margin-top:18.05pt;width:436.15pt;height:427.8pt;z-index:251661312;mso-position-horizontal:left;mso-position-horizontal-relative:margin;mso-position-vertical-relative:text" coordsize="59309,5671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5" o:title=""/>
                  <o:lock v:ext="edit" aspectratio="f"/>
                </v:shape>
                <v:shape id="文本框 24" o:spid="_x0000_s1031" type="#_x0000_t202" style="position:absolute;left:571;top:53613;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" stroked="f">
                  <v:textbox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anchorx="margin"/>
              </v:group>
            </w:pict>
          </mc:Fallback>
        </mc:AlternateContent>
      </w:r>
      <w:r w:rsidR="00D4091C">
        <w:rPr>
          <w:rFonts w:cs="Times New Roman"/>
          <w:shd w:val="clear" w:color="auto" w:fill="FFFFFF"/>
        </w:rPr>
        <w:t>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4319EE3B" w:rsidR="00B45FC6" w:rsidRDefault="00B45FC6" w:rsidP="00A50499">
      <w:pPr>
        <w:ind w:firstLine="480"/>
      </w:pPr>
      <w:commentRangeStart w:id="139"/>
      <w:r>
        <w:rPr>
          <w:kern w:val="0"/>
        </w:rPr>
        <w:t>3.</w:t>
      </w:r>
      <w:r w:rsidR="00E77F57">
        <w:rPr>
          <w:kern w:val="0"/>
        </w:rPr>
        <w:t>3</w:t>
      </w:r>
      <w:r>
        <w:rPr>
          <w:kern w:val="0"/>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commentRangeEnd w:id="139"/>
      <w:r w:rsidR="003A2578">
        <w:rPr>
          <w:rStyle w:val="a7"/>
        </w:rPr>
        <w:commentReference w:id="139"/>
      </w:r>
    </w:p>
    <w:p w14:paraId="661F1E30" w14:textId="299D386F" w:rsidR="00D4091C" w:rsidRDefault="00A50499" w:rsidP="00110886">
      <w:pPr>
        <w:ind w:firstLine="480"/>
        <w:rPr>
          <w:rFonts w:cs="Times New Roman"/>
          <w:shd w:val="clear" w:color="auto" w:fill="FFFFFF"/>
        </w:rPr>
      </w:pPr>
      <w:r>
        <w:rPr>
          <w:noProof/>
        </w:rPr>
        <w:lastRenderedPageBreak/>
        <mc:AlternateContent>
          <mc:Choice Requires="wpg">
            <w:drawing>
              <wp:anchor distT="0" distB="0" distL="114300" distR="114300" simplePos="0" relativeHeight="251703296" behindDoc="0" locked="0" layoutInCell="1" allowOverlap="1" wp14:anchorId="76F7670B" wp14:editId="706E21DE">
                <wp:simplePos x="0" y="0"/>
                <wp:positionH relativeFrom="column">
                  <wp:posOffset>-50721</wp:posOffset>
                </wp:positionH>
                <wp:positionV relativeFrom="paragraph">
                  <wp:posOffset>-3375105</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4pt;margin-top:-265.75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4B714014">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6C4B9170"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">
                <v:imagedata r:id="rId19"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sidR="00D4091C">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sidR="00D4091C">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00D4091C" w:rsidRPr="000F350F">
        <w:rPr>
          <w:rFonts w:cs="Times New Roman"/>
          <w:shd w:val="clear" w:color="auto" w:fill="FFFFFF"/>
        </w:rPr>
        <w:t xml:space="preserve">Sludge generation under different SSP scenarios </w:t>
      </w:r>
      <w:r w:rsidR="00D4091C">
        <w:rPr>
          <w:rFonts w:cs="Times New Roman"/>
          <w:shd w:val="clear" w:color="auto" w:fill="FFFFFF"/>
        </w:rPr>
        <w:t>has</w:t>
      </w:r>
      <w:r w:rsidR="00D4091C" w:rsidRPr="000F350F">
        <w:rPr>
          <w:rFonts w:cs="Times New Roman"/>
          <w:shd w:val="clear" w:color="auto" w:fill="FFFFFF"/>
        </w:rPr>
        <w:t xml:space="preserve"> similar growth trends</w:t>
      </w:r>
      <w:commentRangeStart w:id="140"/>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I</w:t>
      </w:r>
      <w:commentRangeEnd w:id="140"/>
      <w:r w:rsidR="00C738B8">
        <w:rPr>
          <w:rStyle w:val="a7"/>
        </w:rPr>
        <w:commentReference w:id="140"/>
      </w:r>
      <w:r w:rsidR="00110886" w:rsidRPr="007821E9">
        <w:t xml:space="preserve">n order to quantify the uncertainty of the prediction results, </w:t>
      </w:r>
      <w:r w:rsidR="00AD6135">
        <w:t>we took</w:t>
      </w:r>
      <w:r w:rsidR="00110886" w:rsidRPr="007821E9">
        <w:t xml:space="preserve"> the upper and lower 5% intervals for the predicted independent variables, respectively, to re-predict sludge </w:t>
      </w:r>
      <w:r w:rsidR="00617D0B">
        <w:t>generation</w:t>
      </w:r>
      <w:r w:rsidR="00D4091C" w:rsidRPr="000F350F">
        <w:rPr>
          <w:rFonts w:cs="Times New Roman"/>
          <w:shd w:val="clear" w:color="auto" w:fill="FFFFFF"/>
        </w:rPr>
        <w:t xml:space="preserve">. Under all SSPs, sludge </w:t>
      </w:r>
      <w:r w:rsidR="009B7EE9">
        <w:rPr>
          <w:rFonts w:cs="Times New Roman"/>
          <w:shd w:val="clear" w:color="auto" w:fill="FFFFFF"/>
        </w:rPr>
        <w:t xml:space="preserve">continued </w:t>
      </w:r>
      <w:r w:rsidR="00AD6135">
        <w:rPr>
          <w:rFonts w:cs="Times New Roman"/>
          <w:shd w:val="clear" w:color="auto" w:fill="FFFFFF"/>
        </w:rPr>
        <w:t>to grow</w:t>
      </w:r>
      <w:r w:rsidR="00D4091C" w:rsidRPr="000F350F">
        <w:rPr>
          <w:rFonts w:cs="Times New Roman"/>
          <w:shd w:val="clear" w:color="auto" w:fill="FFFFFF"/>
        </w:rPr>
        <w:t xml:space="preserve"> </w:t>
      </w:r>
      <w:r w:rsidR="00D4091C">
        <w:rPr>
          <w:rFonts w:cs="Times New Roman"/>
          <w:shd w:val="clear" w:color="auto" w:fill="FFFFFF"/>
        </w:rPr>
        <w:t>at a decreasing rate</w:t>
      </w:r>
      <w:r w:rsidR="00D4091C" w:rsidRPr="000F350F">
        <w:rPr>
          <w:rFonts w:cs="Times New Roman"/>
          <w:shd w:val="clear" w:color="auto" w:fill="FFFFFF"/>
        </w:rPr>
        <w:t>. SSP5 ha</w:t>
      </w:r>
      <w:r w:rsidR="00D4091C">
        <w:rPr>
          <w:rFonts w:cs="Times New Roman"/>
          <w:shd w:val="clear" w:color="auto" w:fill="FFFFFF"/>
        </w:rPr>
        <w:t>d</w:t>
      </w:r>
      <w:r w:rsidR="00D4091C" w:rsidRPr="000F350F">
        <w:rPr>
          <w:rFonts w:cs="Times New Roman"/>
          <w:shd w:val="clear" w:color="auto" w:fill="FFFFFF"/>
        </w:rPr>
        <w:t xml:space="preserve"> the </w:t>
      </w:r>
      <w:r w:rsidR="00D4091C">
        <w:rPr>
          <w:rFonts w:cs="Times New Roman"/>
          <w:shd w:val="clear" w:color="auto" w:fill="FFFFFF"/>
        </w:rPr>
        <w:t>highest</w:t>
      </w:r>
      <w:r w:rsidR="00D4091C"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236709">
        <w:rPr>
          <w:rFonts w:cs="Times New Roman"/>
          <w:shd w:val="clear" w:color="auto" w:fill="FFFFFF"/>
        </w:rPr>
        <w:t>5</w:t>
      </w:r>
      <w:r w:rsidR="00D4091C" w:rsidRPr="000F350F">
        <w:rPr>
          <w:rFonts w:cs="Times New Roman"/>
          <w:shd w:val="clear" w:color="auto" w:fill="FFFFFF"/>
        </w:rPr>
        <w:t>.</w:t>
      </w:r>
      <w:r w:rsidR="00236709">
        <w:rPr>
          <w:rFonts w:cs="Times New Roman"/>
          <w:shd w:val="clear" w:color="auto" w:fill="FFFFFF"/>
        </w:rPr>
        <w:t>25</w:t>
      </w:r>
      <w:r w:rsidR="00D4091C">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Pr>
          <w:rFonts w:cs="Times New Roman"/>
          <w:shd w:val="clear" w:color="auto" w:fill="FFFFFF"/>
        </w:rPr>
        <w:t>)</w:t>
      </w:r>
      <w:r w:rsidR="00D4091C" w:rsidRPr="000F350F">
        <w:rPr>
          <w:rFonts w:cs="Times New Roman"/>
          <w:shd w:val="clear" w:color="auto" w:fill="FFFFFF"/>
        </w:rPr>
        <w:t xml:space="preserve">, </w:t>
      </w:r>
      <w:r w:rsidR="00F70891">
        <w:rPr>
          <w:rFonts w:cs="Times New Roman"/>
          <w:shd w:val="clear" w:color="auto" w:fill="FFFFFF"/>
        </w:rPr>
        <w:t xml:space="preserve">followed by </w:t>
      </w:r>
      <w:r w:rsidR="00D4091C" w:rsidRPr="000F350F">
        <w:rPr>
          <w:rFonts w:cs="Times New Roman"/>
          <w:shd w:val="clear" w:color="auto" w:fill="FFFFFF"/>
        </w:rPr>
        <w:t xml:space="preserve">SSP3 and SSP4 </w:t>
      </w:r>
      <w:r w:rsidR="00AD6135">
        <w:rPr>
          <w:rFonts w:cs="Times New Roman"/>
          <w:shd w:val="clear" w:color="auto" w:fill="FFFFFF"/>
        </w:rPr>
        <w:t xml:space="preserve">(which </w:t>
      </w:r>
      <w:r w:rsidR="00D4091C" w:rsidRPr="000F350F">
        <w:rPr>
          <w:rFonts w:cs="Times New Roman"/>
          <w:shd w:val="clear" w:color="auto" w:fill="FFFFFF"/>
        </w:rPr>
        <w:t>generate</w:t>
      </w:r>
      <w:r w:rsidR="00D4091C">
        <w:rPr>
          <w:rFonts w:cs="Times New Roman"/>
          <w:shd w:val="clear" w:color="auto" w:fill="FFFFFF"/>
        </w:rPr>
        <w:t>d</w:t>
      </w:r>
      <w:r w:rsidR="00D4091C" w:rsidRPr="000F350F">
        <w:rPr>
          <w:rFonts w:cs="Times New Roman"/>
          <w:shd w:val="clear" w:color="auto" w:fill="FFFFFF"/>
        </w:rPr>
        <w:t xml:space="preserve"> 2</w:t>
      </w:r>
      <w:r w:rsidR="00F70891">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and 2</w:t>
      </w:r>
      <w:r w:rsidR="00236709">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AD6135">
        <w:rPr>
          <w:rFonts w:cs="Times New Roman"/>
          <w:shd w:val="clear" w:color="auto" w:fill="FFFFFF"/>
        </w:rPr>
        <w:t>)</w:t>
      </w:r>
      <w:r w:rsidR="00D4091C">
        <w:rPr>
          <w:rFonts w:cs="Times New Roman"/>
          <w:shd w:val="clear" w:color="auto" w:fill="FFFFFF"/>
        </w:rPr>
        <w:t xml:space="preserve"> while the totals for</w:t>
      </w:r>
      <w:r w:rsidR="00D4091C" w:rsidRPr="000F350F">
        <w:rPr>
          <w:rFonts w:cs="Times New Roman"/>
          <w:shd w:val="clear" w:color="auto" w:fill="FFFFFF"/>
        </w:rPr>
        <w:t xml:space="preserve"> SSP</w:t>
      </w:r>
      <w:r w:rsidR="00AD6135">
        <w:rPr>
          <w:rFonts w:cs="Times New Roman"/>
          <w:shd w:val="clear" w:color="auto" w:fill="FFFFFF"/>
        </w:rPr>
        <w:t>2</w:t>
      </w:r>
      <w:r w:rsidR="00D4091C" w:rsidRPr="000F350F">
        <w:rPr>
          <w:rFonts w:cs="Times New Roman"/>
          <w:shd w:val="clear" w:color="auto" w:fill="FFFFFF"/>
        </w:rPr>
        <w:t xml:space="preserve"> and SSP</w:t>
      </w:r>
      <w:r w:rsidR="00AD6135">
        <w:rPr>
          <w:rFonts w:cs="Times New Roman"/>
          <w:shd w:val="clear" w:color="auto" w:fill="FFFFFF"/>
        </w:rPr>
        <w:t>1</w:t>
      </w:r>
      <w:r w:rsidR="00D4091C" w:rsidRPr="000F350F">
        <w:rPr>
          <w:rFonts w:cs="Times New Roman"/>
          <w:shd w:val="clear" w:color="auto" w:fill="FFFFFF"/>
        </w:rPr>
        <w:t xml:space="preserve"> </w:t>
      </w:r>
      <w:r w:rsidR="00D4091C">
        <w:rPr>
          <w:rFonts w:cs="Times New Roman"/>
          <w:shd w:val="clear" w:color="auto" w:fill="FFFFFF"/>
        </w:rPr>
        <w:t>were the lowest</w:t>
      </w:r>
      <w:r w:rsidR="00D4091C" w:rsidRPr="000F350F">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AD6135">
        <w:rPr>
          <w:rFonts w:cs="Times New Roman"/>
          <w:shd w:val="clear" w:color="auto" w:fill="FFFFFF"/>
        </w:rPr>
        <w:t>1</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and 2</w:t>
      </w:r>
      <w:r w:rsidR="00AD6135">
        <w:rPr>
          <w:rFonts w:cs="Times New Roman"/>
          <w:shd w:val="clear" w:color="auto" w:fill="FFFFFF"/>
        </w:rPr>
        <w:t>0</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w:t>
      </w:r>
      <w:r w:rsidR="00D4091C"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00D4091C" w:rsidRPr="000F350F">
        <w:rPr>
          <w:rFonts w:cs="Times New Roman"/>
          <w:shd w:val="clear" w:color="auto" w:fill="FFFFFF"/>
        </w:rPr>
        <w:t xml:space="preserve"> </w:t>
      </w:r>
      <w:r w:rsidR="009B7EE9">
        <w:rPr>
          <w:rFonts w:cs="Times New Roman"/>
          <w:shd w:val="clear" w:color="auto" w:fill="FFFFFF"/>
        </w:rPr>
        <w:t>is</w:t>
      </w:r>
      <w:r w:rsidR="009B7EE9" w:rsidRPr="000F350F">
        <w:rPr>
          <w:rFonts w:cs="Times New Roman"/>
          <w:shd w:val="clear" w:color="auto" w:fill="FFFFFF"/>
        </w:rPr>
        <w:t xml:space="preserve"> </w:t>
      </w:r>
      <w:r w:rsidR="00D4091C">
        <w:rPr>
          <w:rFonts w:cs="Times New Roman"/>
          <w:shd w:val="clear" w:color="auto" w:fill="FFFFFF"/>
        </w:rPr>
        <w:t xml:space="preserve">therefore </w:t>
      </w:r>
      <w:r w:rsidR="009B7EE9">
        <w:rPr>
          <w:rFonts w:cs="Times New Roman"/>
          <w:shd w:val="clear" w:color="auto" w:fill="FFFFFF"/>
        </w:rPr>
        <w:t xml:space="preserve">expected to </w:t>
      </w:r>
      <w:r w:rsidR="00D4091C">
        <w:rPr>
          <w:rFonts w:cs="Times New Roman"/>
          <w:shd w:val="clear" w:color="auto" w:fill="FFFFFF"/>
        </w:rPr>
        <w:t>increase substantially</w:t>
      </w:r>
      <w:r w:rsidR="00D4091C" w:rsidRPr="000F350F">
        <w:rPr>
          <w:rFonts w:cs="Times New Roman"/>
          <w:shd w:val="clear" w:color="auto" w:fill="FFFFFF"/>
        </w:rPr>
        <w:t xml:space="preserve"> compared </w:t>
      </w:r>
      <w:r w:rsidR="00AD6135">
        <w:rPr>
          <w:rFonts w:cs="Times New Roman"/>
          <w:shd w:val="clear" w:color="auto" w:fill="FFFFFF"/>
        </w:rPr>
        <w:t xml:space="preserve">to </w:t>
      </w:r>
      <w:r w:rsidR="00D4091C">
        <w:rPr>
          <w:rFonts w:cs="Times New Roman"/>
          <w:shd w:val="clear" w:color="auto" w:fill="FFFFFF"/>
        </w:rPr>
        <w:t>the</w:t>
      </w:r>
      <w:r w:rsidR="00D4091C" w:rsidRPr="000F350F">
        <w:rPr>
          <w:rFonts w:cs="Times New Roman"/>
          <w:shd w:val="clear" w:color="auto" w:fill="FFFFFF"/>
        </w:rPr>
        <w:t xml:space="preserve"> 2017 </w:t>
      </w:r>
      <w:r w:rsidR="00D4091C">
        <w:rPr>
          <w:rFonts w:cs="Times New Roman"/>
          <w:shd w:val="clear" w:color="auto" w:fill="FFFFFF"/>
        </w:rPr>
        <w:t>total of</w:t>
      </w:r>
      <w:r w:rsidR="00D4091C" w:rsidRPr="000F350F">
        <w:rPr>
          <w:rFonts w:cs="Times New Roman"/>
          <w:shd w:val="clear" w:color="auto" w:fill="FFFFFF"/>
        </w:rPr>
        <w:t xml:space="preserve"> 10.49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As the</w:t>
      </w:r>
      <w:r w:rsidR="00D4091C" w:rsidRPr="000F350F">
        <w:rPr>
          <w:rFonts w:cs="Times New Roman"/>
          <w:shd w:val="clear" w:color="auto" w:fill="FFFFFF"/>
        </w:rPr>
        <w:t xml:space="preserve"> SSP1 scenario ha</w:t>
      </w:r>
      <w:r w:rsidR="00D4091C">
        <w:rPr>
          <w:rFonts w:cs="Times New Roman"/>
          <w:shd w:val="clear" w:color="auto" w:fill="FFFFFF"/>
        </w:rPr>
        <w:t>d</w:t>
      </w:r>
      <w:r w:rsidR="00D4091C" w:rsidRPr="000F350F">
        <w:rPr>
          <w:rFonts w:cs="Times New Roman"/>
          <w:shd w:val="clear" w:color="auto" w:fill="FFFFFF"/>
        </w:rPr>
        <w:t xml:space="preserve"> </w:t>
      </w:r>
      <w:r w:rsidR="00D4091C">
        <w:rPr>
          <w:rFonts w:cs="Times New Roman"/>
          <w:shd w:val="clear" w:color="auto" w:fill="FFFFFF"/>
        </w:rPr>
        <w:t>the least</w:t>
      </w:r>
      <w:r w:rsidR="00D4091C" w:rsidRPr="000F350F">
        <w:rPr>
          <w:rFonts w:cs="Times New Roman"/>
          <w:shd w:val="clear" w:color="auto" w:fill="FFFFFF"/>
        </w:rPr>
        <w:t xml:space="preserve"> sludge generation and </w:t>
      </w:r>
      <w:r w:rsidR="009B7EE9" w:rsidRPr="000F350F">
        <w:rPr>
          <w:rFonts w:cs="Times New Roman"/>
          <w:shd w:val="clear" w:color="auto" w:fill="FFFFFF"/>
        </w:rPr>
        <w:t>lowe</w:t>
      </w:r>
      <w:r w:rsidR="009B7EE9">
        <w:rPr>
          <w:rFonts w:cs="Times New Roman"/>
          <w:shd w:val="clear" w:color="auto" w:fill="FFFFFF"/>
        </w:rPr>
        <w:t>st</w:t>
      </w:r>
      <w:r w:rsidR="009B7EE9" w:rsidRPr="000F350F">
        <w:rPr>
          <w:rFonts w:cs="Times New Roman"/>
          <w:shd w:val="clear" w:color="auto" w:fill="FFFFFF"/>
        </w:rPr>
        <w:t xml:space="preserve"> </w:t>
      </w:r>
      <w:r w:rsidR="00D4091C" w:rsidRPr="000F350F">
        <w:rPr>
          <w:rFonts w:cs="Times New Roman"/>
          <w:shd w:val="clear" w:color="auto" w:fill="FFFFFF"/>
        </w:rPr>
        <w:t>sludge growth rate</w:t>
      </w:r>
      <w:r w:rsidR="00D4091C">
        <w:rPr>
          <w:rFonts w:cs="Times New Roman"/>
          <w:shd w:val="clear" w:color="auto" w:fill="FFFFFF"/>
        </w:rPr>
        <w:t>, it is</w:t>
      </w:r>
      <w:r w:rsidR="00D4091C" w:rsidRPr="000F350F">
        <w:rPr>
          <w:rFonts w:cs="Times New Roman"/>
          <w:shd w:val="clear" w:color="auto" w:fill="FFFFFF"/>
        </w:rPr>
        <w:t xml:space="preserve"> a suitable development path for sludge mitigation.  </w:t>
      </w:r>
    </w:p>
    <w:p w14:paraId="0856F8DA" w14:textId="6FBE90ED"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AD6135">
        <w:rPr>
          <w:rFonts w:cs="Times New Roman"/>
          <w:shd w:val="clear" w:color="auto" w:fill="FFFFFF"/>
        </w:rPr>
        <w:t>which</w:t>
      </w:r>
      <w:r w:rsidR="00D4091C" w:rsidRPr="000F350F">
        <w:rPr>
          <w:rFonts w:cs="Times New Roman"/>
          <w:shd w:val="clear" w:color="auto" w:fill="FFFFFF"/>
        </w:rPr>
        <w:t xml:space="preserve"> are 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9B7EE9">
        <w:rPr>
          <w:rFonts w:cs="Times New Roman"/>
          <w:shd w:val="clear" w:color="auto" w:fill="FFFFFF"/>
        </w:rPr>
        <w:t>; 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w:t>
      </w:r>
      <w:r w:rsidR="007459D8">
        <w:rPr>
          <w:rFonts w:cs="Times New Roman" w:hint="eastAsia"/>
          <w:noProof/>
        </w:rPr>
        <w:lastRenderedPageBreak/>
        <mc:AlternateContent>
          <mc:Choice Requires="wpg">
            <w:drawing>
              <wp:anchor distT="0" distB="0" distL="114300" distR="114300" simplePos="0" relativeHeight="251668480" behindDoc="0" locked="0" layoutInCell="1" allowOverlap="1" wp14:anchorId="7E187D7F" wp14:editId="090CA7F4">
                <wp:simplePos x="0" y="0"/>
                <wp:positionH relativeFrom="column">
                  <wp:posOffset>61595</wp:posOffset>
                </wp:positionH>
                <wp:positionV relativeFrom="paragraph">
                  <wp:posOffset>-58</wp:posOffset>
                </wp:positionV>
                <wp:extent cx="62367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705" cy="4422140"/>
                          <a:chOff x="73" y="1"/>
                          <a:chExt cx="62378" cy="44240"/>
                        </a:xfrm>
                      </wpg:grpSpPr>
                      <pic:pic xmlns:pic="http://schemas.openxmlformats.org/drawingml/2006/picture">
                        <pic:nvPicPr>
                          <pic:cNvPr id="3" name="图片 11"/>
                          <pic:cNvPicPr>
                            <a:picLocks/>
                          </pic:cNvPicPr>
                        </pic:nvPicPr>
                        <pic:blipFill>
                          <a:blip r:embed="rId26"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5"/>
                            <a:ext cx="61923" cy="3106"/>
                          </a:xfrm>
                          <a:prstGeom prst="rect">
                            <a:avLst/>
                          </a:prstGeom>
                          <a:solidFill>
                            <a:srgbClr val="FFFFFF"/>
                          </a:solidFill>
                          <a:ln>
                            <a:noFill/>
                          </a:ln>
                        </wps:spPr>
                        <wps:txbx>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141"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142" w:author="WANG HONGTAO" w:date="2022-04-26T22:32:00Z">
                                <w:r w:rsidR="007459D8">
                                  <w:rPr>
                                    <w:rFonts w:ascii="Times New Roman" w:hAnsi="Times New Roman" w:cs="Times New Roman"/>
                                    <w:noProof/>
                                  </w:rPr>
                                  <w:t>u</w:t>
                                </w:r>
                              </w:ins>
                              <w:ins w:id="143" w:author="WANG HONGTAO" w:date="2022-04-26T22:31:00Z">
                                <w:r w:rsidR="007459D8" w:rsidRPr="007459D8">
                                  <w:rPr>
                                    <w:rFonts w:ascii="Times New Roman" w:hAnsi="Times New Roman" w:cs="Times New Roman"/>
                                    <w:noProof/>
                                    <w:rPrChange w:id="144"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4.85pt;margin-top:0;width:491.1pt;height:348.2pt;z-index:251668480;mso-position-horizontal-relative:text;mso-position-vertical-relative:text;mso-width-relative:margin;mso-height-relative:margin" coordorigin="73,1" coordsize="62378,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27" o:title=""/>
                  <o:lock v:ext="edit" aspectratio="f"/>
                </v:shape>
                <v:shape id="文本框 10" o:spid="_x0000_s1037" type="#_x0000_t202" style="position:absolute;left:528;top:41135;width:61923;height:3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145"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146" w:author="WANG HONGTAO" w:date="2022-04-26T22:32:00Z">
                          <w:r w:rsidR="007459D8">
                            <w:rPr>
                              <w:rFonts w:ascii="Times New Roman" w:hAnsi="Times New Roman" w:cs="Times New Roman"/>
                              <w:noProof/>
                            </w:rPr>
                            <w:t>u</w:t>
                          </w:r>
                        </w:ins>
                        <w:ins w:id="147" w:author="WANG HONGTAO" w:date="2022-04-26T22:31:00Z">
                          <w:r w:rsidR="007459D8" w:rsidRPr="007459D8">
                            <w:rPr>
                              <w:rFonts w:ascii="Times New Roman" w:hAnsi="Times New Roman" w:cs="Times New Roman"/>
                              <w:noProof/>
                              <w:rPrChange w:id="148"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v:textbox>
                </v:shape>
                <w10:wrap type="square"/>
              </v:group>
            </w:pict>
          </mc:Fallback>
        </mc:AlternateContent>
      </w:r>
      <w:r w:rsidR="00D4091C" w:rsidRPr="000F350F">
        <w:rPr>
          <w:rFonts w:cs="Times New Roman"/>
          <w:shd w:val="clear" w:color="auto" w:fill="FFFFFF"/>
        </w:rPr>
        <w:t xml:space="preserve">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31"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w:t>
      </w:r>
      <w:r w:rsidR="009B7EE9">
        <w:rPr>
          <w:rFonts w:cs="Times New Roman"/>
          <w:shd w:val="clear" w:color="auto" w:fill="FFFFFF"/>
        </w:rPr>
        <w:t xml:space="preserve">relatively </w:t>
      </w:r>
      <w:r w:rsidR="00D4091C" w:rsidRPr="000F350F">
        <w:rPr>
          <w:rFonts w:cs="Times New Roman"/>
          <w:shd w:val="clear" w:color="auto" w:fill="FFFFFF"/>
        </w:rPr>
        <w:t xml:space="preserve">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w:t>
      </w:r>
      <w:r w:rsidR="000A3FD4" w:rsidRPr="000A3FD4">
        <w:rPr>
          <w:rFonts w:cs="Times New Roman"/>
          <w:shd w:val="clear" w:color="auto" w:fill="FFFFFF"/>
        </w:rPr>
        <w:t xml:space="preserve">will find it difficult to reduce </w:t>
      </w:r>
      <w:r w:rsidR="000A3FD4">
        <w:rPr>
          <w:rFonts w:cs="Times New Roman"/>
          <w:shd w:val="clear" w:color="auto" w:fill="FFFFFF"/>
        </w:rPr>
        <w:t>sludge generation</w:t>
      </w:r>
      <w:r w:rsidR="00D4091C" w:rsidRPr="000F350F">
        <w:rPr>
          <w:rFonts w:cs="Times New Roman"/>
          <w:shd w:val="clear" w:color="auto" w:fill="FFFFFF"/>
        </w:rPr>
        <w:t xml:space="preserve">.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(SSP5) can reduce 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w:t>
      </w:r>
      <w:r w:rsidR="009B7EE9">
        <w:rPr>
          <w:rFonts w:cs="Times New Roman"/>
          <w:shd w:val="clear" w:color="auto" w:fill="FFFFFF"/>
        </w:rPr>
        <w:t>are</w:t>
      </w:r>
      <w:r w:rsidR="009B7EE9" w:rsidRPr="00674971">
        <w:rPr>
          <w:rFonts w:cs="Times New Roman"/>
          <w:shd w:val="clear" w:color="auto" w:fill="FFFFFF"/>
        </w:rPr>
        <w:t xml:space="preserve">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0BC7F929"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w:t>
      </w:r>
      <w:r w:rsidRPr="000F350F">
        <w:rPr>
          <w:rFonts w:cs="Times New Roman"/>
          <w:shd w:val="clear" w:color="auto" w:fill="FFFFFF"/>
        </w:rPr>
        <w:lastRenderedPageBreak/>
        <w:t xml:space="preserve">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Peak </w:t>
      </w:r>
      <w:r w:rsidR="009B7EE9">
        <w:rPr>
          <w:rFonts w:cs="Times New Roman"/>
          <w:shd w:val="clear" w:color="auto" w:fill="FFFFFF"/>
        </w:rPr>
        <w:t xml:space="preserve">Carbon </w:t>
      </w:r>
      <w:r w:rsidR="00B571F8">
        <w:rPr>
          <w:rFonts w:cs="Times New Roman"/>
          <w:shd w:val="clear" w:color="auto" w:fill="FFFFFF"/>
        </w:rPr>
        <w:t>in</w:t>
      </w:r>
      <w:r w:rsidR="002667A0">
        <w:rPr>
          <w:rFonts w:cs="Times New Roman"/>
          <w:shd w:val="clear" w:color="auto" w:fill="FFFFFF"/>
        </w:rPr>
        <w:t xml:space="preserve"> 2030. </w:t>
      </w:r>
      <w:r w:rsidR="009B7EE9">
        <w:rPr>
          <w:rFonts w:cs="Times New Roman"/>
          <w:shd w:val="clear" w:color="auto" w:fill="FFFFFF"/>
        </w:rPr>
        <w:t>However, given t</w:t>
      </w:r>
      <w:r w:rsidR="009B7EE9" w:rsidRPr="000F350F">
        <w:rPr>
          <w:rFonts w:cs="Times New Roman"/>
          <w:shd w:val="clear" w:color="auto" w:fill="FFFFFF"/>
        </w:rPr>
        <w:t xml:space="preserve">he </w:t>
      </w:r>
      <w:r w:rsidRPr="000F350F">
        <w:rPr>
          <w:rFonts w:cs="Times New Roman"/>
          <w:shd w:val="clear" w:color="auto" w:fill="FFFFFF"/>
        </w:rPr>
        <w:t xml:space="preserve">relatively high carbon content of food in the Midwest and the </w:t>
      </w:r>
      <w:r w:rsidR="009B7EE9">
        <w:rPr>
          <w:rFonts w:cs="Times New Roman"/>
          <w:shd w:val="clear" w:color="auto" w:fill="FFFFFF"/>
        </w:rPr>
        <w:t xml:space="preserve">expected </w:t>
      </w:r>
      <w:r w:rsidRPr="000F350F">
        <w:rPr>
          <w:rFonts w:cs="Times New Roman"/>
          <w:shd w:val="clear" w:color="auto" w:fill="FFFFFF"/>
        </w:rPr>
        <w:t>transition to the recommended dietary structure</w:t>
      </w:r>
      <w:r w:rsidR="009B7EE9">
        <w:rPr>
          <w:rFonts w:cs="Times New Roman"/>
          <w:shd w:val="clear" w:color="auto" w:fill="FFFFFF"/>
        </w:rPr>
        <w:t>, it should be possible to</w:t>
      </w:r>
      <w:r w:rsidRPr="000F350F">
        <w:rPr>
          <w:rFonts w:cs="Times New Roman"/>
          <w:shd w:val="clear" w:color="auto" w:fill="FFFFFF"/>
        </w:rPr>
        <w:t xml:space="preserve">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009B7EE9">
        <w:rPr>
          <w:noProof/>
        </w:rPr>
        <w:t>improvements to</w:t>
      </w:r>
      <w:r w:rsidRPr="000F350F">
        <w:rPr>
          <w:rFonts w:cs="Times New Roman"/>
          <w:shd w:val="clear" w:color="auto" w:fill="FFFFFF"/>
        </w:rPr>
        <w:t xml:space="preserve"> wastewater treatment technology, a</w:t>
      </w:r>
      <w:r w:rsidR="002D171B">
        <w:rPr>
          <w:rFonts w:cs="Times New Roman"/>
          <w:shd w:val="clear" w:color="auto" w:fill="FFFFFF"/>
        </w:rPr>
        <w:t xml:space="preserve"> source-to-end</w:t>
      </w:r>
      <w:r w:rsidRPr="000F350F">
        <w:rPr>
          <w:rFonts w:cs="Times New Roman"/>
          <w:shd w:val="clear" w:color="auto" w:fill="FFFFFF"/>
        </w:rPr>
        <w:t xml:space="preserve"> sludge reduction path </w:t>
      </w:r>
      <w:r w:rsidR="002D171B">
        <w:rPr>
          <w:rFonts w:cs="Times New Roman"/>
          <w:shd w:val="clear" w:color="auto" w:fill="FFFFFF"/>
        </w:rPr>
        <w:t>can help to reduce</w:t>
      </w:r>
      <w:r w:rsidRPr="000F350F">
        <w:rPr>
          <w:rFonts w:cs="Times New Roman"/>
          <w:shd w:val="clear" w:color="auto" w:fill="FFFFFF"/>
        </w:rPr>
        <w:t xml:space="preserve"> rapid sludge growth.</w:t>
      </w:r>
    </w:p>
    <w:p w14:paraId="28B9C2EC" w14:textId="65C9F378"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002D171B">
        <w:rPr>
          <w:rFonts w:cs="Times New Roman"/>
          <w:shd w:val="clear" w:color="auto" w:fill="FFFFFF"/>
        </w:rPr>
        <w:t>, so 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5DB79822" w14:textId="0F8E23DB" w:rsidR="00B45FC6" w:rsidRDefault="00F727C3" w:rsidP="00A50499">
      <w:pPr>
        <w:widowControl/>
        <w:spacing w:line="240" w:lineRule="auto"/>
        <w:ind w:firstLineChars="0" w:firstLine="0"/>
        <w:jc w:val="left"/>
        <w:rPr>
          <w:rFonts w:eastAsiaTheme="minorEastAsia"/>
        </w:rPr>
      </w:pPr>
      <w:r>
        <w:br w:type="page"/>
      </w:r>
      <w:commentRangeStart w:id="149"/>
      <w:r w:rsidR="00B45FC6">
        <w:lastRenderedPageBreak/>
        <w:t>3.</w:t>
      </w:r>
      <w:r w:rsidR="00E77F57">
        <w:t>4</w:t>
      </w:r>
      <w:r w:rsidR="00B45FC6">
        <w:t>. G</w:t>
      </w:r>
      <w:r w:rsidR="00B45FC6">
        <w:rPr>
          <w:rFonts w:hint="eastAsia"/>
        </w:rPr>
        <w:t>reenhouse gas emissions</w:t>
      </w:r>
      <w:r w:rsidR="00B45FC6">
        <w:t xml:space="preserve"> </w:t>
      </w:r>
      <w:r w:rsidR="00D4091C">
        <w:t>from</w:t>
      </w:r>
      <w:r w:rsidR="00B45FC6">
        <w:t xml:space="preserve"> </w:t>
      </w:r>
      <w:r w:rsidR="00B45FC6">
        <w:rPr>
          <w:rFonts w:hint="eastAsia"/>
        </w:rPr>
        <w:t>sludge</w:t>
      </w:r>
      <w:r w:rsidR="00D4091C">
        <w:t xml:space="preserve"> disposal</w:t>
      </w:r>
      <w:commentRangeEnd w:id="149"/>
      <w:r w:rsidR="003A2578">
        <w:rPr>
          <w:rStyle w:val="a7"/>
        </w:rPr>
        <w:commentReference w:id="149"/>
      </w:r>
    </w:p>
    <w:p w14:paraId="380EDDA1" w14:textId="7E72C633"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w:t>
      </w:r>
      <w:r w:rsidR="002D171B">
        <w:rPr>
          <w:rFonts w:cs="Times New Roman"/>
          <w:shd w:val="clear" w:color="auto" w:fill="FFFFFF"/>
        </w:rPr>
        <w:t>it</w:t>
      </w:r>
      <w:r w:rsidR="002D171B" w:rsidRPr="000F350F">
        <w:rPr>
          <w:rFonts w:cs="Times New Roman"/>
          <w:shd w:val="clear" w:color="auto" w:fill="FFFFFF"/>
        </w:rPr>
        <w:t xml:space="preserve"> </w:t>
      </w:r>
      <w:r w:rsidR="002D171B">
        <w:rPr>
          <w:rFonts w:cs="Times New Roman"/>
          <w:shd w:val="clear" w:color="auto" w:fill="FFFFFF"/>
        </w:rPr>
        <w:t>was</w:t>
      </w:r>
      <w:r w:rsidR="002D171B" w:rsidRPr="000F350F">
        <w:rPr>
          <w:rFonts w:cs="Times New Roman"/>
          <w:shd w:val="clear" w:color="auto" w:fill="FFFFFF"/>
        </w:rPr>
        <w:t xml:space="preserve"> </w:t>
      </w:r>
      <w:r w:rsidR="00D4091C" w:rsidRPr="000F350F">
        <w:rPr>
          <w:rFonts w:cs="Times New Roman"/>
          <w:shd w:val="clear" w:color="auto" w:fill="FFFFFF"/>
        </w:rPr>
        <w:t xml:space="preserve">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lastRenderedPageBreak/>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01C27D21" w:rsidR="009D19EA" w:rsidRDefault="009D19EA" w:rsidP="009D19EA">
      <w:pPr>
        <w:ind w:firstLine="480"/>
      </w:pPr>
      <w:commentRangeStart w:id="150"/>
      <w:r w:rsidRPr="000F350F">
        <w:t>Fig</w:t>
      </w:r>
      <w:r w:rsidR="00FA3D8C">
        <w:t>.</w:t>
      </w:r>
      <w:r w:rsidRPr="000F350F">
        <w:t xml:space="preserve"> </w:t>
      </w:r>
      <w:r w:rsidR="00E37B0F">
        <w:t>6</w:t>
      </w:r>
      <w:r w:rsidR="00FA3D8C">
        <w:t>.</w:t>
      </w:r>
      <w:r w:rsidRPr="000F350F">
        <w:t xml:space="preserve"> </w:t>
      </w:r>
      <w:commentRangeEnd w:id="150"/>
      <w:r w:rsidR="00161730">
        <w:rPr>
          <w:rStyle w:val="a7"/>
        </w:rPr>
        <w:commentReference w:id="150"/>
      </w:r>
      <w:r w:rsidRPr="000F350F">
        <w:t xml:space="preserve">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w:t>
      </w:r>
      <w:r w:rsidR="002D171B">
        <w:t xml:space="preserve">may </w:t>
      </w:r>
      <w:r w:rsidRPr="000F350F">
        <w:t xml:space="preserve">also </w:t>
      </w:r>
      <w:r w:rsidR="002D171B">
        <w:t>pollute</w:t>
      </w:r>
      <w:r w:rsidRPr="000F350F">
        <w:t xml:space="preserve"> groundwater and </w:t>
      </w:r>
      <w:r w:rsidR="002D171B">
        <w:t>adversely</w:t>
      </w:r>
      <w:r w:rsidR="002D171B" w:rsidRPr="000F350F">
        <w:t xml:space="preserve"> </w:t>
      </w:r>
      <w:r w:rsidRPr="000F350F">
        <w:t>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treated and incinerated directly. The use of sludge for building materials requires incineration treatment, which also has the disadvantage of wasting the chemical elements in sludge (</w:t>
      </w:r>
      <w:proofErr w:type="spellStart"/>
      <w:r w:rsidR="00627A31">
        <w:fldChar w:fldCharType="begin"/>
      </w:r>
      <w:r w:rsidR="00627A31">
        <w:instrText xml:space="preserve"> HYPERLINK \l "l4" </w:instrText>
      </w:r>
      <w:r w:rsidR="00627A31">
        <w:fldChar w:fldCharType="separate"/>
      </w:r>
      <w:r w:rsidRPr="00A277A2">
        <w:rPr>
          <w:rStyle w:val="af9"/>
          <w:u w:val="none"/>
        </w:rPr>
        <w:t>Jin</w:t>
      </w:r>
      <w:proofErr w:type="spellEnd"/>
      <w:r w:rsidRPr="00A277A2">
        <w:rPr>
          <w:rStyle w:val="af9"/>
          <w:u w:val="none"/>
        </w:rPr>
        <w:t xml:space="preserve"> et al., 2014</w:t>
      </w:r>
      <w:r w:rsidR="00627A31">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w:t>
      </w:r>
      <w:r w:rsidR="002D171B">
        <w:t>for</w:t>
      </w:r>
      <w:r w:rsidR="002D171B" w:rsidRPr="000F350F">
        <w:t xml:space="preserve"> </w:t>
      </w:r>
      <w:r w:rsidRPr="000F350F">
        <w:t xml:space="preserve">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0AE3BA8D"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to simulate the effective methods to optimize sludge treatment</w:t>
      </w:r>
      <w:r w:rsidR="00BA1341">
        <w:rPr>
          <w:rFonts w:cs="Times New Roman"/>
          <w:shd w:val="clear" w:color="auto" w:fill="FFFFFF"/>
        </w:rPr>
        <w:t>,</w:t>
      </w:r>
      <w:r>
        <w:rPr>
          <w:rFonts w:cs="Times New Roman"/>
          <w:shd w:val="clear" w:color="auto" w:fill="FFFFFF"/>
        </w:rPr>
        <w:t xml:space="preserve"> </w:t>
      </w:r>
      <w:r w:rsidR="00BA1341">
        <w:rPr>
          <w:rFonts w:cs="Times New Roman"/>
          <w:shd w:val="clear" w:color="auto" w:fill="FFFFFF"/>
        </w:rPr>
        <w:t>assuming that</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sidRPr="000F350F">
        <w:t xml:space="preserve">, </w:t>
      </w:r>
      <w:r w:rsidR="00BA1341">
        <w:t xml:space="preserve">and which effectively reduced </w:t>
      </w:r>
      <w:r>
        <w:t xml:space="preserve">GHG </w:t>
      </w:r>
      <w:r w:rsidRPr="000F350F">
        <w:t>emission</w:t>
      </w:r>
      <w:r>
        <w:t>s</w:t>
      </w:r>
      <w:r w:rsidRPr="000F350F">
        <w:t xml:space="preserve">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w:t>
      </w:r>
      <w:r w:rsidR="00F96E43">
        <w:t>The s</w:t>
      </w:r>
      <w:r>
        <w:t xml:space="preserve">ignificant potential </w:t>
      </w:r>
      <w:r w:rsidR="00F96E43">
        <w:t xml:space="preserve">reduction in </w:t>
      </w:r>
      <w:r>
        <w:t xml:space="preserve">GHG </w:t>
      </w:r>
      <w:r w:rsidR="00F96E43">
        <w:t xml:space="preserve">emissions </w:t>
      </w:r>
      <w:r>
        <w:t>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520BD946"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v:textbox>
                </v:shape>
                <w10:wrap type="square"/>
              </v:group>
            </w:pict>
          </mc:Fallback>
        </mc:AlternateContent>
      </w:r>
      <w:r>
        <w:t xml:space="preserve">To ameliorate the rapid growth of GHG emissions from sludge treatments, different strategies should be implemented.  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end</w:t>
      </w:r>
      <w:r w:rsidR="00F96E43">
        <w:t>s</w:t>
      </w:r>
      <w:r>
        <w:t xml:space="preserve"> up in </w:t>
      </w:r>
      <w:r w:rsidRPr="000F350F">
        <w:rPr>
          <w:rFonts w:hint="eastAsia"/>
        </w:rPr>
        <w:t>l</w:t>
      </w:r>
      <w:r w:rsidRPr="000F350F">
        <w:t xml:space="preserve">andfill </w:t>
      </w:r>
      <w:r>
        <w:t>sites</w:t>
      </w:r>
      <w:r w:rsidRPr="000F350F">
        <w:t xml:space="preserve">. As sludge generation rises, </w:t>
      </w:r>
      <w:r>
        <w:t xml:space="preserve">other disposal </w:t>
      </w:r>
      <w:r w:rsidR="00F96E43">
        <w:t>methods</w:t>
      </w:r>
      <w:r w:rsidR="00F96E43"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00676730">
        <w:rPr>
          <w:rFonts w:cs="Times New Roman"/>
        </w:rPr>
        <w:t>Given</w:t>
      </w:r>
      <w:r w:rsidR="00676730" w:rsidRPr="00FC0A99">
        <w:rPr>
          <w:rFonts w:cs="Times New Roman"/>
        </w:rPr>
        <w:t xml:space="preserve"> </w:t>
      </w:r>
      <w:r w:rsidRPr="00FC0A99">
        <w:rPr>
          <w:rFonts w:cs="Times New Roman"/>
        </w:rPr>
        <w:t>the</w:t>
      </w:r>
      <w:r w:rsidR="00676730">
        <w:rPr>
          <w:rFonts w:cs="Times New Roman"/>
        </w:rPr>
        <w:t xml:space="preserve"> expected</w:t>
      </w:r>
      <w:r w:rsidRPr="00FC0A99">
        <w:rPr>
          <w:rFonts w:cs="Times New Roman"/>
        </w:rPr>
        <w:t xml:space="preserve"> rapid growth rate</w:t>
      </w:r>
      <w:r>
        <w:rPr>
          <w:rFonts w:cs="Times New Roman"/>
        </w:rPr>
        <w:t xml:space="preserve">, </w:t>
      </w:r>
      <w:r w:rsidRPr="00FC0A99">
        <w:rPr>
          <w:rFonts w:cs="Times New Roman"/>
        </w:rPr>
        <w:t xml:space="preserve">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w:t>
      </w:r>
      <w:r w:rsidR="00676730">
        <w:rPr>
          <w:rFonts w:cs="Times New Roman"/>
        </w:rPr>
        <w:t>changes in</w:t>
      </w:r>
      <w:r w:rsidRPr="00FC0A99">
        <w:rPr>
          <w:rFonts w:cs="Times New Roman"/>
        </w:rPr>
        <w:t xml:space="preserve"> dietary structure and </w:t>
      </w:r>
      <w:r w:rsidR="00676730">
        <w:rPr>
          <w:rFonts w:cs="Times New Roman"/>
        </w:rPr>
        <w:t xml:space="preserve">more </w:t>
      </w:r>
      <w:r w:rsidRPr="00FC0A99">
        <w:rPr>
          <w:rFonts w:cs="Times New Roman"/>
        </w:rPr>
        <w:t xml:space="preserve">compact </w:t>
      </w:r>
      <w:r w:rsidR="00676730">
        <w:rPr>
          <w:rFonts w:cs="Times New Roman"/>
        </w:rPr>
        <w:t xml:space="preserve">urban </w:t>
      </w:r>
      <w:r w:rsidRPr="00FC0A99">
        <w:rPr>
          <w:rFonts w:cs="Times New Roman"/>
        </w:rPr>
        <w:t xml:space="preserve">development to reduce </w:t>
      </w:r>
      <w:r>
        <w:rPr>
          <w:rFonts w:cs="Times New Roman"/>
        </w:rPr>
        <w:t>GHG</w:t>
      </w:r>
      <w:r w:rsidRPr="00FC0A99">
        <w:rPr>
          <w:rFonts w:cs="Times New Roman"/>
        </w:rPr>
        <w:t xml:space="preserve"> emissions.</w:t>
      </w:r>
      <w:r w:rsidRPr="000F350F">
        <w:t xml:space="preserve"> </w:t>
      </w:r>
    </w:p>
    <w:p w14:paraId="44CF53BD" w14:textId="2B9B24ED" w:rsidR="00101EDC" w:rsidRPr="000F350F" w:rsidRDefault="00101EDC" w:rsidP="00101EDC">
      <w:pPr>
        <w:ind w:firstLineChars="0" w:firstLine="420"/>
      </w:pPr>
      <w:r w:rsidRPr="000F350F">
        <w:t>The proportion of sludge incineration in the HH region is 20%, which will generate about 4-7 Mt</w:t>
      </w:r>
      <w:r>
        <w:t>s</w:t>
      </w:r>
      <w:r w:rsidRPr="000F350F">
        <w:t xml:space="preserve"> CO</w:t>
      </w:r>
      <w:r w:rsidRPr="000F350F">
        <w:rPr>
          <w:vertAlign w:val="subscript"/>
        </w:rPr>
        <w:t>2</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6FF52CE6" w:rsidR="00101EDC" w:rsidRPr="000F350F" w:rsidRDefault="00101EDC" w:rsidP="00101EDC">
      <w:pPr>
        <w:ind w:firstLine="480"/>
      </w:pPr>
      <w:r w:rsidRPr="000F350F">
        <w:lastRenderedPageBreak/>
        <w:t xml:space="preserve">In summary, to control the growth of </w:t>
      </w:r>
      <w:r>
        <w:t>GHG</w:t>
      </w:r>
      <w:r w:rsidRPr="000F350F">
        <w:t xml:space="preserve"> emissions from sludge,</w:t>
      </w:r>
      <w:r w:rsidR="00F96E43">
        <w:t xml:space="preserve"> effective tools include measures to</w:t>
      </w:r>
      <w:r w:rsidRPr="000F350F">
        <w:t xml:space="preserve"> introduc</w:t>
      </w:r>
      <w:r w:rsidR="00F96E43">
        <w:t>e</w:t>
      </w:r>
      <w:r w:rsidRPr="000F350F">
        <w:t xml:space="preserve"> AD </w:t>
      </w:r>
      <w:r w:rsidR="00F96E43">
        <w:t xml:space="preserve">and to </w:t>
      </w:r>
      <w:r w:rsidRPr="000F350F">
        <w:t xml:space="preserve">change sludge emissions. The </w:t>
      </w:r>
      <w:r w:rsidR="0099253A">
        <w:t>growth</w:t>
      </w:r>
      <w:r w:rsidR="0099253A" w:rsidRPr="000F350F">
        <w:t xml:space="preserve"> </w:t>
      </w:r>
      <w:r w:rsidRPr="000F350F">
        <w:t xml:space="preserve">of sludge </w:t>
      </w:r>
      <w:r>
        <w:t>GHG</w:t>
      </w:r>
      <w:r w:rsidRPr="000F350F">
        <w:t xml:space="preserve"> emissions will slow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52137305" w:rsidR="00034E4F" w:rsidRPr="00062D4D" w:rsidRDefault="00034E4F" w:rsidP="007B0ED5">
      <w:pPr>
        <w:pStyle w:val="aa"/>
        <w:keepNext/>
        <w:spacing w:line="240" w:lineRule="auto"/>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7B0ED5">
        <w:trPr>
          <w:cantSplit/>
          <w:trHeight w:val="284"/>
        </w:trPr>
        <w:tc>
          <w:tcPr>
            <w:tcW w:w="1672"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673"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210246E4" w14:textId="59462F49"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roofErr w:type="gramStart"/>
            <w:r w:rsidR="004061AF">
              <w:rPr>
                <w:rFonts w:ascii="Times New Roman" w:hAnsi="Times New Roman"/>
                <w:b/>
                <w:bCs/>
                <w:sz w:val="21"/>
                <w:szCs w:val="21"/>
                <w:lang w:eastAsia="zh-CN"/>
              </w:rPr>
              <w:t>%)</w:t>
            </w:r>
            <w:r w:rsidR="007B0ED5">
              <w:rPr>
                <w:rFonts w:ascii="Times New Roman" w:hAnsi="Times New Roman"/>
                <w:b/>
                <w:bCs/>
                <w:sz w:val="21"/>
                <w:szCs w:val="21"/>
                <w:lang w:eastAsia="zh-CN"/>
              </w:rPr>
              <w:t>*</w:t>
            </w:r>
            <w:proofErr w:type="gramEnd"/>
          </w:p>
        </w:tc>
      </w:tr>
      <w:tr w:rsidR="0039694F" w:rsidRPr="0039694F" w14:paraId="4A759DD0" w14:textId="77777777" w:rsidTr="007B0ED5">
        <w:trPr>
          <w:cantSplit/>
          <w:trHeight w:val="284"/>
        </w:trPr>
        <w:tc>
          <w:tcPr>
            <w:tcW w:w="1672"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673"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673"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673"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673"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7B0ED5">
        <w:trPr>
          <w:cantSplit/>
          <w:trHeight w:val="284"/>
        </w:trPr>
        <w:tc>
          <w:tcPr>
            <w:tcW w:w="1672"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673"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673"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673"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673"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7B0ED5">
        <w:trPr>
          <w:cantSplit/>
          <w:trHeight w:val="284"/>
        </w:trPr>
        <w:tc>
          <w:tcPr>
            <w:tcW w:w="1672"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673"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673"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673"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673"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7B0ED5">
        <w:trPr>
          <w:cantSplit/>
          <w:trHeight w:val="284"/>
        </w:trPr>
        <w:tc>
          <w:tcPr>
            <w:tcW w:w="1672"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673"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673"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673"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673"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7B0ED5">
        <w:trPr>
          <w:cantSplit/>
          <w:trHeight w:val="284"/>
        </w:trPr>
        <w:tc>
          <w:tcPr>
            <w:tcW w:w="1672"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673"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673"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673"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673"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E3A2DE3" w14:textId="3FEBDAD1" w:rsidR="007821E9" w:rsidRDefault="0099253A" w:rsidP="00A50499">
      <w:pPr>
        <w:ind w:firstLine="360"/>
      </w:pPr>
      <w:r>
        <w:rPr>
          <w:rFonts w:cs="Times New Roman"/>
          <w:sz w:val="18"/>
          <w:szCs w:val="18"/>
        </w:rPr>
        <w:t xml:space="preserve">Note that </w:t>
      </w:r>
      <w:r w:rsidR="007B0ED5">
        <w:rPr>
          <w:rFonts w:cs="Times New Roman"/>
          <w:sz w:val="18"/>
          <w:szCs w:val="18"/>
        </w:rPr>
        <w:t>stable sludge GHG emissions in LL will require additional measures</w:t>
      </w:r>
    </w:p>
    <w:p w14:paraId="4872BD26" w14:textId="3B948A99" w:rsidR="00D11DDD" w:rsidRDefault="00D11DDD" w:rsidP="0047514C">
      <w:pPr>
        <w:pStyle w:val="1"/>
      </w:pPr>
      <w:r>
        <w:rPr>
          <w:rFonts w:hint="eastAsia"/>
        </w:rPr>
        <w:t>4</w:t>
      </w:r>
      <w:r>
        <w:t>.Conclusions</w:t>
      </w:r>
    </w:p>
    <w:p w14:paraId="0B59F332" w14:textId="1AC45880"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forecast</w:t>
      </w:r>
      <w:r w:rsidR="0099253A">
        <w:t>s</w:t>
      </w:r>
      <w:r w:rsidRPr="000F350F">
        <w:t xml:space="preserve">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 </w:t>
      </w:r>
      <w:r w:rsidR="0099253A">
        <w:t xml:space="preserve">reasonably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35EFE0E7" w14:textId="2EFA9FFD" w:rsidR="00FF4833" w:rsidRDefault="009D19EA" w:rsidP="00A50499">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w:t>
      </w:r>
      <w:r w:rsidR="0099253A">
        <w:t>,</w:t>
      </w:r>
      <w:r w:rsidRPr="000F350F">
        <w:t xml:space="preserve"> western and northern regions having greater urbanization potential and higher sludge growth rates. </w:t>
      </w:r>
      <w:r w:rsidRPr="000F350F">
        <w:lastRenderedPageBreak/>
        <w:t>Combining low</w:t>
      </w:r>
      <w:r>
        <w:t>er</w:t>
      </w:r>
      <w:r w:rsidRPr="000F350F">
        <w:t xml:space="preserve">-carbon </w:t>
      </w:r>
      <w:commentRangeStart w:id="151"/>
      <w:r w:rsidRPr="000F350F">
        <w:t>eating habits</w:t>
      </w:r>
      <w:commentRangeEnd w:id="151"/>
      <w:r w:rsidR="00C07D13">
        <w:rPr>
          <w:rStyle w:val="a7"/>
        </w:rPr>
        <w:commentReference w:id="151"/>
      </w:r>
      <w:r w:rsidRPr="000F350F">
        <w:t xml:space="preserve">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w:t>
      </w:r>
      <w:r w:rsidR="0099253A">
        <w:t>Increasing</w:t>
      </w:r>
      <w:r w:rsidR="0099253A" w:rsidRPr="000F350F">
        <w:t xml:space="preserve"> </w:t>
      </w:r>
      <w:r>
        <w:t>l</w:t>
      </w:r>
      <w:r w:rsidRPr="000F350F">
        <w:t xml:space="preserve">and </w:t>
      </w:r>
      <w:r>
        <w:t>a</w:t>
      </w:r>
      <w:r w:rsidRPr="000F350F">
        <w:t xml:space="preserve">pplication </w:t>
      </w:r>
      <w:r w:rsidR="0099253A">
        <w:t>during</w:t>
      </w:r>
      <w:r w:rsidR="0099253A" w:rsidRPr="000F350F">
        <w:t xml:space="preserve"> </w:t>
      </w:r>
      <w:r w:rsidRPr="000F350F">
        <w:t xml:space="preserve">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w:t>
      </w:r>
      <w:r w:rsidR="0099253A">
        <w:t>will be</w:t>
      </w:r>
      <w:r w:rsidR="0099253A" w:rsidRPr="000F350F">
        <w:t xml:space="preserve"> </w:t>
      </w:r>
      <w:r w:rsidRPr="000F350F">
        <w:t xml:space="preserve">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w:t>
      </w:r>
      <w:r w:rsidR="0099253A">
        <w:t>s</w:t>
      </w:r>
      <w:r w:rsidRPr="000F350F">
        <w:t>,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5E8DF95E" w14:textId="7294DBC3" w:rsidR="00B45FC6" w:rsidRDefault="00A5100D" w:rsidP="00B45FC6">
      <w:pPr>
        <w:ind w:left="1832" w:right="1832" w:firstLineChars="0" w:firstLine="560"/>
        <w:jc w:val="center"/>
        <w:outlineLvl w:val="0"/>
        <w:rPr>
          <w:ins w:id="152" w:author="Owen" w:date="2022-04-28T20:36:00Z"/>
          <w:rFonts w:eastAsia="黑体" w:cs="Times New Roman"/>
          <w:b/>
          <w:bCs/>
          <w:kern w:val="0"/>
          <w:sz w:val="28"/>
          <w:szCs w:val="28"/>
        </w:rPr>
      </w:pPr>
      <w:r w:rsidRPr="00A92F40">
        <w:rPr>
          <w:rFonts w:eastAsia="黑体" w:cs="Times New Roman"/>
          <w:b/>
          <w:bCs/>
          <w:kern w:val="0"/>
          <w:sz w:val="28"/>
          <w:szCs w:val="28"/>
        </w:rPr>
        <w:t>References</w:t>
      </w:r>
    </w:p>
    <w:p w14:paraId="72DE0234" w14:textId="5B59624E" w:rsidR="00745C1A" w:rsidRPr="00745C1A" w:rsidDel="001976AA" w:rsidRDefault="00745C1A" w:rsidP="001976AA">
      <w:pPr>
        <w:pStyle w:val="Bibliography"/>
        <w:rPr>
          <w:del w:id="153" w:author="Owen" w:date="2022-04-28T20:40:00Z"/>
        </w:rPr>
        <w:pPrChange w:id="154" w:author="Owen" w:date="2022-04-28T20:40:00Z">
          <w:pPr>
            <w:pStyle w:val="Bibliography"/>
          </w:pPr>
        </w:pPrChange>
      </w:pPr>
      <w:del w:id="155" w:author="Owen" w:date="2022-04-28T20:40:00Z">
        <w:r w:rsidRPr="00745C1A" w:rsidDel="001976AA">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4A077668" w14:textId="6C636B9A" w:rsidR="00745C1A" w:rsidRPr="00745C1A" w:rsidDel="001976AA" w:rsidRDefault="00745C1A" w:rsidP="001976AA">
      <w:pPr>
        <w:pStyle w:val="Bibliography"/>
        <w:rPr>
          <w:del w:id="156" w:author="Owen" w:date="2022-04-28T20:40:00Z"/>
        </w:rPr>
        <w:pPrChange w:id="157" w:author="Owen" w:date="2022-04-28T20:40:00Z">
          <w:pPr>
            <w:pStyle w:val="Bibliography"/>
          </w:pPr>
        </w:pPrChange>
      </w:pPr>
      <w:del w:id="158" w:author="Owen" w:date="2022-04-28T20:40:00Z">
        <w:r w:rsidRPr="00745C1A" w:rsidDel="001976AA">
          <w:delText>Corominas, Ll., Foley, J., Guest, J.S., Hospido, A., Larsen, H.F., Morera, S., Shaw, A., 2013. Life cycle assessment applied to wastewater treatment: State of the art. Water Res. 47, 5480–5492. https://doi.org/10.1016/j.watres.2013.06.049</w:delText>
        </w:r>
      </w:del>
    </w:p>
    <w:p w14:paraId="1B5654D1" w14:textId="231D79A1" w:rsidR="00745C1A" w:rsidRPr="00745C1A" w:rsidDel="001976AA" w:rsidRDefault="00745C1A" w:rsidP="001976AA">
      <w:pPr>
        <w:pStyle w:val="Bibliography"/>
        <w:rPr>
          <w:del w:id="159" w:author="Owen" w:date="2022-04-28T20:40:00Z"/>
        </w:rPr>
        <w:pPrChange w:id="160" w:author="Owen" w:date="2022-04-28T20:40:00Z">
          <w:pPr>
            <w:pStyle w:val="Bibliography"/>
          </w:pPr>
        </w:pPrChange>
      </w:pPr>
      <w:del w:id="161" w:author="Owen" w:date="2022-04-28T20:40:00Z">
        <w:r w:rsidRPr="00745C1A" w:rsidDel="001976AA">
          <w:delText>Lu, L., Guest, J.S., Peters, C.A., Zhu, X., Rau, G.H., Ren, Z.J., 2018. Wastewater treatment for carbon capture and utilization. Nat. Sustain. 1, 750–758. https://doi.org/10.1038/s41893-018-0187-9</w:delText>
        </w:r>
      </w:del>
    </w:p>
    <w:p w14:paraId="5A009204" w14:textId="0BED0B6E" w:rsidR="00745C1A" w:rsidRPr="00745C1A" w:rsidRDefault="00745C1A" w:rsidP="001976AA">
      <w:pPr>
        <w:pStyle w:val="Bibliography"/>
      </w:pPr>
      <w:del w:id="162" w:author="Owen" w:date="2022-04-28T20:40:00Z">
        <w:r w:rsidRPr="00745C1A" w:rsidDel="001976AA">
          <w:delText>McCarty, P.L., Bae, J., Kim, J., 2011. Domestic Wastewater Treatment as a Net Energy Producer–Can This be Achieved? Environ. Sci. Technol. 45, 7100–7106. https://doi.org/10.1021/es2014264</w:delText>
        </w:r>
      </w:del>
    </w:p>
    <w:p w14:paraId="53BFB2C3" w14:textId="1C4D44E9" w:rsidR="00745C1A" w:rsidRPr="00A92F40" w:rsidDel="001976AA" w:rsidRDefault="00745C1A" w:rsidP="00745C1A">
      <w:pPr>
        <w:ind w:right="1832" w:firstLineChars="0" w:firstLine="0"/>
        <w:outlineLvl w:val="0"/>
        <w:rPr>
          <w:del w:id="163" w:author="Owen" w:date="2022-04-28T20:40:00Z"/>
          <w:rFonts w:eastAsia="黑体" w:cs="Times New Roman" w:hint="eastAsia"/>
          <w:b/>
          <w:bCs/>
          <w:kern w:val="0"/>
          <w:sz w:val="28"/>
          <w:szCs w:val="28"/>
        </w:rPr>
        <w:pPrChange w:id="164" w:author="Owen" w:date="2022-04-28T20:36:00Z">
          <w:pPr>
            <w:ind w:left="1832" w:right="1832" w:firstLineChars="0" w:firstLine="560"/>
            <w:jc w:val="center"/>
            <w:outlineLvl w:val="0"/>
          </w:pPr>
        </w:pPrChange>
      </w:pPr>
    </w:p>
    <w:p w14:paraId="18D4DCD6" w14:textId="18F7671C" w:rsidR="00B45FC6" w:rsidRPr="0063152F" w:rsidRDefault="00B45FC6" w:rsidP="001976AA">
      <w:pPr>
        <w:ind w:right="1832" w:firstLineChars="0" w:firstLine="0"/>
        <w:outlineLvl w:val="0"/>
        <w:rPr>
          <w:rFonts w:ascii="仿宋" w:eastAsia="仿宋" w:hAnsi="仿宋" w:cs="Times New Roman"/>
          <w:kern w:val="0"/>
          <w:sz w:val="21"/>
          <w:szCs w:val="21"/>
          <w:highlight w:val="cyan"/>
          <w:lang w:eastAsia="en-US"/>
        </w:rPr>
        <w:pPrChange w:id="165" w:author="Owen" w:date="2022-04-28T20:40:00Z">
          <w:pPr>
            <w:spacing w:line="240" w:lineRule="auto"/>
            <w:ind w:firstLineChars="0" w:firstLine="0"/>
          </w:pPr>
        </w:pPrChange>
      </w:pPr>
      <w:bookmarkStart w:id="166" w:name="_bookmark66"/>
      <w:bookmarkEnd w:id="166"/>
    </w:p>
    <w:p w14:paraId="1D01C62E" w14:textId="19D1930D" w:rsidR="00764B53" w:rsidRPr="00A92F40" w:rsidDel="001976AA" w:rsidRDefault="00764B53" w:rsidP="00764B53">
      <w:pPr>
        <w:widowControl/>
        <w:spacing w:line="240" w:lineRule="auto"/>
        <w:ind w:firstLineChars="0" w:firstLine="0"/>
        <w:rPr>
          <w:del w:id="167" w:author="Owen" w:date="2022-04-28T20:40:00Z"/>
          <w:rFonts w:eastAsia="微软雅黑" w:cs="Times New Roman"/>
          <w:color w:val="333333"/>
          <w:sz w:val="18"/>
          <w:szCs w:val="18"/>
          <w:shd w:val="clear" w:color="auto" w:fill="FFFFFF"/>
        </w:rPr>
      </w:pPr>
      <w:bookmarkStart w:id="168" w:name="l23kumar2018estimation"/>
      <w:del w:id="169" w:author="Owen" w:date="2022-04-28T20:40:00Z">
        <w:r w:rsidRPr="00A92F40" w:rsidDel="001976AA">
          <w:rPr>
            <w:rFonts w:eastAsia="微软雅黑" w:cs="Times New Roman"/>
            <w:color w:val="333333"/>
            <w:sz w:val="18"/>
            <w:szCs w:val="18"/>
            <w:shd w:val="clear" w:color="auto" w:fill="FFFFFF"/>
          </w:rPr>
          <w:delText>Atul Kumar,S.R. Samadder,Nitin Kumar &amp; Chandrakant Singh.(2018).Estimation of the generation rate of different types of plastic wastes and possible revenue recovery from informal recycling. </w:delText>
        </w:r>
        <w:r w:rsidRPr="00A92F40" w:rsidDel="001976AA">
          <w:rPr>
            <w:rFonts w:eastAsia="微软雅黑" w:cs="Times New Roman"/>
            <w:i/>
            <w:iCs/>
            <w:color w:val="333333"/>
            <w:sz w:val="18"/>
            <w:szCs w:val="18"/>
          </w:rPr>
          <w:delText>Waste Management</w:delText>
        </w:r>
        <w:r w:rsidRPr="00A92F40" w:rsidDel="001976AA">
          <w:rPr>
            <w:rFonts w:eastAsia="微软雅黑" w:cs="Times New Roman"/>
            <w:color w:val="333333"/>
            <w:sz w:val="18"/>
            <w:szCs w:val="18"/>
            <w:shd w:val="clear" w:color="auto" w:fill="FFFFFF"/>
          </w:rPr>
          <w:delText>. doi:10.1016/j.wasman.2018.08.045.</w:delText>
        </w:r>
      </w:del>
    </w:p>
    <w:p w14:paraId="79050737" w14:textId="17A696B8" w:rsidR="004D7ED4" w:rsidRPr="00A92F40" w:rsidDel="001976AA" w:rsidRDefault="004D7ED4" w:rsidP="004D7ED4">
      <w:pPr>
        <w:widowControl/>
        <w:spacing w:line="240" w:lineRule="auto"/>
        <w:ind w:firstLineChars="0" w:firstLine="0"/>
        <w:rPr>
          <w:del w:id="170" w:author="Owen" w:date="2022-04-28T20:40:00Z"/>
          <w:rFonts w:eastAsia="微软雅黑" w:cs="Times New Roman"/>
          <w:color w:val="333333"/>
          <w:sz w:val="18"/>
          <w:szCs w:val="18"/>
          <w:shd w:val="clear" w:color="auto" w:fill="FFFFFF"/>
        </w:rPr>
      </w:pPr>
      <w:bookmarkStart w:id="171" w:name="sumanta2018iterative"/>
      <w:del w:id="172" w:author="Owen" w:date="2022-04-28T20:40:00Z">
        <w:r w:rsidRPr="00A92F40" w:rsidDel="001976AA">
          <w:rPr>
            <w:rFonts w:eastAsia="微软雅黑" w:cs="Times New Roman" w:hint="eastAsia"/>
            <w:color w:val="333333"/>
            <w:sz w:val="18"/>
            <w:szCs w:val="18"/>
            <w:shd w:val="clear" w:color="auto" w:fill="FFFFFF"/>
          </w:rPr>
          <w:delText>Basu Sumanta,Kumbier Karl,Brown James B &amp; Yu Bin.(2018).Iterative random forests to discover predictive and stable high-order interactions.. Proceedings of the National Academy of Sciences of the United States of America(8). doi:10.1073/pnas.1711236115.</w:delText>
        </w:r>
      </w:del>
    </w:p>
    <w:p w14:paraId="171F7DD5" w14:textId="77803B59" w:rsidR="004D7ED4" w:rsidRPr="00A92F40" w:rsidDel="001976AA" w:rsidRDefault="004D7ED4" w:rsidP="004D7ED4">
      <w:pPr>
        <w:widowControl/>
        <w:spacing w:line="240" w:lineRule="auto"/>
        <w:ind w:firstLineChars="0" w:firstLine="0"/>
        <w:rPr>
          <w:del w:id="173" w:author="Owen" w:date="2022-04-28T20:40:00Z"/>
          <w:rFonts w:eastAsia="微软雅黑" w:cs="Times New Roman"/>
          <w:color w:val="333333"/>
          <w:sz w:val="18"/>
          <w:szCs w:val="18"/>
          <w:shd w:val="clear" w:color="auto" w:fill="FFFFFF"/>
        </w:rPr>
      </w:pPr>
      <w:bookmarkStart w:id="174" w:name="li2019robust"/>
      <w:bookmarkEnd w:id="171"/>
      <w:del w:id="175" w:author="Owen" w:date="2022-04-28T20:40:00Z">
        <w:r w:rsidRPr="00A92F40" w:rsidDel="001976AA">
          <w:rPr>
            <w:rFonts w:eastAsia="微软雅黑" w:cs="Times New Roman" w:hint="eastAsia"/>
            <w:color w:val="333333"/>
            <w:sz w:val="18"/>
            <w:szCs w:val="18"/>
            <w:shd w:val="clear" w:color="auto" w:fill="FFFFFF"/>
          </w:rPr>
          <w:delText>Bo Li,Zhang-Tao Fan,Xiao-Long Zhang,De-Shuang Huang. Robust dimensionality reduction via feature space to feature space distance metric learning[J]. Neural Networks,2019,112.</w:delText>
        </w:r>
      </w:del>
    </w:p>
    <w:p w14:paraId="6A8DB453" w14:textId="77777777" w:rsidR="006D2B8B" w:rsidRPr="00023FEA" w:rsidRDefault="006D2B8B" w:rsidP="00A92F40">
      <w:pPr>
        <w:widowControl/>
        <w:spacing w:line="240" w:lineRule="auto"/>
        <w:ind w:firstLineChars="0" w:firstLine="0"/>
        <w:rPr>
          <w:rFonts w:eastAsia="微软雅黑" w:cs="Times New Roman"/>
          <w:color w:val="333333"/>
          <w:sz w:val="18"/>
          <w:szCs w:val="18"/>
          <w:highlight w:val="yellow"/>
          <w:shd w:val="clear" w:color="auto" w:fill="FFFFFF"/>
          <w:rPrChange w:id="176" w:author="Owen" w:date="2022-04-28T19:32:00Z">
            <w:rPr>
              <w:rFonts w:eastAsia="微软雅黑" w:cs="Times New Roman"/>
              <w:color w:val="333333"/>
              <w:sz w:val="18"/>
              <w:szCs w:val="18"/>
              <w:shd w:val="clear" w:color="auto" w:fill="FFFFFF"/>
            </w:rPr>
          </w:rPrChange>
        </w:rPr>
      </w:pPr>
      <w:bookmarkStart w:id="177" w:name="_Ref98702681"/>
      <w:bookmarkStart w:id="178" w:name="drainage"/>
      <w:r w:rsidRPr="00023FEA">
        <w:rPr>
          <w:rFonts w:eastAsia="微软雅黑" w:cs="Times New Roman"/>
          <w:color w:val="333333"/>
          <w:sz w:val="18"/>
          <w:szCs w:val="18"/>
          <w:highlight w:val="yellow"/>
          <w:shd w:val="clear" w:color="auto" w:fill="FFFFFF"/>
          <w:rPrChange w:id="179" w:author="Owen" w:date="2022-04-28T19:32:00Z">
            <w:rPr>
              <w:rFonts w:eastAsia="微软雅黑" w:cs="Times New Roman"/>
              <w:color w:val="333333"/>
              <w:sz w:val="18"/>
              <w:szCs w:val="18"/>
              <w:shd w:val="clear" w:color="auto" w:fill="FFFFFF"/>
            </w:rPr>
          </w:rPrChange>
        </w:rPr>
        <w:t xml:space="preserve">China Urban Water Supply and Drainage </w:t>
      </w:r>
      <w:proofErr w:type="gramStart"/>
      <w:r w:rsidRPr="00023FEA">
        <w:rPr>
          <w:rFonts w:eastAsia="微软雅黑" w:cs="Times New Roman"/>
          <w:color w:val="333333"/>
          <w:sz w:val="18"/>
          <w:szCs w:val="18"/>
          <w:highlight w:val="yellow"/>
          <w:shd w:val="clear" w:color="auto" w:fill="FFFFFF"/>
          <w:rPrChange w:id="180" w:author="Owen" w:date="2022-04-28T19:32:00Z">
            <w:rPr>
              <w:rFonts w:eastAsia="微软雅黑" w:cs="Times New Roman"/>
              <w:color w:val="333333"/>
              <w:sz w:val="18"/>
              <w:szCs w:val="18"/>
              <w:shd w:val="clear" w:color="auto" w:fill="FFFFFF"/>
            </w:rPr>
          </w:rPrChange>
        </w:rPr>
        <w:t>Association(</w:t>
      </w:r>
      <w:proofErr w:type="gramEnd"/>
      <w:r w:rsidRPr="00023FEA">
        <w:rPr>
          <w:rFonts w:eastAsia="微软雅黑" w:cs="Times New Roman"/>
          <w:color w:val="333333"/>
          <w:sz w:val="18"/>
          <w:szCs w:val="18"/>
          <w:highlight w:val="yellow"/>
          <w:shd w:val="clear" w:color="auto" w:fill="FFFFFF"/>
          <w:rPrChange w:id="181" w:author="Owen" w:date="2022-04-28T19:32:00Z">
            <w:rPr>
              <w:rFonts w:eastAsia="微软雅黑" w:cs="Times New Roman"/>
              <w:color w:val="333333"/>
              <w:sz w:val="18"/>
              <w:szCs w:val="18"/>
              <w:shd w:val="clear" w:color="auto" w:fill="FFFFFF"/>
            </w:rPr>
          </w:rPrChange>
        </w:rPr>
        <w:t xml:space="preserve">2019).2018 Urban Drainage Statistical </w:t>
      </w:r>
      <w:proofErr w:type="spellStart"/>
      <w:r w:rsidRPr="00023FEA">
        <w:rPr>
          <w:rFonts w:eastAsia="微软雅黑" w:cs="Times New Roman"/>
          <w:color w:val="333333"/>
          <w:sz w:val="18"/>
          <w:szCs w:val="18"/>
          <w:highlight w:val="yellow"/>
          <w:shd w:val="clear" w:color="auto" w:fill="FFFFFF"/>
          <w:rPrChange w:id="182" w:author="Owen" w:date="2022-04-28T19:32:00Z">
            <w:rPr>
              <w:rFonts w:eastAsia="微软雅黑" w:cs="Times New Roman"/>
              <w:color w:val="333333"/>
              <w:sz w:val="18"/>
              <w:szCs w:val="18"/>
              <w:shd w:val="clear" w:color="auto" w:fill="FFFFFF"/>
            </w:rPr>
          </w:rPrChange>
        </w:rPr>
        <w:t>Yearbook.China</w:t>
      </w:r>
      <w:proofErr w:type="spellEnd"/>
      <w:r w:rsidRPr="00023FEA">
        <w:rPr>
          <w:rFonts w:eastAsia="微软雅黑" w:cs="Times New Roman"/>
          <w:color w:val="333333"/>
          <w:sz w:val="18"/>
          <w:szCs w:val="18"/>
          <w:highlight w:val="yellow"/>
          <w:shd w:val="clear" w:color="auto" w:fill="FFFFFF"/>
          <w:rPrChange w:id="183" w:author="Owen" w:date="2022-04-28T19:32:00Z">
            <w:rPr>
              <w:rFonts w:eastAsia="微软雅黑" w:cs="Times New Roman"/>
              <w:color w:val="333333"/>
              <w:sz w:val="18"/>
              <w:szCs w:val="18"/>
              <w:shd w:val="clear" w:color="auto" w:fill="FFFFFF"/>
            </w:rPr>
          </w:rPrChange>
        </w:rPr>
        <w:t xml:space="preserve"> Urban Water Association. (</w:t>
      </w:r>
      <w:proofErr w:type="gramStart"/>
      <w:r w:rsidRPr="00023FEA">
        <w:rPr>
          <w:rFonts w:eastAsia="微软雅黑" w:cs="Times New Roman"/>
          <w:color w:val="333333"/>
          <w:sz w:val="18"/>
          <w:szCs w:val="18"/>
          <w:highlight w:val="yellow"/>
          <w:shd w:val="clear" w:color="auto" w:fill="FFFFFF"/>
          <w:rPrChange w:id="184" w:author="Owen" w:date="2022-04-28T19:32:00Z">
            <w:rPr>
              <w:rFonts w:eastAsia="微软雅黑" w:cs="Times New Roman"/>
              <w:color w:val="333333"/>
              <w:sz w:val="18"/>
              <w:szCs w:val="18"/>
              <w:shd w:val="clear" w:color="auto" w:fill="FFFFFF"/>
            </w:rPr>
          </w:rPrChange>
        </w:rPr>
        <w:t>in</w:t>
      </w:r>
      <w:proofErr w:type="gramEnd"/>
      <w:r w:rsidRPr="00023FEA">
        <w:rPr>
          <w:rFonts w:eastAsia="微软雅黑" w:cs="Times New Roman"/>
          <w:color w:val="333333"/>
          <w:sz w:val="18"/>
          <w:szCs w:val="18"/>
          <w:highlight w:val="yellow"/>
          <w:shd w:val="clear" w:color="auto" w:fill="FFFFFF"/>
          <w:rPrChange w:id="185" w:author="Owen" w:date="2022-04-28T19:32:00Z">
            <w:rPr>
              <w:rFonts w:eastAsia="微软雅黑" w:cs="Times New Roman"/>
              <w:color w:val="333333"/>
              <w:sz w:val="18"/>
              <w:szCs w:val="18"/>
              <w:shd w:val="clear" w:color="auto" w:fill="FFFFFF"/>
            </w:rPr>
          </w:rPrChange>
        </w:rPr>
        <w:t xml:space="preserve"> Chinese)</w:t>
      </w:r>
      <w:bookmarkEnd w:id="177"/>
    </w:p>
    <w:p w14:paraId="20C03452" w14:textId="19390E5C" w:rsidR="001976AA" w:rsidRPr="001976AA" w:rsidDel="001976AA" w:rsidRDefault="00A1789D" w:rsidP="001976AA">
      <w:pPr>
        <w:pStyle w:val="Bibliography"/>
        <w:rPr>
          <w:del w:id="186" w:author="Owen" w:date="2022-04-28T20:40:00Z"/>
          <w:color w:val="000000"/>
          <w:sz w:val="18"/>
        </w:rPr>
        <w:pPrChange w:id="187" w:author="Owen" w:date="2022-04-28T20:40:00Z">
          <w:pPr>
            <w:pStyle w:val="Bibliography"/>
          </w:pPr>
        </w:pPrChange>
      </w:pPr>
      <w:bookmarkStart w:id="188" w:name="yearb"/>
      <w:bookmarkEnd w:id="178"/>
      <w:r w:rsidRPr="00023FEA">
        <w:rPr>
          <w:rFonts w:eastAsia="微软雅黑"/>
          <w:color w:val="333333"/>
          <w:sz w:val="18"/>
          <w:szCs w:val="18"/>
          <w:highlight w:val="yellow"/>
          <w:shd w:val="clear" w:color="auto" w:fill="FFFFFF"/>
          <w:rPrChange w:id="189" w:author="Owen" w:date="2022-04-28T19:32:00Z">
            <w:rPr>
              <w:rFonts w:eastAsia="微软雅黑"/>
              <w:color w:val="333333"/>
              <w:sz w:val="18"/>
              <w:szCs w:val="18"/>
              <w:shd w:val="clear" w:color="auto" w:fill="FFFFFF"/>
            </w:rPr>
          </w:rPrChange>
        </w:rPr>
        <w:t xml:space="preserve">National Bureau of </w:t>
      </w:r>
      <w:proofErr w:type="gramStart"/>
      <w:r w:rsidRPr="00023FEA">
        <w:rPr>
          <w:rFonts w:eastAsia="微软雅黑"/>
          <w:color w:val="333333"/>
          <w:sz w:val="18"/>
          <w:szCs w:val="18"/>
          <w:highlight w:val="yellow"/>
          <w:shd w:val="clear" w:color="auto" w:fill="FFFFFF"/>
          <w:rPrChange w:id="190" w:author="Owen" w:date="2022-04-28T19:32:00Z">
            <w:rPr>
              <w:rFonts w:eastAsia="微软雅黑"/>
              <w:color w:val="333333"/>
              <w:sz w:val="18"/>
              <w:szCs w:val="18"/>
              <w:shd w:val="clear" w:color="auto" w:fill="FFFFFF"/>
            </w:rPr>
          </w:rPrChange>
        </w:rPr>
        <w:t>Statistics.(</w:t>
      </w:r>
      <w:proofErr w:type="gramEnd"/>
      <w:r w:rsidRPr="00023FEA">
        <w:rPr>
          <w:rFonts w:eastAsia="微软雅黑"/>
          <w:color w:val="333333"/>
          <w:sz w:val="18"/>
          <w:szCs w:val="18"/>
          <w:highlight w:val="yellow"/>
          <w:shd w:val="clear" w:color="auto" w:fill="FFFFFF"/>
          <w:rPrChange w:id="191" w:author="Owen" w:date="2022-04-28T19:32:00Z">
            <w:rPr>
              <w:rFonts w:eastAsia="微软雅黑"/>
              <w:color w:val="333333"/>
              <w:sz w:val="18"/>
              <w:szCs w:val="18"/>
              <w:shd w:val="clear" w:color="auto" w:fill="FFFFFF"/>
            </w:rPr>
          </w:rPrChange>
        </w:rPr>
        <w:t xml:space="preserve">2020). China Statistical Yearbook. </w:t>
      </w:r>
      <w:del w:id="192" w:author="Owen" w:date="2022-04-28T20:40:00Z">
        <w:r w:rsidR="003532CB" w:rsidRPr="00023FEA" w:rsidDel="001976AA">
          <w:rPr>
            <w:rFonts w:eastAsia="宋体" w:cstheme="minorBidi"/>
            <w:szCs w:val="22"/>
            <w:highlight w:val="yellow"/>
            <w:rPrChange w:id="193" w:author="Owen" w:date="2022-04-28T19:32:00Z">
              <w:rPr>
                <w:rFonts w:eastAsia="宋体" w:cstheme="minorBidi"/>
                <w:sz w:val="24"/>
                <w:szCs w:val="22"/>
              </w:rPr>
            </w:rPrChange>
          </w:rPr>
          <w:fldChar w:fldCharType="begin"/>
        </w:r>
        <w:r w:rsidR="003532CB" w:rsidRPr="00023FEA" w:rsidDel="001976AA">
          <w:rPr>
            <w:highlight w:val="yellow"/>
            <w:rPrChange w:id="194" w:author="Owen" w:date="2022-04-28T19:32:00Z">
              <w:rPr/>
            </w:rPrChange>
          </w:rPr>
          <w:delInstrText xml:space="preserve"> HYPERLINK "http://www.stats.gov.cn" </w:delInstrText>
        </w:r>
        <w:r w:rsidR="003532CB" w:rsidRPr="00023FEA" w:rsidDel="001976AA">
          <w:rPr>
            <w:rFonts w:eastAsia="宋体" w:cstheme="minorBidi"/>
            <w:szCs w:val="22"/>
            <w:highlight w:val="yellow"/>
            <w:rPrChange w:id="195" w:author="Owen" w:date="2022-04-28T19:32:00Z">
              <w:rPr>
                <w:rFonts w:eastAsia="微软雅黑"/>
                <w:color w:val="333333"/>
                <w:sz w:val="18"/>
                <w:szCs w:val="18"/>
                <w:shd w:val="clear" w:color="auto" w:fill="FFFFFF"/>
              </w:rPr>
            </w:rPrChange>
          </w:rPr>
          <w:fldChar w:fldCharType="separate"/>
        </w:r>
        <w:r w:rsidR="001976AA" w:rsidRPr="001976AA" w:rsidDel="001976AA">
          <w:rPr>
            <w:color w:val="000000"/>
            <w:sz w:val="18"/>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08A3FC78" w14:textId="3CE8ACAC" w:rsidR="001976AA" w:rsidRPr="001976AA" w:rsidDel="001976AA" w:rsidRDefault="001976AA" w:rsidP="001976AA">
      <w:pPr>
        <w:pStyle w:val="Bibliography"/>
        <w:rPr>
          <w:del w:id="196" w:author="Owen" w:date="2022-04-28T20:40:00Z"/>
          <w:color w:val="000000"/>
          <w:sz w:val="18"/>
        </w:rPr>
        <w:pPrChange w:id="197" w:author="Owen" w:date="2022-04-28T20:40:00Z">
          <w:pPr>
            <w:pStyle w:val="Bibliography"/>
          </w:pPr>
        </w:pPrChange>
      </w:pPr>
      <w:del w:id="198" w:author="Owen" w:date="2022-04-28T20:40:00Z">
        <w:r w:rsidRPr="001976AA" w:rsidDel="001976AA">
          <w:rPr>
            <w:color w:val="000000"/>
            <w:sz w:val="18"/>
          </w:rPr>
          <w:delText>Corominas, Ll., Foley, J., Guest, J.S., Hospido, A., Larsen, H.F., Morera, S., Shaw, A., 2013. Life cycle assessment applied to wastewater treatment: State of the art. Water Res. 47, 5480–5492. https://doi.org/10.1016/j.watres.2013.06.049</w:delText>
        </w:r>
      </w:del>
    </w:p>
    <w:p w14:paraId="1619306F" w14:textId="231BFBDA" w:rsidR="001976AA" w:rsidRPr="001976AA" w:rsidDel="001976AA" w:rsidRDefault="001976AA" w:rsidP="001976AA">
      <w:pPr>
        <w:pStyle w:val="Bibliography"/>
        <w:rPr>
          <w:del w:id="199" w:author="Owen" w:date="2022-04-28T20:40:00Z"/>
          <w:color w:val="000000"/>
          <w:sz w:val="18"/>
        </w:rPr>
        <w:pPrChange w:id="200" w:author="Owen" w:date="2022-04-28T20:40:00Z">
          <w:pPr>
            <w:pStyle w:val="Bibliography"/>
          </w:pPr>
        </w:pPrChange>
      </w:pPr>
      <w:del w:id="201" w:author="Owen" w:date="2022-04-28T20:40:00Z">
        <w:r w:rsidRPr="001976AA" w:rsidDel="001976AA">
          <w:rPr>
            <w:color w:val="000000"/>
            <w:sz w:val="18"/>
          </w:rPr>
          <w:delText>Jin, L., Zhang, G., Tian, H., 2014. Current state of sewage treatment in China. Water Res. 66, 85–98. https://doi.org/10.1016/j.watres.2014.08.014</w:delText>
        </w:r>
      </w:del>
    </w:p>
    <w:p w14:paraId="5F63C593" w14:textId="35302D68" w:rsidR="001976AA" w:rsidRPr="001976AA" w:rsidDel="001976AA" w:rsidRDefault="001976AA" w:rsidP="001976AA">
      <w:pPr>
        <w:pStyle w:val="Bibliography"/>
        <w:rPr>
          <w:del w:id="202" w:author="Owen" w:date="2022-04-28T20:40:00Z"/>
          <w:color w:val="000000"/>
          <w:sz w:val="18"/>
        </w:rPr>
        <w:pPrChange w:id="203" w:author="Owen" w:date="2022-04-28T20:40:00Z">
          <w:pPr>
            <w:pStyle w:val="Bibliography"/>
          </w:pPr>
        </w:pPrChange>
      </w:pPr>
      <w:del w:id="204" w:author="Owen" w:date="2022-04-28T20:40:00Z">
        <w:r w:rsidRPr="001976AA" w:rsidDel="001976AA">
          <w:rPr>
            <w:color w:val="000000"/>
            <w:sz w:val="18"/>
          </w:rPr>
          <w:delText>Lu, L., Guest, J.S., Peters, C.A., Zhu, X., Rau, G.H., Ren, Z.J., 2018. Wastewater treatment for carbon capture and utilization. Nat. Sustain. 1, 750–758. https://doi.org/10.1038/s41893-018-0187-9</w:delText>
        </w:r>
      </w:del>
    </w:p>
    <w:p w14:paraId="119F7B89" w14:textId="134475D8" w:rsidR="001976AA" w:rsidRPr="001976AA" w:rsidDel="001976AA" w:rsidRDefault="001976AA" w:rsidP="001976AA">
      <w:pPr>
        <w:pStyle w:val="Bibliography"/>
        <w:rPr>
          <w:del w:id="205" w:author="Owen" w:date="2022-04-28T20:40:00Z"/>
          <w:color w:val="000000"/>
          <w:sz w:val="18"/>
        </w:rPr>
        <w:pPrChange w:id="206" w:author="Owen" w:date="2022-04-28T20:40:00Z">
          <w:pPr>
            <w:pStyle w:val="Bibliography"/>
          </w:pPr>
        </w:pPrChange>
      </w:pPr>
      <w:del w:id="207" w:author="Owen" w:date="2022-04-28T20:40:00Z">
        <w:r w:rsidRPr="001976AA" w:rsidDel="001976AA">
          <w:rPr>
            <w:color w:val="000000"/>
            <w:sz w:val="18"/>
          </w:rPr>
          <w:delText>McCarty, P.L., Bae, J., Kim, J., 2011. Domestic Wastewater Treatment as a Net Energy Producer–Can This be Achieved? Environ. Sci. Technol. 45, 7100–7106. https://doi.org/10.1021/es2014264</w:delText>
        </w:r>
      </w:del>
    </w:p>
    <w:p w14:paraId="2E52F629" w14:textId="446991D2" w:rsidR="001976AA" w:rsidRPr="001976AA" w:rsidDel="001976AA" w:rsidRDefault="001976AA" w:rsidP="001976AA">
      <w:pPr>
        <w:pStyle w:val="Bibliography"/>
        <w:rPr>
          <w:del w:id="208" w:author="Owen" w:date="2022-04-28T20:40:00Z"/>
          <w:color w:val="000000"/>
          <w:sz w:val="18"/>
        </w:rPr>
        <w:pPrChange w:id="209" w:author="Owen" w:date="2022-04-28T20:40:00Z">
          <w:pPr>
            <w:pStyle w:val="Bibliography"/>
          </w:pPr>
        </w:pPrChange>
      </w:pPr>
      <w:del w:id="210" w:author="Owen" w:date="2022-04-28T20:40:00Z">
        <w:r w:rsidRPr="001976AA" w:rsidDel="001976AA">
          <w:rPr>
            <w:color w:val="000000"/>
            <w:sz w:val="18"/>
          </w:rPr>
          <w:delText>Yang, G., Zhang, G., Wang, H., 2015. Current state of sludge production, management, treatment and disposal in China. Water Res. 78, 60–73. https://doi.org/10.1016/j.watres.2015.04.002</w:delText>
        </w:r>
      </w:del>
    </w:p>
    <w:p w14:paraId="5796299D" w14:textId="210C0187" w:rsidR="006D2B8B" w:rsidRPr="00023FEA" w:rsidRDefault="003532CB" w:rsidP="001976AA">
      <w:pPr>
        <w:pStyle w:val="Bibliography"/>
        <w:rPr>
          <w:rFonts w:eastAsia="微软雅黑"/>
          <w:color w:val="333333"/>
          <w:sz w:val="18"/>
          <w:szCs w:val="18"/>
          <w:highlight w:val="yellow"/>
          <w:shd w:val="clear" w:color="auto" w:fill="FFFFFF"/>
          <w:rPrChange w:id="211" w:author="Owen" w:date="2022-04-28T19:32:00Z">
            <w:rPr>
              <w:rFonts w:eastAsia="微软雅黑" w:cs="Times New Roman"/>
              <w:color w:val="333333"/>
              <w:sz w:val="18"/>
              <w:szCs w:val="18"/>
              <w:shd w:val="clear" w:color="auto" w:fill="FFFFFF"/>
            </w:rPr>
          </w:rPrChange>
        </w:rPr>
        <w:pPrChange w:id="212" w:author="Owen" w:date="2022-04-28T20:40:00Z">
          <w:pPr>
            <w:widowControl/>
            <w:spacing w:line="240" w:lineRule="auto"/>
            <w:ind w:firstLineChars="0" w:firstLine="0"/>
          </w:pPr>
        </w:pPrChange>
      </w:pPr>
      <w:del w:id="213" w:author="Owen" w:date="2022-04-28T20:40:00Z">
        <w:r w:rsidRPr="00023FEA" w:rsidDel="001976AA">
          <w:rPr>
            <w:rFonts w:eastAsia="微软雅黑"/>
            <w:color w:val="333333"/>
            <w:sz w:val="18"/>
            <w:szCs w:val="18"/>
            <w:highlight w:val="yellow"/>
            <w:shd w:val="clear" w:color="auto" w:fill="FFFFFF"/>
            <w:rPrChange w:id="214" w:author="Owen" w:date="2022-04-28T19:32:00Z">
              <w:rPr>
                <w:rFonts w:eastAsia="微软雅黑" w:cs="Times New Roman"/>
                <w:color w:val="333333"/>
                <w:sz w:val="18"/>
                <w:szCs w:val="18"/>
                <w:shd w:val="clear" w:color="auto" w:fill="FFFFFF"/>
              </w:rPr>
            </w:rPrChange>
          </w:rPr>
          <w:fldChar w:fldCharType="end"/>
        </w:r>
      </w:del>
      <w:bookmarkEnd w:id="188"/>
    </w:p>
    <w:p w14:paraId="5C20C598" w14:textId="71DCDBD6" w:rsidR="004D7ED4" w:rsidRPr="00A92F40" w:rsidRDefault="00F96C4D" w:rsidP="00764B53">
      <w:pPr>
        <w:widowControl/>
        <w:spacing w:line="240" w:lineRule="auto"/>
        <w:ind w:firstLineChars="0" w:firstLine="0"/>
        <w:rPr>
          <w:rFonts w:eastAsia="微软雅黑" w:cs="Times New Roman"/>
          <w:color w:val="333333"/>
          <w:sz w:val="18"/>
          <w:szCs w:val="18"/>
          <w:shd w:val="clear" w:color="auto" w:fill="FFFFFF"/>
        </w:rPr>
      </w:pPr>
      <w:bookmarkStart w:id="215" w:name="dietreport"/>
      <w:bookmarkEnd w:id="174"/>
      <w:r w:rsidRPr="00023FEA">
        <w:rPr>
          <w:rFonts w:eastAsia="微软雅黑" w:cs="Times New Roman"/>
          <w:color w:val="333333"/>
          <w:sz w:val="18"/>
          <w:szCs w:val="18"/>
          <w:highlight w:val="yellow"/>
          <w:shd w:val="clear" w:color="auto" w:fill="FFFFFF"/>
          <w:rPrChange w:id="216" w:author="Owen" w:date="2022-04-28T19:32:00Z">
            <w:rPr>
              <w:rFonts w:eastAsia="微软雅黑" w:cs="Times New Roman"/>
              <w:color w:val="333333"/>
              <w:sz w:val="18"/>
              <w:szCs w:val="18"/>
              <w:shd w:val="clear" w:color="auto" w:fill="FFFFFF"/>
            </w:rPr>
          </w:rPrChange>
        </w:rPr>
        <w:t xml:space="preserve">Chinese Nutrition </w:t>
      </w:r>
      <w:proofErr w:type="gramStart"/>
      <w:r w:rsidRPr="00023FEA">
        <w:rPr>
          <w:rFonts w:eastAsia="微软雅黑" w:cs="Times New Roman"/>
          <w:color w:val="333333"/>
          <w:sz w:val="18"/>
          <w:szCs w:val="18"/>
          <w:highlight w:val="yellow"/>
          <w:shd w:val="clear" w:color="auto" w:fill="FFFFFF"/>
          <w:rPrChange w:id="217" w:author="Owen" w:date="2022-04-28T19:32:00Z">
            <w:rPr>
              <w:rFonts w:eastAsia="微软雅黑" w:cs="Times New Roman"/>
              <w:color w:val="333333"/>
              <w:sz w:val="18"/>
              <w:szCs w:val="18"/>
              <w:shd w:val="clear" w:color="auto" w:fill="FFFFFF"/>
            </w:rPr>
          </w:rPrChange>
        </w:rPr>
        <w:t>Society.(</w:t>
      </w:r>
      <w:proofErr w:type="gramEnd"/>
      <w:r w:rsidRPr="00023FEA">
        <w:rPr>
          <w:rFonts w:eastAsia="微软雅黑" w:cs="Times New Roman"/>
          <w:color w:val="333333"/>
          <w:sz w:val="18"/>
          <w:szCs w:val="18"/>
          <w:highlight w:val="yellow"/>
          <w:shd w:val="clear" w:color="auto" w:fill="FFFFFF"/>
          <w:rPrChange w:id="218" w:author="Owen" w:date="2022-04-28T19:32:00Z">
            <w:rPr>
              <w:rFonts w:eastAsia="微软雅黑" w:cs="Times New Roman"/>
              <w:color w:val="333333"/>
              <w:sz w:val="18"/>
              <w:szCs w:val="18"/>
              <w:shd w:val="clear" w:color="auto" w:fill="FFFFFF"/>
            </w:rPr>
          </w:rPrChange>
        </w:rPr>
        <w:t>2021).The Chinese Dietary Guidelines. Chinese Nutrition Society.</w:t>
      </w:r>
      <w:bookmarkEnd w:id="215"/>
    </w:p>
    <w:p w14:paraId="68A7CFB4" w14:textId="2F9891BE" w:rsidR="00EF30EF" w:rsidRPr="00A92F40" w:rsidDel="001976AA" w:rsidRDefault="00EF30EF" w:rsidP="00764B53">
      <w:pPr>
        <w:widowControl/>
        <w:spacing w:line="240" w:lineRule="auto"/>
        <w:ind w:firstLineChars="0" w:firstLine="0"/>
        <w:rPr>
          <w:del w:id="219" w:author="Owen" w:date="2022-04-28T20:40:00Z"/>
          <w:rFonts w:eastAsia="微软雅黑" w:cs="Times New Roman"/>
          <w:color w:val="333333"/>
          <w:sz w:val="18"/>
          <w:szCs w:val="18"/>
          <w:shd w:val="clear" w:color="auto" w:fill="FFFFFF"/>
        </w:rPr>
      </w:pPr>
      <w:bookmarkStart w:id="220" w:name="l34zhang2017impact"/>
      <w:del w:id="221" w:author="Owen" w:date="2022-04-28T20:40:00Z">
        <w:r w:rsidRPr="00A92F40" w:rsidDel="001976AA">
          <w:rPr>
            <w:rFonts w:eastAsia="微软雅黑" w:cs="Times New Roman" w:hint="eastAsia"/>
            <w:color w:val="333333"/>
            <w:sz w:val="18"/>
            <w:szCs w:val="18"/>
            <w:shd w:val="clear" w:color="auto" w:fill="FFFFFF"/>
          </w:rPr>
          <w:delText>Da Zhang,Qingxu Huang,Chunyang He &amp; Jianguo Wu.(2017).Impacts of urban expansion on ecosystem services in the Beijing-Tianjin-Hebei urban agglomeration, China: A scenario analysis based on the Shared Socioeconomic Pathways. Resources, Conservation &amp; Recycling. doi:10.1016/j.resconrec.2017.06.003.</w:delText>
        </w:r>
        <w:bookmarkEnd w:id="220"/>
      </w:del>
    </w:p>
    <w:p w14:paraId="5288B7ED" w14:textId="3EBE542C" w:rsidR="00EF30EF" w:rsidRPr="00A92F40" w:rsidDel="001976AA" w:rsidRDefault="00EF30EF" w:rsidP="00764B53">
      <w:pPr>
        <w:widowControl/>
        <w:spacing w:line="240" w:lineRule="auto"/>
        <w:ind w:firstLineChars="0" w:firstLine="0"/>
        <w:rPr>
          <w:del w:id="222" w:author="Owen" w:date="2022-04-28T20:40:00Z"/>
          <w:rFonts w:eastAsia="微软雅黑" w:cs="Times New Roman"/>
          <w:color w:val="333333"/>
          <w:sz w:val="18"/>
          <w:szCs w:val="18"/>
          <w:shd w:val="clear" w:color="auto" w:fill="FFFFFF"/>
        </w:rPr>
      </w:pPr>
      <w:bookmarkStart w:id="223" w:name="_Ref98702280"/>
      <w:bookmarkStart w:id="224" w:name="l31detlef2012scenario"/>
      <w:del w:id="225" w:author="Owen" w:date="2022-04-28T20:40:00Z">
        <w:r w:rsidRPr="00A92F40" w:rsidDel="001976AA">
          <w:rPr>
            <w:rFonts w:eastAsia="微软雅黑" w:cs="Times New Roman" w:hint="eastAsia"/>
            <w:color w:val="333333"/>
            <w:sz w:val="18"/>
            <w:szCs w:val="18"/>
            <w:shd w:val="clear" w:color="auto" w:fill="FFFFFF"/>
          </w:rPr>
          <w:delText>Detlef P. van Vuuren,Marcel T.J. Kok,Bastien Girod,Paul L. Lucas &amp; Bert de Vries.(2012).Scenarios in Global Environmental Assessments: Key characteristics and lessons for future use. Global Environmental Change(4). doi:10.1016/j.gloenvcha.2012.06.001.</w:delText>
        </w:r>
        <w:bookmarkEnd w:id="223"/>
        <w:bookmarkEnd w:id="224"/>
      </w:del>
    </w:p>
    <w:p w14:paraId="7B868425" w14:textId="4496926F" w:rsidR="008624D9" w:rsidRPr="00A92F40" w:rsidDel="001976AA" w:rsidRDefault="008624D9" w:rsidP="008624D9">
      <w:pPr>
        <w:widowControl/>
        <w:spacing w:line="240" w:lineRule="auto"/>
        <w:ind w:firstLineChars="0" w:firstLine="0"/>
        <w:rPr>
          <w:del w:id="226" w:author="Owen" w:date="2022-04-28T20:40:00Z"/>
          <w:rFonts w:eastAsia="微软雅黑" w:cs="Times New Roman"/>
          <w:color w:val="333333"/>
          <w:sz w:val="18"/>
          <w:szCs w:val="18"/>
          <w:shd w:val="clear" w:color="auto" w:fill="FFFFFF"/>
        </w:rPr>
      </w:pPr>
      <w:bookmarkStart w:id="227" w:name="l8"/>
      <w:bookmarkEnd w:id="168"/>
      <w:del w:id="228" w:author="Owen" w:date="2022-04-28T20:40:00Z">
        <w:r w:rsidRPr="00A92F40" w:rsidDel="001976AA">
          <w:rPr>
            <w:rFonts w:eastAsia="微软雅黑" w:cs="Times New Roman" w:hint="eastAsia"/>
            <w:color w:val="333333"/>
            <w:sz w:val="18"/>
            <w:szCs w:val="18"/>
            <w:shd w:val="clear" w:color="auto" w:fill="FFFFFF"/>
          </w:rPr>
          <w:delText>Duarte,Pinilla &amp; Serrano.(2014).Looking backward to look forward: water use and economic growth from a long-term perspective. Applied Economics(2). doi:10.1080/00036846.2013.844329.</w:delText>
        </w:r>
      </w:del>
    </w:p>
    <w:p w14:paraId="32419448" w14:textId="780E8866" w:rsidR="00EF30EF" w:rsidRPr="00A92F40" w:rsidDel="001976AA" w:rsidRDefault="00EF30EF" w:rsidP="008624D9">
      <w:pPr>
        <w:widowControl/>
        <w:spacing w:line="240" w:lineRule="auto"/>
        <w:ind w:firstLineChars="0" w:firstLine="0"/>
        <w:rPr>
          <w:del w:id="229" w:author="Owen" w:date="2022-04-28T20:40:00Z"/>
          <w:rFonts w:eastAsia="微软雅黑" w:cs="Times New Roman"/>
          <w:color w:val="333333"/>
          <w:sz w:val="18"/>
          <w:szCs w:val="18"/>
          <w:shd w:val="clear" w:color="auto" w:fill="FFFFFF"/>
        </w:rPr>
      </w:pPr>
      <w:bookmarkStart w:id="230" w:name="l32elmar2012the"/>
      <w:del w:id="231" w:author="Owen" w:date="2022-04-28T20:40:00Z">
        <w:r w:rsidRPr="00A92F40" w:rsidDel="001976AA">
          <w:rPr>
            <w:rFonts w:eastAsia="微软雅黑" w:cs="Times New Roman" w:hint="eastAsia"/>
            <w:color w:val="333333"/>
            <w:sz w:val="18"/>
            <w:szCs w:val="18"/>
            <w:shd w:val="clear" w:color="auto" w:fill="FFFFFF"/>
          </w:rPr>
          <w:delText>Elmar Kriegler,Brian C. 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Neill,Stephane Hallegatte,Tom Kram,Robert J. Lempert,Richard H. Moss &amp; Thomas Wilbanks.(2012).The need for and use of socio-economic scenarios for climate change analysis: A new approach based on shared socio-economic pathways. Global Environmental Change(4). doi:10.1016/j.gloenvcha.2012.05.005.</w:delText>
        </w:r>
        <w:bookmarkEnd w:id="230"/>
      </w:del>
    </w:p>
    <w:p w14:paraId="0C6A3A5F" w14:textId="407000E7"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232" w:name="_Ref98699866"/>
      <w:bookmarkStart w:id="233" w:name="eurostat"/>
      <w:bookmarkStart w:id="234" w:name="l5"/>
      <w:bookmarkEnd w:id="227"/>
      <w:proofErr w:type="gramStart"/>
      <w:r w:rsidRPr="00BE493A">
        <w:rPr>
          <w:rFonts w:eastAsia="微软雅黑" w:cs="Times New Roman"/>
          <w:color w:val="333333"/>
          <w:sz w:val="18"/>
          <w:szCs w:val="18"/>
          <w:highlight w:val="yellow"/>
          <w:shd w:val="clear" w:color="auto" w:fill="FFFFFF"/>
          <w:rPrChange w:id="235" w:author="Owen" w:date="2022-04-28T19:42:00Z">
            <w:rPr>
              <w:rFonts w:eastAsia="微软雅黑" w:cs="Times New Roman"/>
              <w:color w:val="333333"/>
              <w:sz w:val="18"/>
              <w:szCs w:val="18"/>
              <w:shd w:val="clear" w:color="auto" w:fill="FFFFFF"/>
            </w:rPr>
          </w:rPrChange>
        </w:rPr>
        <w:t>Eurostat</w:t>
      </w:r>
      <w:r w:rsidR="00F96C4D" w:rsidRPr="00BE493A">
        <w:rPr>
          <w:rFonts w:eastAsia="微软雅黑" w:cs="Times New Roman"/>
          <w:color w:val="333333"/>
          <w:sz w:val="18"/>
          <w:szCs w:val="18"/>
          <w:highlight w:val="yellow"/>
          <w:shd w:val="clear" w:color="auto" w:fill="FFFFFF"/>
          <w:rPrChange w:id="236" w:author="Owen" w:date="2022-04-28T19:42:00Z">
            <w:rPr>
              <w:rFonts w:eastAsia="微软雅黑" w:cs="Times New Roman"/>
              <w:color w:val="333333"/>
              <w:sz w:val="18"/>
              <w:szCs w:val="18"/>
              <w:shd w:val="clear" w:color="auto" w:fill="FFFFFF"/>
            </w:rPr>
          </w:rPrChange>
        </w:rPr>
        <w:t>.(</w:t>
      </w:r>
      <w:proofErr w:type="gramEnd"/>
      <w:r w:rsidR="00F96C4D" w:rsidRPr="00BE493A">
        <w:rPr>
          <w:rFonts w:eastAsia="微软雅黑" w:cs="Times New Roman"/>
          <w:color w:val="333333"/>
          <w:sz w:val="18"/>
          <w:szCs w:val="18"/>
          <w:highlight w:val="yellow"/>
          <w:shd w:val="clear" w:color="auto" w:fill="FFFFFF"/>
          <w:rPrChange w:id="237" w:author="Owen" w:date="2022-04-28T19:42:00Z">
            <w:rPr>
              <w:rFonts w:eastAsia="微软雅黑" w:cs="Times New Roman"/>
              <w:color w:val="333333"/>
              <w:sz w:val="18"/>
              <w:szCs w:val="18"/>
              <w:shd w:val="clear" w:color="auto" w:fill="FFFFFF"/>
            </w:rPr>
          </w:rPrChange>
        </w:rPr>
        <w:t>2020)</w:t>
      </w:r>
      <w:r w:rsidR="00F96C4D" w:rsidRPr="00BE493A">
        <w:rPr>
          <w:rFonts w:eastAsia="微软雅黑" w:cs="Times New Roman" w:hint="eastAsia"/>
          <w:color w:val="333333"/>
          <w:sz w:val="18"/>
          <w:szCs w:val="18"/>
          <w:highlight w:val="yellow"/>
          <w:shd w:val="clear" w:color="auto" w:fill="FFFFFF"/>
          <w:rPrChange w:id="238" w:author="Owen" w:date="2022-04-28T19:42:00Z">
            <w:rPr>
              <w:rFonts w:eastAsia="微软雅黑" w:cs="Times New Roman" w:hint="eastAsia"/>
              <w:color w:val="333333"/>
              <w:sz w:val="18"/>
              <w:szCs w:val="18"/>
              <w:shd w:val="clear" w:color="auto" w:fill="FFFFFF"/>
            </w:rPr>
          </w:rPrChange>
        </w:rPr>
        <w:t>.</w:t>
      </w:r>
      <w:r w:rsidR="00220C7D" w:rsidRPr="00BE493A">
        <w:rPr>
          <w:highlight w:val="yellow"/>
          <w:rPrChange w:id="239" w:author="Owen" w:date="2022-04-28T19:42:00Z">
            <w:rPr/>
          </w:rPrChange>
        </w:rPr>
        <w:fldChar w:fldCharType="begin"/>
      </w:r>
      <w:r w:rsidR="00220C7D" w:rsidRPr="00BE493A">
        <w:rPr>
          <w:highlight w:val="yellow"/>
          <w:rPrChange w:id="240" w:author="Owen" w:date="2022-04-28T19:42:00Z">
            <w:rPr/>
          </w:rPrChange>
        </w:rPr>
        <w:instrText xml:space="preserve"> HYPERLINK "https://ec.europa.eu/eurostat/data/database?node_code%C2%BCten00030%5bDB/OL%5d0" </w:instrText>
      </w:r>
      <w:r w:rsidR="00220C7D" w:rsidRPr="00BE493A">
        <w:rPr>
          <w:highlight w:val="yellow"/>
          <w:rPrChange w:id="241" w:author="Owen" w:date="2022-04-28T19:42:00Z">
            <w:rPr/>
          </w:rPrChange>
        </w:rPr>
        <w:fldChar w:fldCharType="separate"/>
      </w:r>
      <w:r w:rsidR="00F96C4D" w:rsidRPr="00BE493A">
        <w:rPr>
          <w:rFonts w:eastAsia="微软雅黑"/>
          <w:color w:val="333333"/>
          <w:sz w:val="18"/>
          <w:szCs w:val="18"/>
          <w:highlight w:val="yellow"/>
          <w:shd w:val="clear" w:color="auto" w:fill="FFFFFF"/>
          <w:rPrChange w:id="242" w:author="Owen" w:date="2022-04-28T19:42:00Z">
            <w:rPr>
              <w:rFonts w:eastAsia="微软雅黑"/>
              <w:color w:val="333333"/>
              <w:sz w:val="18"/>
              <w:szCs w:val="18"/>
              <w:shd w:val="clear" w:color="auto" w:fill="FFFFFF"/>
            </w:rPr>
          </w:rPrChange>
        </w:rPr>
        <w:t>https://ec.europa.eu/eurostat/data/database?node_code%C2%BCten00030[DB/OL]</w:t>
      </w:r>
      <w:r w:rsidR="00220C7D" w:rsidRPr="00BE493A">
        <w:rPr>
          <w:rFonts w:eastAsia="微软雅黑"/>
          <w:color w:val="333333"/>
          <w:sz w:val="18"/>
          <w:szCs w:val="18"/>
          <w:highlight w:val="yellow"/>
          <w:shd w:val="clear" w:color="auto" w:fill="FFFFFF"/>
          <w:rPrChange w:id="243" w:author="Owen" w:date="2022-04-28T19:42:00Z">
            <w:rPr>
              <w:rFonts w:eastAsia="微软雅黑"/>
              <w:color w:val="333333"/>
              <w:sz w:val="18"/>
              <w:szCs w:val="18"/>
              <w:shd w:val="clear" w:color="auto" w:fill="FFFFFF"/>
            </w:rPr>
          </w:rPrChange>
        </w:rPr>
        <w:fldChar w:fldCharType="end"/>
      </w:r>
      <w:bookmarkEnd w:id="232"/>
      <w:r w:rsidR="00F96C4D" w:rsidRPr="00A92F40">
        <w:rPr>
          <w:rFonts w:eastAsia="微软雅黑" w:cs="Times New Roman"/>
          <w:color w:val="333333"/>
          <w:sz w:val="18"/>
          <w:szCs w:val="18"/>
          <w:shd w:val="clear" w:color="auto" w:fill="FFFFFF"/>
        </w:rPr>
        <w:t xml:space="preserve"> </w:t>
      </w:r>
    </w:p>
    <w:p w14:paraId="40C5C665" w14:textId="1DC01EAA" w:rsidR="00E3691D" w:rsidRPr="00A92F40" w:rsidDel="001976AA" w:rsidRDefault="00E3691D" w:rsidP="00E3691D">
      <w:pPr>
        <w:widowControl/>
        <w:spacing w:line="240" w:lineRule="auto"/>
        <w:ind w:firstLineChars="0" w:firstLine="0"/>
        <w:rPr>
          <w:del w:id="244" w:author="Owen" w:date="2022-04-28T20:40:00Z"/>
          <w:rFonts w:eastAsia="微软雅黑" w:cs="Times New Roman"/>
          <w:color w:val="333333"/>
          <w:sz w:val="18"/>
          <w:szCs w:val="18"/>
          <w:shd w:val="clear" w:color="auto" w:fill="FFFFFF"/>
        </w:rPr>
      </w:pPr>
      <w:bookmarkStart w:id="245" w:name="l17guo2021application"/>
      <w:bookmarkEnd w:id="233"/>
      <w:del w:id="246" w:author="Owen" w:date="2022-04-28T20:40:00Z">
        <w:r w:rsidRPr="00A92F40" w:rsidDel="001976AA">
          <w:rPr>
            <w:rFonts w:eastAsia="微软雅黑" w:cs="Times New Roman" w:hint="eastAsia"/>
            <w:color w:val="333333"/>
            <w:sz w:val="18"/>
            <w:szCs w:val="18"/>
            <w:shd w:val="clear" w:color="auto" w:fill="FFFFFF"/>
          </w:rPr>
          <w:delText>Hao-nan Guo,Shu-biao Wu,Ying-jie Tian... &amp; Hong-tao Liu.(2021).Application of machine learning methods for the prediction of organic solid waste treatment and recycling processes: A review. Bioresource Technology. doi:10.1016/j.biortech.2020.124114.</w:delText>
        </w:r>
      </w:del>
    </w:p>
    <w:p w14:paraId="491B1341" w14:textId="49552D66" w:rsidR="00A1789D" w:rsidRPr="00A92F40" w:rsidDel="001976AA" w:rsidRDefault="00A1789D" w:rsidP="00E3691D">
      <w:pPr>
        <w:widowControl/>
        <w:spacing w:line="240" w:lineRule="auto"/>
        <w:ind w:firstLineChars="0" w:firstLine="0"/>
        <w:rPr>
          <w:del w:id="247" w:author="Owen" w:date="2022-04-28T20:40:00Z"/>
          <w:rFonts w:eastAsia="微软雅黑" w:cs="Times New Roman"/>
          <w:color w:val="333333"/>
          <w:sz w:val="18"/>
          <w:szCs w:val="18"/>
          <w:shd w:val="clear" w:color="auto" w:fill="FFFFFF"/>
        </w:rPr>
      </w:pPr>
      <w:bookmarkStart w:id="248" w:name="_Ref98701776"/>
      <w:del w:id="249" w:author="Owen" w:date="2022-04-28T20:40:00Z">
        <w:r w:rsidRPr="00A92F40" w:rsidDel="001976AA">
          <w:rPr>
            <w:rFonts w:eastAsia="微软雅黑" w:cs="Times New Roman"/>
            <w:color w:val="333333"/>
            <w:sz w:val="18"/>
            <w:szCs w:val="18"/>
            <w:shd w:val="clear" w:color="auto" w:fill="FFFFFF"/>
          </w:rPr>
          <w:delText>Huang Jixia et al. Identification of health risks of hand, foot and mouth disease in China using the geographical detector technique.[J]. International journal of environmental research and public health, 2014, 11(3) : 3407-23.</w:delText>
        </w:r>
        <w:bookmarkEnd w:id="248"/>
      </w:del>
    </w:p>
    <w:p w14:paraId="5E2B2258" w14:textId="5C03360D" w:rsidR="002D79D7" w:rsidRPr="00A92F40" w:rsidDel="001976AA" w:rsidRDefault="002D79D7" w:rsidP="00E3691D">
      <w:pPr>
        <w:widowControl/>
        <w:spacing w:line="240" w:lineRule="auto"/>
        <w:ind w:firstLineChars="0" w:firstLine="0"/>
        <w:rPr>
          <w:del w:id="250" w:author="Owen" w:date="2022-04-28T20:40:00Z"/>
          <w:rFonts w:eastAsia="微软雅黑" w:cs="Times New Roman"/>
          <w:color w:val="333333"/>
          <w:sz w:val="18"/>
          <w:szCs w:val="18"/>
          <w:shd w:val="clear" w:color="auto" w:fill="FFFFFF"/>
        </w:rPr>
      </w:pPr>
      <w:bookmarkStart w:id="251" w:name="l36li2016the"/>
      <w:del w:id="252" w:author="Owen" w:date="2022-04-28T20:40:00Z">
        <w:r w:rsidRPr="00A92F40" w:rsidDel="001976AA">
          <w:rPr>
            <w:rFonts w:eastAsia="微软雅黑" w:cs="Times New Roman"/>
            <w:color w:val="333333"/>
            <w:sz w:val="18"/>
            <w:szCs w:val="18"/>
            <w:shd w:val="clear" w:color="auto" w:fill="FFFFFF"/>
          </w:rPr>
          <w:delText>H</w:delText>
        </w:r>
        <w:r w:rsidRPr="00A92F40" w:rsidDel="001976AA">
          <w:rPr>
            <w:rFonts w:eastAsia="微软雅黑" w:cs="Times New Roman" w:hint="eastAsia"/>
            <w:color w:val="333333"/>
            <w:sz w:val="18"/>
            <w:szCs w:val="18"/>
            <w:shd w:val="clear" w:color="auto" w:fill="FFFFFF"/>
          </w:rPr>
          <w:delText>uimin Li,Tong Wu,Xiao Wang &amp; Ye Qi.(2016).The Greenhouse Gas Footprint of China's Food System: An Analysis of Recent Trends and Future Scenarios. Journal of Industrial Ecology(4). doi:10.1111/jiec.12323.</w:delText>
        </w:r>
        <w:bookmarkEnd w:id="251"/>
      </w:del>
    </w:p>
    <w:p w14:paraId="7FD7707C" w14:textId="3A17E068" w:rsidR="00E3691D" w:rsidRPr="00A92F40" w:rsidDel="001976AA" w:rsidRDefault="00F77A69" w:rsidP="00F77A69">
      <w:pPr>
        <w:widowControl/>
        <w:spacing w:line="240" w:lineRule="auto"/>
        <w:ind w:firstLineChars="0" w:firstLine="0"/>
        <w:rPr>
          <w:del w:id="253" w:author="Owen" w:date="2022-04-28T20:40:00Z"/>
          <w:rFonts w:eastAsia="微软雅黑" w:cs="Times New Roman"/>
          <w:color w:val="333333"/>
          <w:sz w:val="18"/>
          <w:szCs w:val="18"/>
          <w:shd w:val="clear" w:color="auto" w:fill="FFFFFF"/>
        </w:rPr>
      </w:pPr>
      <w:bookmarkStart w:id="254" w:name="l19rimaityte2012application"/>
      <w:bookmarkEnd w:id="245"/>
      <w:del w:id="255" w:author="Owen" w:date="2022-04-28T20:40:00Z">
        <w:r w:rsidRPr="00A92F40" w:rsidDel="001976AA">
          <w:rPr>
            <w:rFonts w:eastAsia="微软雅黑" w:cs="Times New Roman" w:hint="eastAsia"/>
            <w:color w:val="333333"/>
            <w:sz w:val="18"/>
            <w:szCs w:val="18"/>
            <w:shd w:val="clear" w:color="auto" w:fill="FFFFFF"/>
          </w:rPr>
          <w:delText>Ingrida Rimaityt</w:delText>
        </w:r>
        <w:r w:rsidRPr="00A92F40" w:rsidDel="001976AA">
          <w:rPr>
            <w:rFonts w:eastAsia="微软雅黑" w:cs="Times New Roman" w:hint="eastAsia"/>
            <w:color w:val="333333"/>
            <w:sz w:val="18"/>
            <w:szCs w:val="18"/>
            <w:shd w:val="clear" w:color="auto" w:fill="FFFFFF"/>
          </w:rPr>
          <w:delText>ė</w:delText>
        </w:r>
        <w:r w:rsidRPr="00A92F40" w:rsidDel="001976AA">
          <w:rPr>
            <w:rFonts w:eastAsia="微软雅黑" w:cs="Times New Roman" w:hint="eastAsia"/>
            <w:color w:val="333333"/>
            <w:sz w:val="18"/>
            <w:szCs w:val="18"/>
            <w:shd w:val="clear" w:color="auto" w:fill="FFFFFF"/>
          </w:rPr>
          <w:delText>,Tomas Ruzgas,Gintaras Denafas... &amp; Dainius Martuzevicius.(2012).Application and evaluation of forecasting methods for municipal solid waste generation in an eastern-European city. Waste Management &amp; Research(1). doi:10.1177/0734242X10396754.</w:delText>
        </w:r>
      </w:del>
    </w:p>
    <w:p w14:paraId="1B430D59" w14:textId="1BAA6831" w:rsidR="00CB2C6B" w:rsidRPr="00A92F40" w:rsidRDefault="00CB2C6B" w:rsidP="00A92F40">
      <w:pPr>
        <w:widowControl/>
        <w:spacing w:line="240" w:lineRule="auto"/>
        <w:ind w:firstLineChars="0" w:firstLine="0"/>
        <w:rPr>
          <w:rFonts w:eastAsia="微软雅黑" w:cs="Times New Roman"/>
          <w:color w:val="333333"/>
          <w:sz w:val="18"/>
          <w:szCs w:val="18"/>
          <w:shd w:val="clear" w:color="auto" w:fill="FFFFFF"/>
        </w:rPr>
      </w:pPr>
      <w:bookmarkStart w:id="256" w:name="_Ref69843028"/>
      <w:bookmarkStart w:id="257" w:name="_Ref98701866"/>
      <w:bookmarkStart w:id="258" w:name="wang2017geodetector"/>
      <w:bookmarkStart w:id="259" w:name="l24wang2017theory"/>
      <w:proofErr w:type="spellStart"/>
      <w:r w:rsidRPr="00F86192">
        <w:rPr>
          <w:rFonts w:eastAsia="微软雅黑" w:cs="Times New Roman"/>
          <w:color w:val="333333"/>
          <w:sz w:val="18"/>
          <w:szCs w:val="18"/>
          <w:highlight w:val="yellow"/>
          <w:shd w:val="clear" w:color="auto" w:fill="FFFFFF"/>
          <w:rPrChange w:id="260" w:author="Owen" w:date="2022-04-28T19:45:00Z">
            <w:rPr>
              <w:rFonts w:eastAsia="微软雅黑" w:cs="Times New Roman"/>
              <w:color w:val="333333"/>
              <w:sz w:val="18"/>
              <w:szCs w:val="18"/>
              <w:shd w:val="clear" w:color="auto" w:fill="FFFFFF"/>
            </w:rPr>
          </w:rPrChange>
        </w:rPr>
        <w:t>JingFeng</w:t>
      </w:r>
      <w:proofErr w:type="spellEnd"/>
      <w:r w:rsidRPr="00F86192">
        <w:rPr>
          <w:rFonts w:eastAsia="微软雅黑" w:cs="Times New Roman"/>
          <w:color w:val="333333"/>
          <w:sz w:val="18"/>
          <w:szCs w:val="18"/>
          <w:highlight w:val="yellow"/>
          <w:shd w:val="clear" w:color="auto" w:fill="FFFFFF"/>
          <w:rPrChange w:id="261" w:author="Owen" w:date="2022-04-28T19:45:00Z">
            <w:rPr>
              <w:rFonts w:eastAsia="微软雅黑" w:cs="Times New Roman"/>
              <w:color w:val="333333"/>
              <w:sz w:val="18"/>
              <w:szCs w:val="18"/>
              <w:shd w:val="clear" w:color="auto" w:fill="FFFFFF"/>
            </w:rPr>
          </w:rPrChange>
        </w:rPr>
        <w:t xml:space="preserve"> Wang, </w:t>
      </w:r>
      <w:proofErr w:type="spellStart"/>
      <w:proofErr w:type="gramStart"/>
      <w:r w:rsidRPr="00F86192">
        <w:rPr>
          <w:rFonts w:eastAsia="微软雅黑" w:cs="Times New Roman"/>
          <w:color w:val="333333"/>
          <w:sz w:val="18"/>
          <w:szCs w:val="18"/>
          <w:highlight w:val="yellow"/>
          <w:shd w:val="clear" w:color="auto" w:fill="FFFFFF"/>
          <w:rPrChange w:id="262" w:author="Owen" w:date="2022-04-28T19:45:00Z">
            <w:rPr>
              <w:rFonts w:eastAsia="微软雅黑" w:cs="Times New Roman"/>
              <w:color w:val="333333"/>
              <w:sz w:val="18"/>
              <w:szCs w:val="18"/>
              <w:shd w:val="clear" w:color="auto" w:fill="FFFFFF"/>
            </w:rPr>
          </w:rPrChange>
        </w:rPr>
        <w:t>ChengDongXu</w:t>
      </w:r>
      <w:proofErr w:type="spellEnd"/>
      <w:r w:rsidR="00A877AA" w:rsidRPr="00F86192">
        <w:rPr>
          <w:rFonts w:eastAsia="微软雅黑" w:cs="Times New Roman"/>
          <w:color w:val="333333"/>
          <w:sz w:val="18"/>
          <w:szCs w:val="18"/>
          <w:highlight w:val="yellow"/>
          <w:shd w:val="clear" w:color="auto" w:fill="FFFFFF"/>
          <w:rPrChange w:id="263" w:author="Owen" w:date="2022-04-28T19:45:00Z">
            <w:rPr>
              <w:rFonts w:eastAsia="微软雅黑" w:cs="Times New Roman"/>
              <w:color w:val="333333"/>
              <w:sz w:val="18"/>
              <w:szCs w:val="18"/>
              <w:shd w:val="clear" w:color="auto" w:fill="FFFFFF"/>
            </w:rPr>
          </w:rPrChange>
        </w:rPr>
        <w:t>.(</w:t>
      </w:r>
      <w:proofErr w:type="gramEnd"/>
      <w:r w:rsidR="00A877AA" w:rsidRPr="00F86192">
        <w:rPr>
          <w:rFonts w:eastAsia="微软雅黑" w:cs="Times New Roman"/>
          <w:color w:val="333333"/>
          <w:sz w:val="18"/>
          <w:szCs w:val="18"/>
          <w:highlight w:val="yellow"/>
          <w:shd w:val="clear" w:color="auto" w:fill="FFFFFF"/>
          <w:rPrChange w:id="264" w:author="Owen" w:date="2022-04-28T19:45:00Z">
            <w:rPr>
              <w:rFonts w:eastAsia="微软雅黑" w:cs="Times New Roman"/>
              <w:color w:val="333333"/>
              <w:sz w:val="18"/>
              <w:szCs w:val="18"/>
              <w:shd w:val="clear" w:color="auto" w:fill="FFFFFF"/>
            </w:rPr>
          </w:rPrChange>
        </w:rPr>
        <w:t>2017).</w:t>
      </w:r>
      <w:proofErr w:type="spellStart"/>
      <w:r w:rsidRPr="00F86192">
        <w:rPr>
          <w:rFonts w:eastAsia="微软雅黑" w:cs="Times New Roman"/>
          <w:color w:val="333333"/>
          <w:sz w:val="18"/>
          <w:szCs w:val="18"/>
          <w:highlight w:val="yellow"/>
          <w:shd w:val="clear" w:color="auto" w:fill="FFFFFF"/>
          <w:rPrChange w:id="265" w:author="Owen" w:date="2022-04-28T19:45:00Z">
            <w:rPr>
              <w:rFonts w:eastAsia="微软雅黑" w:cs="Times New Roman"/>
              <w:color w:val="333333"/>
              <w:sz w:val="18"/>
              <w:szCs w:val="18"/>
              <w:shd w:val="clear" w:color="auto" w:fill="FFFFFF"/>
            </w:rPr>
          </w:rPrChange>
        </w:rPr>
        <w:t>Geodetector</w:t>
      </w:r>
      <w:proofErr w:type="spellEnd"/>
      <w:r w:rsidRPr="00F86192">
        <w:rPr>
          <w:rFonts w:eastAsia="微软雅黑" w:cs="Times New Roman"/>
          <w:color w:val="333333"/>
          <w:sz w:val="18"/>
          <w:szCs w:val="18"/>
          <w:highlight w:val="yellow"/>
          <w:shd w:val="clear" w:color="auto" w:fill="FFFFFF"/>
          <w:rPrChange w:id="266" w:author="Owen" w:date="2022-04-28T19:45:00Z">
            <w:rPr>
              <w:rFonts w:eastAsia="微软雅黑" w:cs="Times New Roman"/>
              <w:color w:val="333333"/>
              <w:sz w:val="18"/>
              <w:szCs w:val="18"/>
              <w:shd w:val="clear" w:color="auto" w:fill="FFFFFF"/>
            </w:rPr>
          </w:rPrChange>
        </w:rPr>
        <w:t xml:space="preserve">: Theory and Perspectives[J].Acta </w:t>
      </w:r>
      <w:proofErr w:type="spellStart"/>
      <w:r w:rsidRPr="00F86192">
        <w:rPr>
          <w:rFonts w:eastAsia="微软雅黑" w:cs="Times New Roman"/>
          <w:color w:val="333333"/>
          <w:sz w:val="18"/>
          <w:szCs w:val="18"/>
          <w:highlight w:val="yellow"/>
          <w:shd w:val="clear" w:color="auto" w:fill="FFFFFF"/>
          <w:rPrChange w:id="267" w:author="Owen" w:date="2022-04-28T19:45:00Z">
            <w:rPr>
              <w:rFonts w:eastAsia="微软雅黑" w:cs="Times New Roman"/>
              <w:color w:val="333333"/>
              <w:sz w:val="18"/>
              <w:szCs w:val="18"/>
              <w:shd w:val="clear" w:color="auto" w:fill="FFFFFF"/>
            </w:rPr>
          </w:rPrChange>
        </w:rPr>
        <w:t>Geographica</w:t>
      </w:r>
      <w:proofErr w:type="spellEnd"/>
      <w:r w:rsidRPr="00F86192">
        <w:rPr>
          <w:rFonts w:eastAsia="微软雅黑" w:cs="Times New Roman"/>
          <w:color w:val="333333"/>
          <w:sz w:val="18"/>
          <w:szCs w:val="18"/>
          <w:highlight w:val="yellow"/>
          <w:shd w:val="clear" w:color="auto" w:fill="FFFFFF"/>
          <w:rPrChange w:id="268" w:author="Owen" w:date="2022-04-28T19:45:00Z">
            <w:rPr>
              <w:rFonts w:eastAsia="微软雅黑" w:cs="Times New Roman"/>
              <w:color w:val="333333"/>
              <w:sz w:val="18"/>
              <w:szCs w:val="18"/>
              <w:shd w:val="clear" w:color="auto" w:fill="FFFFFF"/>
            </w:rPr>
          </w:rPrChange>
        </w:rPr>
        <w:t xml:space="preserve"> </w:t>
      </w:r>
      <w:proofErr w:type="spellStart"/>
      <w:r w:rsidRPr="00F86192">
        <w:rPr>
          <w:rFonts w:eastAsia="微软雅黑" w:cs="Times New Roman"/>
          <w:color w:val="333333"/>
          <w:sz w:val="18"/>
          <w:szCs w:val="18"/>
          <w:highlight w:val="yellow"/>
          <w:shd w:val="clear" w:color="auto" w:fill="FFFFFF"/>
          <w:rPrChange w:id="269" w:author="Owen" w:date="2022-04-28T19:45:00Z">
            <w:rPr>
              <w:rFonts w:eastAsia="微软雅黑" w:cs="Times New Roman"/>
              <w:color w:val="333333"/>
              <w:sz w:val="18"/>
              <w:szCs w:val="18"/>
              <w:shd w:val="clear" w:color="auto" w:fill="FFFFFF"/>
            </w:rPr>
          </w:rPrChange>
        </w:rPr>
        <w:t>Sinica</w:t>
      </w:r>
      <w:bookmarkEnd w:id="256"/>
      <w:proofErr w:type="spellEnd"/>
      <w:r w:rsidR="00A877AA" w:rsidRPr="00F86192">
        <w:rPr>
          <w:rFonts w:eastAsia="微软雅黑" w:cs="Times New Roman" w:hint="eastAsia"/>
          <w:color w:val="333333"/>
          <w:sz w:val="18"/>
          <w:szCs w:val="18"/>
          <w:highlight w:val="yellow"/>
          <w:shd w:val="clear" w:color="auto" w:fill="FFFFFF"/>
          <w:rPrChange w:id="270" w:author="Owen" w:date="2022-04-28T19:45:00Z">
            <w:rPr>
              <w:rFonts w:eastAsia="微软雅黑" w:cs="Times New Roman" w:hint="eastAsia"/>
              <w:color w:val="333333"/>
              <w:sz w:val="18"/>
              <w:szCs w:val="18"/>
              <w:shd w:val="clear" w:color="auto" w:fill="FFFFFF"/>
            </w:rPr>
          </w:rPrChange>
        </w:rPr>
        <w:t>.</w:t>
      </w:r>
      <w:r w:rsidRPr="00F86192">
        <w:rPr>
          <w:rFonts w:eastAsia="微软雅黑" w:cs="Times New Roman"/>
          <w:color w:val="333333"/>
          <w:sz w:val="18"/>
          <w:szCs w:val="18"/>
          <w:highlight w:val="yellow"/>
          <w:shd w:val="clear" w:color="auto" w:fill="FFFFFF"/>
          <w:rPrChange w:id="271" w:author="Owen" w:date="2022-04-28T19:45:00Z">
            <w:rPr>
              <w:rFonts w:eastAsia="微软雅黑" w:cs="Times New Roman"/>
              <w:color w:val="333333"/>
              <w:sz w:val="18"/>
              <w:szCs w:val="18"/>
              <w:shd w:val="clear" w:color="auto" w:fill="FFFFFF"/>
            </w:rPr>
          </w:rPrChange>
        </w:rPr>
        <w:t xml:space="preserve"> (</w:t>
      </w:r>
      <w:proofErr w:type="gramStart"/>
      <w:r w:rsidRPr="00F86192">
        <w:rPr>
          <w:rFonts w:eastAsia="微软雅黑" w:cs="Times New Roman"/>
          <w:color w:val="333333"/>
          <w:sz w:val="18"/>
          <w:szCs w:val="18"/>
          <w:highlight w:val="yellow"/>
          <w:shd w:val="clear" w:color="auto" w:fill="FFFFFF"/>
          <w:rPrChange w:id="272" w:author="Owen" w:date="2022-04-28T19:45:00Z">
            <w:rPr>
              <w:rFonts w:eastAsia="微软雅黑" w:cs="Times New Roman"/>
              <w:color w:val="333333"/>
              <w:sz w:val="18"/>
              <w:szCs w:val="18"/>
              <w:shd w:val="clear" w:color="auto" w:fill="FFFFFF"/>
            </w:rPr>
          </w:rPrChange>
        </w:rPr>
        <w:t>in</w:t>
      </w:r>
      <w:proofErr w:type="gramEnd"/>
      <w:r w:rsidRPr="00F86192">
        <w:rPr>
          <w:rFonts w:eastAsia="微软雅黑" w:cs="Times New Roman"/>
          <w:color w:val="333333"/>
          <w:sz w:val="18"/>
          <w:szCs w:val="18"/>
          <w:highlight w:val="yellow"/>
          <w:shd w:val="clear" w:color="auto" w:fill="FFFFFF"/>
          <w:rPrChange w:id="273" w:author="Owen" w:date="2022-04-28T19:45:00Z">
            <w:rPr>
              <w:rFonts w:eastAsia="微软雅黑" w:cs="Times New Roman"/>
              <w:color w:val="333333"/>
              <w:sz w:val="18"/>
              <w:szCs w:val="18"/>
              <w:shd w:val="clear" w:color="auto" w:fill="FFFFFF"/>
            </w:rPr>
          </w:rPrChange>
        </w:rPr>
        <w:t xml:space="preserve"> Chinese)</w:t>
      </w:r>
      <w:bookmarkEnd w:id="257"/>
    </w:p>
    <w:p w14:paraId="40CA8F4C" w14:textId="7EE5C1CD" w:rsidR="00CB2C6B" w:rsidRPr="00A92F40" w:rsidDel="001976AA" w:rsidRDefault="00CB2C6B" w:rsidP="00CB2C6B">
      <w:pPr>
        <w:widowControl/>
        <w:spacing w:line="240" w:lineRule="auto"/>
        <w:ind w:firstLineChars="0" w:firstLine="0"/>
        <w:rPr>
          <w:del w:id="274" w:author="Owen" w:date="2022-04-28T20:40:00Z"/>
          <w:rFonts w:eastAsia="微软雅黑" w:cs="Times New Roman"/>
          <w:color w:val="333333"/>
          <w:sz w:val="18"/>
          <w:szCs w:val="18"/>
          <w:shd w:val="clear" w:color="auto" w:fill="FFFFFF"/>
        </w:rPr>
      </w:pPr>
      <w:bookmarkStart w:id="275" w:name="l25wang2016a"/>
      <w:bookmarkEnd w:id="258"/>
      <w:del w:id="276" w:author="Owen" w:date="2022-04-28T20:40:00Z">
        <w:r w:rsidRPr="00A92F40" w:rsidDel="001976AA">
          <w:rPr>
            <w:rFonts w:eastAsia="微软雅黑" w:cs="Times New Roman" w:hint="eastAsia"/>
            <w:color w:val="333333"/>
            <w:sz w:val="18"/>
            <w:szCs w:val="18"/>
            <w:shd w:val="clear" w:color="auto" w:fill="FFFFFF"/>
          </w:rPr>
          <w:delText>Jin-Feng Wang,Tong-Lin Zhang &amp; Bo-Jie Fu.(2016).A measure of spatial stratified heterogeneity. Ecological Indicators. doi:10.1016/j.ecolind.2016.02.052.</w:delText>
        </w:r>
      </w:del>
    </w:p>
    <w:p w14:paraId="52760D44" w14:textId="6D7DDC7A" w:rsidR="00CB2C6B" w:rsidRPr="00A92F40" w:rsidDel="001976AA" w:rsidRDefault="00CB2C6B" w:rsidP="00CB2C6B">
      <w:pPr>
        <w:widowControl/>
        <w:spacing w:line="240" w:lineRule="auto"/>
        <w:ind w:firstLineChars="0" w:firstLine="0"/>
        <w:rPr>
          <w:del w:id="277" w:author="Owen" w:date="2022-04-28T20:40:00Z"/>
          <w:rFonts w:eastAsia="微软雅黑" w:cs="Times New Roman"/>
          <w:color w:val="333333"/>
          <w:sz w:val="18"/>
          <w:szCs w:val="18"/>
          <w:shd w:val="clear" w:color="auto" w:fill="FFFFFF"/>
        </w:rPr>
      </w:pPr>
      <w:bookmarkStart w:id="278" w:name="l28wang2010geographical"/>
      <w:del w:id="279" w:author="Owen" w:date="2022-04-28T20:40:00Z">
        <w:r w:rsidRPr="00A92F40" w:rsidDel="001976AA">
          <w:rPr>
            <w:rFonts w:eastAsia="微软雅黑" w:cs="Times New Roman" w:hint="eastAsia"/>
            <w:color w:val="333333"/>
            <w:sz w:val="18"/>
            <w:szCs w:val="18"/>
            <w:shd w:val="clear" w:color="auto" w:fill="FFFFFF"/>
          </w:rPr>
          <w:delText>Jin-Feng Wang,Xin-Hu Li,George Christakos... &amp; Xiao-Ying Zheng.(2010).Geographical Detectors-Based Health Risk Assessment and its Application in the Neural Tube Defects Study of the Heshun Region, China. International Journal of Geographical Information Science(1). doi:10.1080/13658810802443457.</w:delText>
        </w:r>
      </w:del>
    </w:p>
    <w:p w14:paraId="6E828033" w14:textId="799C659E" w:rsidR="00CB2C6B" w:rsidRPr="00A92F40" w:rsidRDefault="00D8731F" w:rsidP="00CB2C6B">
      <w:pPr>
        <w:widowControl/>
        <w:spacing w:line="240" w:lineRule="auto"/>
        <w:ind w:firstLineChars="0" w:firstLine="0"/>
        <w:rPr>
          <w:rFonts w:eastAsia="微软雅黑" w:cs="Times New Roman"/>
          <w:color w:val="333333"/>
          <w:sz w:val="18"/>
          <w:szCs w:val="18"/>
          <w:shd w:val="clear" w:color="auto" w:fill="FFFFFF"/>
        </w:rPr>
      </w:pPr>
      <w:bookmarkStart w:id="280" w:name="_Ref98702892"/>
      <w:bookmarkStart w:id="281" w:name="pan2020research"/>
      <w:bookmarkEnd w:id="278"/>
      <w:proofErr w:type="spellStart"/>
      <w:r w:rsidRPr="00F86192">
        <w:rPr>
          <w:rFonts w:eastAsia="微软雅黑" w:cs="Times New Roman"/>
          <w:color w:val="333333"/>
          <w:sz w:val="18"/>
          <w:szCs w:val="18"/>
          <w:highlight w:val="yellow"/>
          <w:shd w:val="clear" w:color="auto" w:fill="FFFFFF"/>
          <w:rPrChange w:id="282" w:author="Owen" w:date="2022-04-28T19:46:00Z">
            <w:rPr>
              <w:rFonts w:eastAsia="微软雅黑" w:cs="Times New Roman"/>
              <w:color w:val="333333"/>
              <w:sz w:val="18"/>
              <w:szCs w:val="18"/>
              <w:shd w:val="clear" w:color="auto" w:fill="FFFFFF"/>
            </w:rPr>
          </w:rPrChange>
        </w:rPr>
        <w:t>Jin</w:t>
      </w:r>
      <w:proofErr w:type="spellEnd"/>
      <w:r w:rsidRPr="00F86192">
        <w:rPr>
          <w:rFonts w:eastAsia="微软雅黑" w:cs="Times New Roman"/>
          <w:color w:val="333333"/>
          <w:sz w:val="18"/>
          <w:szCs w:val="18"/>
          <w:highlight w:val="yellow"/>
          <w:shd w:val="clear" w:color="auto" w:fill="FFFFFF"/>
          <w:rPrChange w:id="283" w:author="Owen" w:date="2022-04-28T19:46:00Z">
            <w:rPr>
              <w:rFonts w:eastAsia="微软雅黑" w:cs="Times New Roman"/>
              <w:color w:val="333333"/>
              <w:sz w:val="18"/>
              <w:szCs w:val="18"/>
              <w:shd w:val="clear" w:color="auto" w:fill="FFFFFF"/>
            </w:rPr>
          </w:rPrChange>
        </w:rPr>
        <w:t xml:space="preserve"> Yu </w:t>
      </w:r>
      <w:proofErr w:type="gramStart"/>
      <w:r w:rsidRPr="00F86192">
        <w:rPr>
          <w:rFonts w:eastAsia="微软雅黑" w:cs="Times New Roman"/>
          <w:color w:val="333333"/>
          <w:sz w:val="18"/>
          <w:szCs w:val="18"/>
          <w:highlight w:val="yellow"/>
          <w:shd w:val="clear" w:color="auto" w:fill="FFFFFF"/>
          <w:rPrChange w:id="284" w:author="Owen" w:date="2022-04-28T19:46:00Z">
            <w:rPr>
              <w:rFonts w:eastAsia="微软雅黑" w:cs="Times New Roman"/>
              <w:color w:val="333333"/>
              <w:sz w:val="18"/>
              <w:szCs w:val="18"/>
              <w:shd w:val="clear" w:color="auto" w:fill="FFFFFF"/>
            </w:rPr>
          </w:rPrChange>
        </w:rPr>
        <w:t>Pan.(</w:t>
      </w:r>
      <w:proofErr w:type="gramEnd"/>
      <w:r w:rsidRPr="00F86192">
        <w:rPr>
          <w:rFonts w:eastAsia="微软雅黑" w:cs="Times New Roman"/>
          <w:color w:val="333333"/>
          <w:sz w:val="18"/>
          <w:szCs w:val="18"/>
          <w:highlight w:val="yellow"/>
          <w:shd w:val="clear" w:color="auto" w:fill="FFFFFF"/>
          <w:rPrChange w:id="285" w:author="Owen" w:date="2022-04-28T19:46:00Z">
            <w:rPr>
              <w:rFonts w:eastAsia="微软雅黑" w:cs="Times New Roman"/>
              <w:color w:val="333333"/>
              <w:sz w:val="18"/>
              <w:szCs w:val="18"/>
              <w:shd w:val="clear" w:color="auto" w:fill="FFFFFF"/>
            </w:rPr>
          </w:rPrChange>
        </w:rPr>
        <w:t xml:space="preserve">2020). Research on the development trend and influencing factors of China's economy under the path of shared social economy. Nanjing University of Information </w:t>
      </w:r>
      <w:proofErr w:type="gramStart"/>
      <w:r w:rsidRPr="00F86192">
        <w:rPr>
          <w:rFonts w:eastAsia="微软雅黑" w:cs="Times New Roman"/>
          <w:color w:val="333333"/>
          <w:sz w:val="18"/>
          <w:szCs w:val="18"/>
          <w:highlight w:val="yellow"/>
          <w:shd w:val="clear" w:color="auto" w:fill="FFFFFF"/>
          <w:rPrChange w:id="286" w:author="Owen" w:date="2022-04-28T19:46:00Z">
            <w:rPr>
              <w:rFonts w:eastAsia="微软雅黑" w:cs="Times New Roman"/>
              <w:color w:val="333333"/>
              <w:sz w:val="18"/>
              <w:szCs w:val="18"/>
              <w:shd w:val="clear" w:color="auto" w:fill="FFFFFF"/>
            </w:rPr>
          </w:rPrChange>
        </w:rPr>
        <w:t>Engineering.(</w:t>
      </w:r>
      <w:proofErr w:type="gramEnd"/>
      <w:r w:rsidRPr="00F86192">
        <w:rPr>
          <w:rFonts w:eastAsia="微软雅黑" w:cs="Times New Roman"/>
          <w:color w:val="333333"/>
          <w:sz w:val="18"/>
          <w:szCs w:val="18"/>
          <w:highlight w:val="yellow"/>
          <w:shd w:val="clear" w:color="auto" w:fill="FFFFFF"/>
          <w:rPrChange w:id="287" w:author="Owen" w:date="2022-04-28T19:46:00Z">
            <w:rPr>
              <w:rFonts w:eastAsia="微软雅黑" w:cs="Times New Roman"/>
              <w:color w:val="333333"/>
              <w:sz w:val="18"/>
              <w:szCs w:val="18"/>
              <w:shd w:val="clear" w:color="auto" w:fill="FFFFFF"/>
            </w:rPr>
          </w:rPrChange>
        </w:rPr>
        <w:t>in Chinese)</w:t>
      </w:r>
      <w:bookmarkEnd w:id="280"/>
      <w:bookmarkEnd w:id="281"/>
    </w:p>
    <w:p w14:paraId="2EF0D96A" w14:textId="3DEA52B2" w:rsidR="008624D9" w:rsidRPr="00A92F40" w:rsidDel="001976AA" w:rsidRDefault="008624D9" w:rsidP="008624D9">
      <w:pPr>
        <w:widowControl/>
        <w:spacing w:line="240" w:lineRule="auto"/>
        <w:ind w:firstLineChars="0" w:firstLine="0"/>
        <w:rPr>
          <w:del w:id="288" w:author="Owen" w:date="2022-04-28T20:40:00Z"/>
          <w:rFonts w:eastAsia="微软雅黑" w:cs="Times New Roman"/>
          <w:color w:val="333333"/>
          <w:sz w:val="18"/>
          <w:szCs w:val="18"/>
          <w:shd w:val="clear" w:color="auto" w:fill="FFFFFF"/>
        </w:rPr>
      </w:pPr>
      <w:bookmarkStart w:id="289" w:name="l9"/>
      <w:bookmarkEnd w:id="254"/>
      <w:bookmarkEnd w:id="259"/>
      <w:bookmarkEnd w:id="275"/>
      <w:del w:id="290" w:author="Owen" w:date="2022-04-28T20:40:00Z">
        <w:r w:rsidRPr="00A92F40" w:rsidDel="001976AA">
          <w:rPr>
            <w:rFonts w:eastAsia="微软雅黑" w:cs="Times New Roman" w:hint="eastAsia"/>
            <w:color w:val="333333"/>
            <w:sz w:val="18"/>
            <w:szCs w:val="18"/>
            <w:shd w:val="clear" w:color="auto" w:fill="FFFFFF"/>
          </w:rPr>
          <w:delText>Kangkang Gu,Jingshuang Liu &amp; Yang Wang.(2009).Relationship between economic growth and water environmental quality of Anshan city in Northeast China. Chinese Geographical Science(1). doi:10.1007/s11769-009-0017-0.</w:delText>
        </w:r>
      </w:del>
    </w:p>
    <w:p w14:paraId="724FF6A1" w14:textId="08D5DD5F" w:rsidR="00E77F57" w:rsidRPr="00A92F40" w:rsidDel="001976AA" w:rsidRDefault="00E77F57" w:rsidP="008624D9">
      <w:pPr>
        <w:widowControl/>
        <w:spacing w:line="240" w:lineRule="auto"/>
        <w:ind w:firstLineChars="0" w:firstLine="0"/>
        <w:rPr>
          <w:del w:id="291" w:author="Owen" w:date="2022-04-28T20:40:00Z"/>
          <w:rFonts w:eastAsia="微软雅黑" w:cs="Times New Roman"/>
          <w:color w:val="333333"/>
          <w:sz w:val="18"/>
          <w:szCs w:val="18"/>
          <w:shd w:val="clear" w:color="auto" w:fill="FFFFFF"/>
        </w:rPr>
      </w:pPr>
      <w:bookmarkStart w:id="292" w:name="l15"/>
      <w:del w:id="293" w:author="Owen" w:date="2022-04-28T20:40:00Z">
        <w:r w:rsidRPr="00A92F40" w:rsidDel="001976AA">
          <w:rPr>
            <w:rFonts w:eastAsia="微软雅黑" w:cs="Times New Roman" w:hint="eastAsia"/>
            <w:color w:val="333333"/>
            <w:sz w:val="18"/>
            <w:szCs w:val="18"/>
            <w:shd w:val="clear" w:color="auto" w:fill="FFFFFF"/>
          </w:rPr>
          <w:delText>Liangliang Wei,Fengyi Zhu,Qiaoyang Li... &amp; Shunwen Bai.(2020).Development, current state and future trends of sludge management in China: Based on exploratory data and CO 2 -equivaient emissions analysis. Environment International. doi:10.1016/j.envint.2020.106093.</w:delText>
        </w:r>
      </w:del>
    </w:p>
    <w:p w14:paraId="48EA336C" w14:textId="6D37867E" w:rsidR="00764B53" w:rsidRPr="00A92F40" w:rsidDel="001976AA" w:rsidRDefault="00764B53" w:rsidP="008624D9">
      <w:pPr>
        <w:widowControl/>
        <w:spacing w:line="240" w:lineRule="auto"/>
        <w:ind w:firstLineChars="0" w:firstLine="0"/>
        <w:rPr>
          <w:del w:id="294" w:author="Owen" w:date="2022-04-28T20:40:00Z"/>
          <w:rFonts w:eastAsia="微软雅黑" w:cs="Times New Roman"/>
          <w:color w:val="333333"/>
          <w:sz w:val="18"/>
          <w:szCs w:val="18"/>
          <w:shd w:val="clear" w:color="auto" w:fill="FFFFFF"/>
        </w:rPr>
      </w:pPr>
      <w:bookmarkStart w:id="295" w:name="l21xu2013a"/>
      <w:del w:id="296" w:author="Owen" w:date="2022-04-28T20:40:00Z">
        <w:r w:rsidRPr="00A92F40" w:rsidDel="001976AA">
          <w:rPr>
            <w:rFonts w:eastAsia="微软雅黑" w:cs="Times New Roman" w:hint="eastAsia"/>
            <w:color w:val="333333"/>
            <w:sz w:val="18"/>
            <w:szCs w:val="18"/>
            <w:shd w:val="clear" w:color="auto" w:fill="FFFFFF"/>
          </w:rPr>
          <w:delText>Lilai Xu,Peiqing Gao,Shenghui Cui &amp; Chun Liu.(2013).A hybrid procedure for MSW generation forecasting at multiple time scales in Xiamen City, China. Waste Management(6). doi:10.1016/j.wasman.2013.02.012.</w:delText>
        </w:r>
      </w:del>
    </w:p>
    <w:p w14:paraId="6C6BD9CC" w14:textId="590A76B3" w:rsidR="007250CB" w:rsidRPr="00A92F40" w:rsidDel="001976AA" w:rsidRDefault="007250CB" w:rsidP="008624D9">
      <w:pPr>
        <w:widowControl/>
        <w:spacing w:line="240" w:lineRule="auto"/>
        <w:ind w:firstLineChars="0" w:firstLine="0"/>
        <w:rPr>
          <w:del w:id="297" w:author="Owen" w:date="2022-04-28T20:40:00Z"/>
          <w:rFonts w:eastAsia="微软雅黑" w:cs="Times New Roman"/>
          <w:color w:val="333333"/>
          <w:sz w:val="18"/>
          <w:szCs w:val="18"/>
          <w:shd w:val="clear" w:color="auto" w:fill="FFFFFF"/>
        </w:rPr>
      </w:pPr>
      <w:bookmarkStart w:id="298" w:name="l11"/>
      <w:bookmarkEnd w:id="292"/>
      <w:bookmarkEnd w:id="295"/>
      <w:del w:id="299" w:author="Owen" w:date="2022-04-28T20:40:00Z">
        <w:r w:rsidRPr="00A92F40" w:rsidDel="001976AA">
          <w:rPr>
            <w:rFonts w:eastAsia="微软雅黑" w:cs="Times New Roman" w:hint="eastAsia"/>
            <w:color w:val="333333"/>
            <w:sz w:val="18"/>
            <w:szCs w:val="18"/>
            <w:shd w:val="clear" w:color="auto" w:fill="FFFFFF"/>
          </w:rPr>
          <w:delText>Lili Ding,Zhanlei Lv,Meng Han... &amp; Wei Wang.(2019).Forecasting China's wastewater discharge using dynamic factors and mixed-frequency data. Environmental Pollution(Pt 1). doi:10.1016/j.envpol.2019.113148.</w:delText>
        </w:r>
      </w:del>
    </w:p>
    <w:p w14:paraId="0BE6B5EE" w14:textId="27484C11" w:rsidR="00EC4164" w:rsidRPr="00A92F40" w:rsidDel="001976AA" w:rsidRDefault="00EC4164" w:rsidP="00EC4164">
      <w:pPr>
        <w:widowControl/>
        <w:spacing w:line="240" w:lineRule="auto"/>
        <w:ind w:firstLineChars="0" w:firstLine="0"/>
        <w:rPr>
          <w:del w:id="300" w:author="Owen" w:date="2022-04-28T20:40:00Z"/>
          <w:rFonts w:eastAsia="微软雅黑" w:cs="Times New Roman"/>
          <w:color w:val="333333"/>
          <w:sz w:val="18"/>
          <w:szCs w:val="18"/>
          <w:shd w:val="clear" w:color="auto" w:fill="FFFFFF"/>
        </w:rPr>
      </w:pPr>
      <w:bookmarkStart w:id="301" w:name="l4"/>
      <w:bookmarkEnd w:id="234"/>
      <w:bookmarkEnd w:id="289"/>
      <w:bookmarkEnd w:id="298"/>
      <w:del w:id="302" w:author="Owen" w:date="2022-04-28T20:40:00Z">
        <w:r w:rsidRPr="00A92F40" w:rsidDel="001976AA">
          <w:rPr>
            <w:rFonts w:eastAsia="微软雅黑" w:cs="Times New Roman" w:hint="eastAsia"/>
            <w:color w:val="333333"/>
            <w:sz w:val="18"/>
            <w:szCs w:val="18"/>
            <w:shd w:val="clear" w:color="auto" w:fill="FFFFFF"/>
          </w:rPr>
          <w:delText>Lingyun Jin,Guangming Zhang &amp; Huifang Tian.(2014).Current state of sewage treatment in China. Water Research. doi:10.1016/j.watres.2014.08.014.</w:delText>
        </w:r>
      </w:del>
    </w:p>
    <w:p w14:paraId="2FBE3408" w14:textId="0068230B" w:rsidR="00847F28" w:rsidRPr="00A92F40" w:rsidDel="001976AA" w:rsidRDefault="00847F28" w:rsidP="00A92F40">
      <w:pPr>
        <w:widowControl/>
        <w:spacing w:line="240" w:lineRule="auto"/>
        <w:ind w:firstLineChars="0" w:firstLine="0"/>
        <w:rPr>
          <w:del w:id="303" w:author="Owen" w:date="2022-04-28T20:40:00Z"/>
          <w:rFonts w:eastAsia="微软雅黑" w:cs="Times New Roman"/>
          <w:color w:val="333333"/>
          <w:sz w:val="18"/>
          <w:szCs w:val="18"/>
          <w:shd w:val="clear" w:color="auto" w:fill="FFFFFF"/>
        </w:rPr>
      </w:pPr>
      <w:bookmarkStart w:id="304" w:name="_Ref69842762"/>
      <w:bookmarkStart w:id="305" w:name="_Ref98700554"/>
      <w:bookmarkStart w:id="306" w:name="l13"/>
      <w:del w:id="307" w:author="Owen" w:date="2022-04-28T20:40:00Z">
        <w:r w:rsidRPr="00A92F40" w:rsidDel="001976AA">
          <w:rPr>
            <w:rFonts w:eastAsia="微软雅黑" w:cs="Times New Roman"/>
            <w:color w:val="333333"/>
            <w:sz w:val="18"/>
            <w:szCs w:val="18"/>
            <w:shd w:val="clear" w:color="auto" w:fill="FFFFFF"/>
          </w:rPr>
          <w:delText>LiShan Xiao</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Lin Chen</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Shinichiro Nakamura</w:delText>
        </w:r>
        <w:bookmarkEnd w:id="304"/>
        <w:bookmarkEnd w:id="305"/>
        <w:r w:rsidRPr="00A92F40" w:rsidDel="001976AA">
          <w:rPr>
            <w:rFonts w:eastAsia="微软雅黑" w:cs="Times New Roman" w:hint="eastAsia"/>
            <w:color w:val="333333"/>
            <w:sz w:val="18"/>
            <w:szCs w:val="18"/>
            <w:shd w:val="clear" w:color="auto" w:fill="FFFFFF"/>
          </w:rPr>
          <w:delText>.(2020).Tracing the consumption origins of</w:delText>
        </w:r>
        <w:r w:rsidRPr="00A92F40" w:rsidDel="001976AA">
          <w:rPr>
            <w:rFonts w:eastAsia="微软雅黑" w:cs="Times New Roman"/>
            <w:color w:val="333333"/>
            <w:sz w:val="18"/>
            <w:szCs w:val="18"/>
            <w:shd w:val="clear" w:color="auto" w:fill="FFFFFF"/>
          </w:rPr>
          <w:delText xml:space="preserve"> </w:delText>
        </w:r>
        <w:r w:rsidRPr="00A92F40" w:rsidDel="001976AA">
          <w:rPr>
            <w:rFonts w:eastAsia="微软雅黑" w:cs="Times New Roman" w:hint="eastAsia"/>
            <w:color w:val="333333"/>
            <w:sz w:val="18"/>
            <w:szCs w:val="18"/>
            <w:shd w:val="clear" w:color="auto" w:fill="FFFFFF"/>
          </w:rPr>
          <w:delText>wastewater and sludge for a Chinese city based on waste input-output analysis.. Environmental science &amp; technology. doi:10.1021/acs.est.0c01517.</w:delText>
        </w:r>
      </w:del>
    </w:p>
    <w:p w14:paraId="4FDFC518" w14:textId="468C9E28" w:rsidR="00A57E30" w:rsidRPr="00A92F40" w:rsidDel="001976AA" w:rsidRDefault="00A57E30" w:rsidP="00EC4164">
      <w:pPr>
        <w:widowControl/>
        <w:spacing w:line="240" w:lineRule="auto"/>
        <w:ind w:firstLineChars="0" w:firstLine="0"/>
        <w:rPr>
          <w:del w:id="308" w:author="Owen" w:date="2022-04-28T20:40:00Z"/>
          <w:rFonts w:eastAsia="微软雅黑" w:cs="Times New Roman"/>
          <w:color w:val="333333"/>
          <w:sz w:val="18"/>
          <w:szCs w:val="18"/>
          <w:shd w:val="clear" w:color="auto" w:fill="FFFFFF"/>
        </w:rPr>
      </w:pPr>
      <w:bookmarkStart w:id="309" w:name="l1"/>
      <w:bookmarkEnd w:id="301"/>
      <w:bookmarkEnd w:id="306"/>
      <w:del w:id="310" w:author="Owen" w:date="2022-04-28T20:40:00Z">
        <w:r w:rsidRPr="00A92F40" w:rsidDel="001976AA">
          <w:rPr>
            <w:rFonts w:eastAsia="微软雅黑" w:cs="Times New Roman" w:hint="eastAsia"/>
            <w:color w:val="333333"/>
            <w:sz w:val="18"/>
            <w:szCs w:val="18"/>
            <w:shd w:val="clear" w:color="auto" w:fill="FFFFFF"/>
          </w:rPr>
          <w:delText>Lu Lu,Jeremy S. Guest,Catherine A. Peters... &amp; Zhiyong Jason Ren.(2018).Wastewater treatment for carbon capture and utilization. Nature Sustainability(12). doi:10.1038/s41893-018-0187-9.</w:delText>
        </w:r>
        <w:bookmarkEnd w:id="309"/>
      </w:del>
    </w:p>
    <w:p w14:paraId="185CADF6" w14:textId="275ED376" w:rsidR="00232336" w:rsidRPr="00A92F40" w:rsidDel="001976AA" w:rsidRDefault="00232336" w:rsidP="00EC4164">
      <w:pPr>
        <w:widowControl/>
        <w:spacing w:line="240" w:lineRule="auto"/>
        <w:ind w:firstLineChars="0" w:firstLine="0"/>
        <w:rPr>
          <w:del w:id="311" w:author="Owen" w:date="2022-04-28T20:40:00Z"/>
          <w:rFonts w:eastAsia="微软雅黑" w:cs="Times New Roman"/>
          <w:color w:val="333333"/>
          <w:sz w:val="18"/>
          <w:szCs w:val="18"/>
          <w:shd w:val="clear" w:color="auto" w:fill="FFFFFF"/>
        </w:rPr>
      </w:pPr>
      <w:bookmarkStart w:id="312" w:name="l30puijenbroek2018global"/>
      <w:del w:id="313" w:author="Owen" w:date="2022-04-28T20:40:00Z">
        <w:r w:rsidRPr="00A92F40" w:rsidDel="001976AA">
          <w:rPr>
            <w:rFonts w:eastAsia="微软雅黑" w:cs="Times New Roman" w:hint="eastAsia"/>
            <w:color w:val="333333"/>
            <w:sz w:val="18"/>
            <w:szCs w:val="18"/>
            <w:shd w:val="clear" w:color="auto" w:fill="FFFFFF"/>
          </w:rPr>
          <w:delText>P.J.T.M. van Puijenbroek,A.H.W. Beusen &amp; A.F. Bouwman.(2019).Global nitrogen and phosphorus in urban waste water based on the Shared Socio-economic pathways. Journal of Environmental Management. doi:10.1016/j.jenvman.2018.10.048.</w:delText>
        </w:r>
      </w:del>
    </w:p>
    <w:p w14:paraId="2CA3A639" w14:textId="106758B4" w:rsidR="00A57E30" w:rsidRPr="00A92F40" w:rsidDel="001976AA" w:rsidRDefault="00A57E30" w:rsidP="00A57E30">
      <w:pPr>
        <w:widowControl/>
        <w:spacing w:line="240" w:lineRule="auto"/>
        <w:ind w:firstLineChars="0" w:firstLine="0"/>
        <w:rPr>
          <w:del w:id="314" w:author="Owen" w:date="2022-04-28T20:40:00Z"/>
          <w:rFonts w:eastAsia="微软雅黑" w:cs="Times New Roman"/>
          <w:color w:val="333333"/>
          <w:sz w:val="18"/>
          <w:szCs w:val="18"/>
          <w:shd w:val="clear" w:color="auto" w:fill="FFFFFF"/>
        </w:rPr>
      </w:pPr>
      <w:bookmarkStart w:id="315" w:name="l2"/>
      <w:bookmarkStart w:id="316" w:name="_Ref98704145"/>
      <w:bookmarkEnd w:id="312"/>
      <w:del w:id="317" w:author="Owen" w:date="2022-04-28T20:40:00Z">
        <w:r w:rsidRPr="00A92F40" w:rsidDel="001976AA">
          <w:rPr>
            <w:rFonts w:eastAsia="微软雅黑" w:cs="Times New Roman" w:hint="eastAsia"/>
            <w:color w:val="333333"/>
            <w:sz w:val="18"/>
            <w:szCs w:val="18"/>
            <w:shd w:val="clear" w:color="auto" w:fill="FFFFFF"/>
          </w:rPr>
          <w:delText>McCarty Perry L,Bae Jaeho &amp; Kim Jeonghwan.(2011).Domestic wastewater treatment as a net energy producer--can this be achieved?. Environmental science &amp; technology(17). doi:10.1021/es2014264.</w:delText>
        </w:r>
      </w:del>
    </w:p>
    <w:p w14:paraId="2F6CD011" w14:textId="2F1F5E21" w:rsidR="00764B53" w:rsidRPr="00A92F40" w:rsidDel="001976AA" w:rsidRDefault="00764B53" w:rsidP="00A57E30">
      <w:pPr>
        <w:widowControl/>
        <w:spacing w:line="240" w:lineRule="auto"/>
        <w:ind w:firstLineChars="0" w:firstLine="0"/>
        <w:rPr>
          <w:del w:id="318" w:author="Owen" w:date="2022-04-28T20:40:00Z"/>
          <w:rFonts w:eastAsia="微软雅黑" w:cs="Times New Roman"/>
          <w:color w:val="333333"/>
          <w:sz w:val="18"/>
          <w:szCs w:val="18"/>
          <w:shd w:val="clear" w:color="auto" w:fill="FFFFFF"/>
        </w:rPr>
      </w:pPr>
      <w:bookmarkStart w:id="319" w:name="l22kannangara2017modeling"/>
      <w:del w:id="320" w:author="Owen" w:date="2022-04-28T20:40:00Z">
        <w:r w:rsidRPr="00A92F40" w:rsidDel="001976AA">
          <w:rPr>
            <w:rFonts w:eastAsia="微软雅黑" w:cs="Times New Roman" w:hint="eastAsia"/>
            <w:color w:val="333333"/>
            <w:sz w:val="18"/>
            <w:szCs w:val="18"/>
            <w:shd w:val="clear" w:color="auto" w:fill="FFFFFF"/>
          </w:rPr>
          <w:delText>Miyuru Kannangara,Rahul Dua,Leila Ahmadi &amp; Farid Bensebaa.(2018).Modeling and prediction of regional municipal solid waste generation and diversion in Canada using machine learning approaches. Waste Management. doi:10.1016/j.wasman.2017.11.057.</w:delText>
        </w:r>
      </w:del>
    </w:p>
    <w:p w14:paraId="64B65A61" w14:textId="45051BD3"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321" w:name="_Ref98699921"/>
      <w:bookmarkStart w:id="322" w:name="_Ref69847623"/>
      <w:bookmarkStart w:id="323" w:name="MOHURD2019chinese"/>
      <w:bookmarkStart w:id="324" w:name="l6"/>
      <w:bookmarkEnd w:id="319"/>
      <w:r w:rsidRPr="0092011F">
        <w:rPr>
          <w:rFonts w:eastAsia="微软雅黑" w:cs="Times New Roman"/>
          <w:color w:val="333333"/>
          <w:sz w:val="18"/>
          <w:szCs w:val="18"/>
          <w:highlight w:val="yellow"/>
          <w:shd w:val="clear" w:color="auto" w:fill="FFFFFF"/>
          <w:rPrChange w:id="325" w:author="Owen" w:date="2022-04-28T19:57:00Z">
            <w:rPr>
              <w:rFonts w:eastAsia="微软雅黑" w:cs="Times New Roman"/>
              <w:color w:val="333333"/>
              <w:sz w:val="18"/>
              <w:szCs w:val="18"/>
              <w:shd w:val="clear" w:color="auto" w:fill="FFFFFF"/>
            </w:rPr>
          </w:rPrChange>
        </w:rPr>
        <w:t xml:space="preserve">MOHURD, 2019. Chinese Statistical Yearbook of Urban and Rural Construction (In Chinese), </w:t>
      </w:r>
      <w:r w:rsidR="00220C7D" w:rsidRPr="0092011F">
        <w:rPr>
          <w:highlight w:val="yellow"/>
          <w:rPrChange w:id="326" w:author="Owen" w:date="2022-04-28T19:57:00Z">
            <w:rPr/>
          </w:rPrChange>
        </w:rPr>
        <w:fldChar w:fldCharType="begin"/>
      </w:r>
      <w:r w:rsidR="00220C7D" w:rsidRPr="0092011F">
        <w:rPr>
          <w:highlight w:val="yellow"/>
          <w:rPrChange w:id="327" w:author="Owen" w:date="2022-04-28T19:57:00Z">
            <w:rPr/>
          </w:rPrChange>
        </w:rPr>
        <w:instrText xml:space="preserve"> HYPERLINK "http://www.mohurd.gov.cn/xytj/tjzljsxytjgb/jstjnj" </w:instrText>
      </w:r>
      <w:r w:rsidR="00220C7D" w:rsidRPr="0092011F">
        <w:rPr>
          <w:highlight w:val="yellow"/>
          <w:rPrChange w:id="328" w:author="Owen" w:date="2022-04-28T19:57:00Z">
            <w:rPr/>
          </w:rPrChange>
        </w:rPr>
        <w:fldChar w:fldCharType="separate"/>
      </w:r>
      <w:r w:rsidR="00E77F57" w:rsidRPr="0092011F">
        <w:rPr>
          <w:rFonts w:eastAsia="微软雅黑"/>
          <w:color w:val="333333"/>
          <w:sz w:val="18"/>
          <w:szCs w:val="18"/>
          <w:highlight w:val="yellow"/>
          <w:shd w:val="clear" w:color="auto" w:fill="FFFFFF"/>
          <w:rPrChange w:id="329" w:author="Owen" w:date="2022-04-28T19:57:00Z">
            <w:rPr>
              <w:rFonts w:eastAsia="微软雅黑"/>
              <w:color w:val="333333"/>
              <w:sz w:val="18"/>
              <w:szCs w:val="18"/>
              <w:shd w:val="clear" w:color="auto" w:fill="FFFFFF"/>
            </w:rPr>
          </w:rPrChange>
        </w:rPr>
        <w:t>http://www.mohurd.gov.cn/xytj/tjzljsxytjgb/jstjnj</w:t>
      </w:r>
      <w:r w:rsidR="00220C7D" w:rsidRPr="0092011F">
        <w:rPr>
          <w:rFonts w:eastAsia="微软雅黑"/>
          <w:color w:val="333333"/>
          <w:sz w:val="18"/>
          <w:szCs w:val="18"/>
          <w:highlight w:val="yellow"/>
          <w:shd w:val="clear" w:color="auto" w:fill="FFFFFF"/>
          <w:rPrChange w:id="330" w:author="Owen" w:date="2022-04-28T19:57:00Z">
            <w:rPr>
              <w:rFonts w:eastAsia="微软雅黑"/>
              <w:color w:val="333333"/>
              <w:sz w:val="18"/>
              <w:szCs w:val="18"/>
              <w:shd w:val="clear" w:color="auto" w:fill="FFFFFF"/>
            </w:rPr>
          </w:rPrChange>
        </w:rPr>
        <w:fldChar w:fldCharType="end"/>
      </w:r>
      <w:bookmarkEnd w:id="321"/>
      <w:bookmarkEnd w:id="322"/>
      <w:r w:rsidR="00E77F57" w:rsidRPr="0092011F">
        <w:rPr>
          <w:rFonts w:eastAsia="微软雅黑" w:cs="Times New Roman"/>
          <w:color w:val="333333"/>
          <w:sz w:val="18"/>
          <w:szCs w:val="18"/>
          <w:highlight w:val="yellow"/>
          <w:shd w:val="clear" w:color="auto" w:fill="FFFFFF"/>
          <w:rPrChange w:id="331" w:author="Owen" w:date="2022-04-28T19:57:00Z">
            <w:rPr>
              <w:rFonts w:eastAsia="微软雅黑" w:cs="Times New Roman"/>
              <w:color w:val="333333"/>
              <w:sz w:val="18"/>
              <w:szCs w:val="18"/>
              <w:shd w:val="clear" w:color="auto" w:fill="FFFFFF"/>
            </w:rPr>
          </w:rPrChange>
        </w:rPr>
        <w:t>.</w:t>
      </w:r>
    </w:p>
    <w:p w14:paraId="70093EB9" w14:textId="0D43A621" w:rsidR="00F77A69" w:rsidRPr="00A92F40" w:rsidDel="001976AA" w:rsidRDefault="00F77A69" w:rsidP="00F77A69">
      <w:pPr>
        <w:widowControl/>
        <w:spacing w:line="240" w:lineRule="auto"/>
        <w:ind w:firstLineChars="0" w:firstLine="0"/>
        <w:rPr>
          <w:del w:id="332" w:author="Owen" w:date="2022-04-28T20:40:00Z"/>
          <w:rFonts w:eastAsia="微软雅黑" w:cs="Times New Roman"/>
          <w:color w:val="333333"/>
          <w:sz w:val="18"/>
          <w:szCs w:val="18"/>
          <w:shd w:val="clear" w:color="auto" w:fill="FFFFFF"/>
        </w:rPr>
      </w:pPr>
      <w:bookmarkStart w:id="333" w:name="l20kollikkathara2010a"/>
      <w:bookmarkEnd w:id="323"/>
      <w:del w:id="334" w:author="Owen" w:date="2022-04-28T20:40:00Z">
        <w:r w:rsidRPr="00A92F40" w:rsidDel="001976AA">
          <w:rPr>
            <w:rFonts w:eastAsia="微软雅黑" w:cs="Times New Roman" w:hint="eastAsia"/>
            <w:color w:val="333333"/>
            <w:sz w:val="18"/>
            <w:szCs w:val="18"/>
            <w:shd w:val="clear" w:color="auto" w:fill="FFFFFF"/>
          </w:rPr>
          <w:delText>Naushad Kollikkathara,Huan Feng &amp; Danlin Yu.(2010).A system dynamic modeling approach for evaluating municipal solid waste generation, landfill capacity and related cost management issues. Waste Management(11). doi:10.1016/j.wasman.2010.05.012.</w:delText>
        </w:r>
      </w:del>
    </w:p>
    <w:p w14:paraId="75475B68" w14:textId="0421A7C5" w:rsidR="00E3691D" w:rsidRPr="00A92F40" w:rsidDel="001976AA" w:rsidRDefault="00E3691D" w:rsidP="00E3691D">
      <w:pPr>
        <w:widowControl/>
        <w:spacing w:line="240" w:lineRule="auto"/>
        <w:ind w:firstLineChars="0" w:firstLine="0"/>
        <w:rPr>
          <w:del w:id="335" w:author="Owen" w:date="2022-04-28T20:40:00Z"/>
          <w:rFonts w:eastAsia="微软雅黑" w:cs="Times New Roman"/>
          <w:color w:val="333333"/>
          <w:sz w:val="18"/>
          <w:szCs w:val="18"/>
          <w:shd w:val="clear" w:color="auto" w:fill="FFFFFF"/>
        </w:rPr>
      </w:pPr>
      <w:bookmarkStart w:id="336" w:name="l16chang"/>
      <w:bookmarkEnd w:id="333"/>
      <w:del w:id="337" w:author="Owen" w:date="2022-04-28T20:40:00Z">
        <w:r w:rsidRPr="00A92F40" w:rsidDel="001976AA">
          <w:rPr>
            <w:rFonts w:eastAsia="微软雅黑" w:cs="Times New Roman" w:hint="eastAsia"/>
            <w:color w:val="333333"/>
            <w:sz w:val="18"/>
            <w:szCs w:val="18"/>
            <w:shd w:val="clear" w:color="auto" w:fill="FFFFFF"/>
          </w:rPr>
          <w:delText>Ni-Bin Chang,Ana Pires &amp; Graça Martinho.(2011).Empowering Systems Analysis for Solid Waste Management: Challenges, Trends, and Perspectives. Critical Reviews in Environmental Science and Technology(16). doi:10.1080/10643381003608326.</w:delText>
        </w:r>
      </w:del>
    </w:p>
    <w:p w14:paraId="7294A585" w14:textId="74C7D3D1" w:rsidR="00EF30EF" w:rsidRPr="00A92F40" w:rsidDel="001976AA" w:rsidRDefault="00EF30EF" w:rsidP="00E3691D">
      <w:pPr>
        <w:widowControl/>
        <w:spacing w:line="240" w:lineRule="auto"/>
        <w:ind w:firstLineChars="0" w:firstLine="0"/>
        <w:rPr>
          <w:del w:id="338" w:author="Owen" w:date="2022-04-28T20:40:00Z"/>
          <w:rFonts w:eastAsia="微软雅黑" w:cs="Times New Roman"/>
          <w:color w:val="333333"/>
          <w:sz w:val="18"/>
          <w:szCs w:val="18"/>
          <w:shd w:val="clear" w:color="auto" w:fill="FFFFFF"/>
        </w:rPr>
      </w:pPr>
      <w:bookmarkStart w:id="339" w:name="l35o‘neill2015the"/>
      <w:del w:id="340" w:author="Owen" w:date="2022-04-28T20:40:00Z">
        <w:r w:rsidRPr="00A92F40" w:rsidDel="001976AA">
          <w:rPr>
            <w:rFonts w:eastAsia="微软雅黑" w:cs="Times New Roman" w:hint="eastAsia"/>
            <w:color w:val="333333"/>
            <w:sz w:val="18"/>
            <w:szCs w:val="18"/>
            <w:shd w:val="clear" w:color="auto" w:fill="FFFFFF"/>
          </w:rPr>
          <w:delText>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 Brian C.,Kriegler Elmar,Ebi Kristie L.,Kemp Benedict Eric,Riahi Keywan,Rothman Dale S.... &amp; Solecki William.(2014).The roads ahead: Narratives for shared socioeconomic pathways describing world futures in the 21st century. Global Environmental Change. doi:10.1016/j.gloenvcha.2015.01.004.</w:delText>
        </w:r>
        <w:bookmarkEnd w:id="339"/>
      </w:del>
    </w:p>
    <w:p w14:paraId="235BDC18" w14:textId="39D314D4" w:rsidR="00CB2C6B" w:rsidRPr="00A92F40" w:rsidDel="001976AA" w:rsidRDefault="00CB2C6B" w:rsidP="00E3691D">
      <w:pPr>
        <w:widowControl/>
        <w:spacing w:line="240" w:lineRule="auto"/>
        <w:ind w:firstLineChars="0" w:firstLine="0"/>
        <w:rPr>
          <w:del w:id="341" w:author="Owen" w:date="2022-04-28T20:40:00Z"/>
          <w:rFonts w:eastAsia="微软雅黑" w:cs="Times New Roman"/>
          <w:color w:val="333333"/>
          <w:sz w:val="18"/>
          <w:szCs w:val="18"/>
          <w:shd w:val="clear" w:color="auto" w:fill="FFFFFF"/>
        </w:rPr>
      </w:pPr>
      <w:bookmarkStart w:id="342" w:name="l26wu2016geographical"/>
      <w:del w:id="343" w:author="Owen" w:date="2022-04-28T20:40:00Z">
        <w:r w:rsidRPr="00A92F40" w:rsidDel="001976AA">
          <w:rPr>
            <w:rFonts w:eastAsia="微软雅黑" w:cs="Times New Roman" w:hint="eastAsia"/>
            <w:color w:val="333333"/>
            <w:sz w:val="18"/>
            <w:szCs w:val="18"/>
            <w:shd w:val="clear" w:color="auto" w:fill="FFFFFF"/>
          </w:rPr>
          <w:delText>Rina Wu,Jiquan Zhang,Yuhai Bao &amp; Feng Zhang.(2016).Geographical Detector Model for Influencing Factors of Industrial Sector Carbon Dioxide Emissions in Inner Mongolia, China. Sustainability(2). doi:10.3390/su8020149.</w:delText>
        </w:r>
      </w:del>
    </w:p>
    <w:p w14:paraId="4249FB7A" w14:textId="2A24FE5F" w:rsidR="004D7ED4" w:rsidRPr="00A92F40" w:rsidDel="001976AA" w:rsidRDefault="004D7ED4" w:rsidP="00A92F40">
      <w:pPr>
        <w:widowControl/>
        <w:spacing w:line="240" w:lineRule="auto"/>
        <w:ind w:firstLineChars="0" w:firstLine="0"/>
        <w:rPr>
          <w:del w:id="344" w:author="Owen" w:date="2022-04-28T20:40:00Z"/>
          <w:rFonts w:eastAsia="微软雅黑" w:cs="Times New Roman"/>
          <w:color w:val="333333"/>
          <w:sz w:val="18"/>
          <w:szCs w:val="18"/>
          <w:shd w:val="clear" w:color="auto" w:fill="FFFFFF"/>
        </w:rPr>
      </w:pPr>
      <w:bookmarkStart w:id="345" w:name="science2016researchers"/>
      <w:del w:id="346" w:author="Owen" w:date="2022-04-28T20:40:00Z">
        <w:r w:rsidRPr="00A92F40" w:rsidDel="001976AA">
          <w:rPr>
            <w:rFonts w:eastAsia="微软雅黑" w:cs="Times New Roman" w:hint="eastAsia"/>
            <w:color w:val="333333"/>
            <w:sz w:val="18"/>
            <w:szCs w:val="18"/>
            <w:shd w:val="clear" w:color="auto" w:fill="FFFFFF"/>
          </w:rPr>
          <w:delText>Science</w:delText>
        </w:r>
        <w:r w:rsidRPr="00A92F40" w:rsidDel="001976AA">
          <w:rPr>
            <w:rFonts w:eastAsia="微软雅黑" w:cs="Times New Roman"/>
            <w:color w:val="333333"/>
            <w:sz w:val="18"/>
            <w:szCs w:val="18"/>
            <w:shd w:val="clear" w:color="auto" w:fill="FFFFFF"/>
          </w:rPr>
          <w:delText>. (</w:delText>
        </w:r>
        <w:r w:rsidRPr="00A92F40" w:rsidDel="001976AA">
          <w:rPr>
            <w:rFonts w:eastAsia="微软雅黑" w:cs="Times New Roman" w:hint="eastAsia"/>
            <w:color w:val="333333"/>
            <w:sz w:val="18"/>
            <w:szCs w:val="18"/>
            <w:shd w:val="clear" w:color="auto" w:fill="FFFFFF"/>
          </w:rPr>
          <w:delText>2016). Researchers from University of Aegean Discuss Findings in Applied Geoscience (Urban land cover thematic disaggregation, employing datasets from multiple sources and RandomForests modeling). Science Letter.</w:delText>
        </w:r>
      </w:del>
    </w:p>
    <w:p w14:paraId="59FE9F76" w14:textId="0B4C5615" w:rsidR="004D7ED4" w:rsidRPr="00A92F40" w:rsidRDefault="0095187D" w:rsidP="00E3691D">
      <w:pPr>
        <w:widowControl/>
        <w:spacing w:line="240" w:lineRule="auto"/>
        <w:ind w:firstLineChars="0" w:firstLine="0"/>
        <w:rPr>
          <w:rFonts w:eastAsia="微软雅黑" w:cs="Times New Roman"/>
          <w:color w:val="333333"/>
          <w:sz w:val="18"/>
          <w:szCs w:val="18"/>
          <w:shd w:val="clear" w:color="auto" w:fill="FFFFFF"/>
        </w:rPr>
      </w:pPr>
      <w:bookmarkStart w:id="347" w:name="_Ref98705486"/>
      <w:bookmarkStart w:id="348" w:name="yearbook"/>
      <w:bookmarkEnd w:id="345"/>
      <w:r w:rsidRPr="0092011F">
        <w:rPr>
          <w:rFonts w:eastAsia="微软雅黑" w:cs="Times New Roman"/>
          <w:color w:val="333333"/>
          <w:sz w:val="18"/>
          <w:szCs w:val="18"/>
          <w:highlight w:val="yellow"/>
          <w:shd w:val="clear" w:color="auto" w:fill="FFFFFF"/>
          <w:rPrChange w:id="349" w:author="Owen" w:date="2022-04-28T20:00:00Z">
            <w:rPr>
              <w:rFonts w:eastAsia="微软雅黑" w:cs="Times New Roman"/>
              <w:color w:val="333333"/>
              <w:sz w:val="18"/>
              <w:szCs w:val="18"/>
              <w:shd w:val="clear" w:color="auto" w:fill="FFFFFF"/>
            </w:rPr>
          </w:rPrChange>
        </w:rPr>
        <w:t xml:space="preserve">Second National Communication on Climate Change of the People’s Republic of China; Climate Change Division of National Development and Reform Commission of the People’s Republic of China, China Economic Press: Beijing, China, </w:t>
      </w:r>
      <w:proofErr w:type="gramStart"/>
      <w:r w:rsidRPr="0092011F">
        <w:rPr>
          <w:rFonts w:eastAsia="微软雅黑" w:cs="Times New Roman"/>
          <w:color w:val="333333"/>
          <w:sz w:val="18"/>
          <w:szCs w:val="18"/>
          <w:highlight w:val="yellow"/>
          <w:shd w:val="clear" w:color="auto" w:fill="FFFFFF"/>
          <w:rPrChange w:id="350" w:author="Owen" w:date="2022-04-28T20:00:00Z">
            <w:rPr>
              <w:rFonts w:eastAsia="微软雅黑" w:cs="Times New Roman"/>
              <w:color w:val="333333"/>
              <w:sz w:val="18"/>
              <w:szCs w:val="18"/>
              <w:shd w:val="clear" w:color="auto" w:fill="FFFFFF"/>
            </w:rPr>
          </w:rPrChange>
        </w:rPr>
        <w:t>2013.(</w:t>
      </w:r>
      <w:proofErr w:type="gramEnd"/>
      <w:r w:rsidRPr="0092011F">
        <w:rPr>
          <w:rFonts w:eastAsia="微软雅黑" w:cs="Times New Roman"/>
          <w:color w:val="333333"/>
          <w:sz w:val="18"/>
          <w:szCs w:val="18"/>
          <w:highlight w:val="yellow"/>
          <w:shd w:val="clear" w:color="auto" w:fill="FFFFFF"/>
          <w:rPrChange w:id="351" w:author="Owen" w:date="2022-04-28T20:00:00Z">
            <w:rPr>
              <w:rFonts w:eastAsia="微软雅黑" w:cs="Times New Roman"/>
              <w:color w:val="333333"/>
              <w:sz w:val="18"/>
              <w:szCs w:val="18"/>
              <w:shd w:val="clear" w:color="auto" w:fill="FFFFFF"/>
            </w:rPr>
          </w:rPrChange>
        </w:rPr>
        <w:t>in Chinese)</w:t>
      </w:r>
      <w:bookmarkEnd w:id="347"/>
      <w:r w:rsidRPr="00A92F40">
        <w:rPr>
          <w:rFonts w:eastAsia="微软雅黑" w:cs="Times New Roman"/>
          <w:color w:val="333333"/>
          <w:sz w:val="18"/>
          <w:szCs w:val="18"/>
          <w:shd w:val="clear" w:color="auto" w:fill="FFFFFF"/>
        </w:rPr>
        <w:t xml:space="preserve"> </w:t>
      </w:r>
      <w:bookmarkEnd w:id="348"/>
    </w:p>
    <w:p w14:paraId="2E21F539" w14:textId="532CBFC3" w:rsidR="00E77F57" w:rsidRPr="00A92F40" w:rsidDel="001976AA" w:rsidRDefault="00E77F57" w:rsidP="00E77F57">
      <w:pPr>
        <w:widowControl/>
        <w:spacing w:line="240" w:lineRule="auto"/>
        <w:ind w:firstLineChars="0" w:firstLine="0"/>
        <w:rPr>
          <w:del w:id="352" w:author="Owen" w:date="2022-04-28T20:40:00Z"/>
          <w:rFonts w:eastAsia="微软雅黑" w:cs="Times New Roman"/>
          <w:color w:val="333333"/>
          <w:sz w:val="18"/>
          <w:szCs w:val="18"/>
          <w:shd w:val="clear" w:color="auto" w:fill="FFFFFF"/>
        </w:rPr>
      </w:pPr>
      <w:bookmarkStart w:id="353" w:name="l12"/>
      <w:bookmarkEnd w:id="336"/>
      <w:bookmarkEnd w:id="342"/>
      <w:del w:id="354" w:author="Owen" w:date="2022-04-28T20:40:00Z">
        <w:r w:rsidRPr="00A92F40" w:rsidDel="001976AA">
          <w:rPr>
            <w:rFonts w:eastAsia="微软雅黑" w:cs="Times New Roman" w:hint="eastAsia"/>
            <w:color w:val="333333"/>
            <w:sz w:val="18"/>
            <w:szCs w:val="18"/>
            <w:shd w:val="clear" w:color="auto" w:fill="FFFFFF"/>
          </w:rPr>
          <w:delText>Tiziano Distefano &amp; Scott Kelly.(2017).Are we in deep water? Water scarcity and its limits to economic growth. Ecological Economics. doi:10.1016/j.ecolecon.2017.06.019.</w:delText>
        </w:r>
        <w:bookmarkEnd w:id="353"/>
      </w:del>
    </w:p>
    <w:p w14:paraId="52936DB7" w14:textId="77777777" w:rsidR="00D8731F" w:rsidRPr="00A92F40" w:rsidRDefault="00D8731F" w:rsidP="00D8731F">
      <w:pPr>
        <w:widowControl/>
        <w:spacing w:line="240" w:lineRule="auto"/>
        <w:ind w:firstLineChars="0" w:firstLine="0"/>
        <w:rPr>
          <w:rFonts w:eastAsia="微软雅黑" w:cs="Times New Roman"/>
          <w:color w:val="333333"/>
          <w:sz w:val="18"/>
          <w:szCs w:val="18"/>
          <w:shd w:val="clear" w:color="auto" w:fill="FFFFFF"/>
        </w:rPr>
      </w:pPr>
      <w:bookmarkStart w:id="355" w:name="_Ref98702894"/>
      <w:bookmarkStart w:id="356" w:name="jiang2017ipcc"/>
      <w:r w:rsidRPr="0092011F">
        <w:rPr>
          <w:rFonts w:eastAsia="微软雅黑" w:cs="Times New Roman"/>
          <w:color w:val="333333"/>
          <w:sz w:val="18"/>
          <w:szCs w:val="18"/>
          <w:highlight w:val="yellow"/>
          <w:shd w:val="clear" w:color="auto" w:fill="FFFFFF"/>
          <w:rPrChange w:id="357" w:author="Owen" w:date="2022-04-28T20:01:00Z">
            <w:rPr>
              <w:rFonts w:eastAsia="微软雅黑" w:cs="Times New Roman"/>
              <w:color w:val="333333"/>
              <w:sz w:val="18"/>
              <w:szCs w:val="18"/>
              <w:shd w:val="clear" w:color="auto" w:fill="FFFFFF"/>
            </w:rPr>
          </w:rPrChange>
        </w:rPr>
        <w:t xml:space="preserve">Tong Jiang., </w:t>
      </w:r>
      <w:proofErr w:type="gramStart"/>
      <w:r w:rsidRPr="0092011F">
        <w:rPr>
          <w:rFonts w:eastAsia="微软雅黑" w:cs="Times New Roman"/>
          <w:color w:val="333333"/>
          <w:sz w:val="18"/>
          <w:szCs w:val="18"/>
          <w:highlight w:val="yellow"/>
          <w:shd w:val="clear" w:color="auto" w:fill="FFFFFF"/>
          <w:rPrChange w:id="358" w:author="Owen" w:date="2022-04-28T20:01:00Z">
            <w:rPr>
              <w:rFonts w:eastAsia="微软雅黑" w:cs="Times New Roman"/>
              <w:color w:val="333333"/>
              <w:sz w:val="18"/>
              <w:szCs w:val="18"/>
              <w:shd w:val="clear" w:color="auto" w:fill="FFFFFF"/>
            </w:rPr>
          </w:rPrChange>
        </w:rPr>
        <w:t>et al.(</w:t>
      </w:r>
      <w:proofErr w:type="gramEnd"/>
      <w:r w:rsidRPr="0092011F">
        <w:rPr>
          <w:rFonts w:eastAsia="微软雅黑" w:cs="Times New Roman"/>
          <w:color w:val="333333"/>
          <w:sz w:val="18"/>
          <w:szCs w:val="18"/>
          <w:highlight w:val="yellow"/>
          <w:shd w:val="clear" w:color="auto" w:fill="FFFFFF"/>
          <w:rPrChange w:id="359" w:author="Owen" w:date="2022-04-28T20:01:00Z">
            <w:rPr>
              <w:rFonts w:eastAsia="微软雅黑" w:cs="Times New Roman"/>
              <w:color w:val="333333"/>
              <w:sz w:val="18"/>
              <w:szCs w:val="18"/>
              <w:shd w:val="clear" w:color="auto" w:fill="FFFFFF"/>
            </w:rPr>
          </w:rPrChange>
        </w:rPr>
        <w:t>2017).IPCC Predicting population change in China and sub-provinces under shared socio-economic pathways. Advances in Climate Change Research. (</w:t>
      </w:r>
      <w:proofErr w:type="gramStart"/>
      <w:r w:rsidRPr="0092011F">
        <w:rPr>
          <w:rFonts w:eastAsia="微软雅黑" w:cs="Times New Roman"/>
          <w:color w:val="333333"/>
          <w:sz w:val="18"/>
          <w:szCs w:val="18"/>
          <w:highlight w:val="yellow"/>
          <w:shd w:val="clear" w:color="auto" w:fill="FFFFFF"/>
          <w:rPrChange w:id="360" w:author="Owen" w:date="2022-04-28T20:01:00Z">
            <w:rPr>
              <w:rFonts w:eastAsia="微软雅黑" w:cs="Times New Roman"/>
              <w:color w:val="333333"/>
              <w:sz w:val="18"/>
              <w:szCs w:val="18"/>
              <w:shd w:val="clear" w:color="auto" w:fill="FFFFFF"/>
            </w:rPr>
          </w:rPrChange>
        </w:rPr>
        <w:t>in</w:t>
      </w:r>
      <w:proofErr w:type="gramEnd"/>
      <w:r w:rsidRPr="0092011F">
        <w:rPr>
          <w:rFonts w:eastAsia="微软雅黑" w:cs="Times New Roman"/>
          <w:color w:val="333333"/>
          <w:sz w:val="18"/>
          <w:szCs w:val="18"/>
          <w:highlight w:val="yellow"/>
          <w:shd w:val="clear" w:color="auto" w:fill="FFFFFF"/>
          <w:rPrChange w:id="361" w:author="Owen" w:date="2022-04-28T20:01:00Z">
            <w:rPr>
              <w:rFonts w:eastAsia="微软雅黑" w:cs="Times New Roman"/>
              <w:color w:val="333333"/>
              <w:sz w:val="18"/>
              <w:szCs w:val="18"/>
              <w:shd w:val="clear" w:color="auto" w:fill="FFFFFF"/>
            </w:rPr>
          </w:rPrChange>
        </w:rPr>
        <w:t xml:space="preserve"> Chinese).</w:t>
      </w:r>
      <w:bookmarkEnd w:id="355"/>
    </w:p>
    <w:p w14:paraId="283A252A" w14:textId="6997FD1F" w:rsidR="00D8731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362" w:name="_Ref98702896"/>
      <w:bookmarkStart w:id="363" w:name="jiang2018projections"/>
      <w:bookmarkEnd w:id="356"/>
      <w:r w:rsidRPr="0092011F">
        <w:rPr>
          <w:rFonts w:eastAsia="微软雅黑" w:cs="Times New Roman"/>
          <w:color w:val="333333"/>
          <w:sz w:val="18"/>
          <w:szCs w:val="18"/>
          <w:highlight w:val="yellow"/>
          <w:shd w:val="clear" w:color="auto" w:fill="FFFFFF"/>
          <w:rPrChange w:id="364" w:author="Owen" w:date="2022-04-28T20:01:00Z">
            <w:rPr>
              <w:rFonts w:eastAsia="微软雅黑" w:cs="Times New Roman"/>
              <w:color w:val="333333"/>
              <w:sz w:val="18"/>
              <w:szCs w:val="18"/>
              <w:shd w:val="clear" w:color="auto" w:fill="FFFFFF"/>
            </w:rPr>
          </w:rPrChange>
        </w:rPr>
        <w:t xml:space="preserve">Tong Jiang., </w:t>
      </w:r>
      <w:proofErr w:type="gramStart"/>
      <w:r w:rsidRPr="0092011F">
        <w:rPr>
          <w:rFonts w:eastAsia="微软雅黑" w:cs="Times New Roman"/>
          <w:color w:val="333333"/>
          <w:sz w:val="18"/>
          <w:szCs w:val="18"/>
          <w:highlight w:val="yellow"/>
          <w:shd w:val="clear" w:color="auto" w:fill="FFFFFF"/>
          <w:rPrChange w:id="365" w:author="Owen" w:date="2022-04-28T20:01:00Z">
            <w:rPr>
              <w:rFonts w:eastAsia="微软雅黑" w:cs="Times New Roman"/>
              <w:color w:val="333333"/>
              <w:sz w:val="18"/>
              <w:szCs w:val="18"/>
              <w:shd w:val="clear" w:color="auto" w:fill="FFFFFF"/>
            </w:rPr>
          </w:rPrChange>
        </w:rPr>
        <w:t>et al.(</w:t>
      </w:r>
      <w:proofErr w:type="gramEnd"/>
      <w:r w:rsidRPr="0092011F">
        <w:rPr>
          <w:rFonts w:eastAsia="微软雅黑" w:cs="Times New Roman"/>
          <w:color w:val="333333"/>
          <w:sz w:val="18"/>
          <w:szCs w:val="18"/>
          <w:highlight w:val="yellow"/>
          <w:shd w:val="clear" w:color="auto" w:fill="FFFFFF"/>
          <w:rPrChange w:id="366" w:author="Owen" w:date="2022-04-28T20:01:00Z">
            <w:rPr>
              <w:rFonts w:eastAsia="微软雅黑" w:cs="Times New Roman"/>
              <w:color w:val="333333"/>
              <w:sz w:val="18"/>
              <w:szCs w:val="18"/>
              <w:shd w:val="clear" w:color="auto" w:fill="FFFFFF"/>
            </w:rPr>
          </w:rPrChange>
        </w:rPr>
        <w:t>2018).Projections of economic changes in China and sub-provinces under shared socio-economic pathways[J]</w:t>
      </w:r>
      <w:bookmarkEnd w:id="362"/>
      <w:r w:rsidRPr="0092011F">
        <w:rPr>
          <w:rFonts w:eastAsia="微软雅黑" w:cs="Times New Roman"/>
          <w:color w:val="333333"/>
          <w:sz w:val="18"/>
          <w:szCs w:val="18"/>
          <w:highlight w:val="yellow"/>
          <w:shd w:val="clear" w:color="auto" w:fill="FFFFFF"/>
          <w:rPrChange w:id="367" w:author="Owen" w:date="2022-04-28T20:01:00Z">
            <w:rPr>
              <w:rFonts w:eastAsia="微软雅黑" w:cs="Times New Roman"/>
              <w:color w:val="333333"/>
              <w:sz w:val="18"/>
              <w:szCs w:val="18"/>
              <w:shd w:val="clear" w:color="auto" w:fill="FFFFFF"/>
            </w:rPr>
          </w:rPrChange>
        </w:rPr>
        <w:t xml:space="preserve"> . Advances in Climate Change Research. (</w:t>
      </w:r>
      <w:proofErr w:type="gramStart"/>
      <w:r w:rsidRPr="0092011F">
        <w:rPr>
          <w:rFonts w:eastAsia="微软雅黑" w:cs="Times New Roman"/>
          <w:color w:val="333333"/>
          <w:sz w:val="18"/>
          <w:szCs w:val="18"/>
          <w:highlight w:val="yellow"/>
          <w:shd w:val="clear" w:color="auto" w:fill="FFFFFF"/>
          <w:rPrChange w:id="368" w:author="Owen" w:date="2022-04-28T20:01:00Z">
            <w:rPr>
              <w:rFonts w:eastAsia="微软雅黑" w:cs="Times New Roman"/>
              <w:color w:val="333333"/>
              <w:sz w:val="18"/>
              <w:szCs w:val="18"/>
              <w:shd w:val="clear" w:color="auto" w:fill="FFFFFF"/>
            </w:rPr>
          </w:rPrChange>
        </w:rPr>
        <w:t>in</w:t>
      </w:r>
      <w:proofErr w:type="gramEnd"/>
      <w:r w:rsidRPr="0092011F">
        <w:rPr>
          <w:rFonts w:eastAsia="微软雅黑" w:cs="Times New Roman"/>
          <w:color w:val="333333"/>
          <w:sz w:val="18"/>
          <w:szCs w:val="18"/>
          <w:highlight w:val="yellow"/>
          <w:shd w:val="clear" w:color="auto" w:fill="FFFFFF"/>
          <w:rPrChange w:id="369" w:author="Owen" w:date="2022-04-28T20:01:00Z">
            <w:rPr>
              <w:rFonts w:eastAsia="微软雅黑" w:cs="Times New Roman"/>
              <w:color w:val="333333"/>
              <w:sz w:val="18"/>
              <w:szCs w:val="18"/>
              <w:shd w:val="clear" w:color="auto" w:fill="FFFFFF"/>
            </w:rPr>
          </w:rPrChange>
        </w:rPr>
        <w:t xml:space="preserve"> Chinese).</w:t>
      </w:r>
      <w:bookmarkEnd w:id="363"/>
    </w:p>
    <w:p w14:paraId="5C990C49" w14:textId="364011F2" w:rsidR="00CB2C6B" w:rsidRPr="00A92F40" w:rsidDel="001976AA" w:rsidRDefault="00CB2C6B" w:rsidP="00E77F57">
      <w:pPr>
        <w:widowControl/>
        <w:spacing w:line="240" w:lineRule="auto"/>
        <w:ind w:firstLineChars="0" w:firstLine="0"/>
        <w:rPr>
          <w:del w:id="370" w:author="Owen" w:date="2022-04-28T20:41:00Z"/>
          <w:rFonts w:eastAsia="微软雅黑" w:cs="Times New Roman"/>
          <w:color w:val="333333"/>
          <w:sz w:val="18"/>
          <w:szCs w:val="18"/>
          <w:shd w:val="clear" w:color="auto" w:fill="FFFFFF"/>
        </w:rPr>
      </w:pPr>
      <w:bookmarkStart w:id="371" w:name="l27luo2016spatial"/>
      <w:del w:id="372" w:author="Owen" w:date="2022-04-28T20:41:00Z">
        <w:r w:rsidRPr="00A92F40" w:rsidDel="001976AA">
          <w:rPr>
            <w:rFonts w:eastAsia="微软雅黑" w:cs="Times New Roman" w:hint="eastAsia"/>
            <w:color w:val="333333"/>
            <w:sz w:val="18"/>
            <w:szCs w:val="18"/>
            <w:shd w:val="clear" w:color="auto" w:fill="FFFFFF"/>
          </w:rPr>
          <w:delText>Wei Luo,Jaroslaw Jasiewicz,Tomasz Stepinski... &amp; Xuezhi Cang.(2016).Spatial association between dissection density and environmental factors over the entire conterminous United States. Geophysical Research Letters(2). doi:10.1002/2015GL066941.</w:delText>
        </w:r>
      </w:del>
    </w:p>
    <w:p w14:paraId="3144A356" w14:textId="77AA7948" w:rsidR="003B72A8" w:rsidRPr="00A92F40" w:rsidDel="001976AA" w:rsidRDefault="003B72A8" w:rsidP="00A92F40">
      <w:pPr>
        <w:widowControl/>
        <w:spacing w:line="240" w:lineRule="auto"/>
        <w:ind w:firstLineChars="0" w:firstLine="0"/>
        <w:rPr>
          <w:del w:id="373" w:author="Owen" w:date="2022-04-28T20:41:00Z"/>
          <w:rFonts w:eastAsia="微软雅黑" w:cs="Times New Roman" w:hint="eastAsia"/>
          <w:color w:val="333333"/>
          <w:sz w:val="18"/>
          <w:szCs w:val="18"/>
          <w:shd w:val="clear" w:color="auto" w:fill="FFFFFF"/>
        </w:rPr>
      </w:pPr>
      <w:bookmarkStart w:id="374" w:name="_Ref69850762"/>
      <w:bookmarkStart w:id="375" w:name="_Ref98870068"/>
      <w:bookmarkStart w:id="376" w:name="zheng2013the"/>
      <w:proofErr w:type="spellStart"/>
      <w:r w:rsidRPr="000E0256">
        <w:rPr>
          <w:rFonts w:eastAsia="微软雅黑" w:cs="Times New Roman"/>
          <w:color w:val="333333"/>
          <w:sz w:val="18"/>
          <w:szCs w:val="18"/>
          <w:highlight w:val="yellow"/>
          <w:shd w:val="clear" w:color="auto" w:fill="FFFFFF"/>
          <w:rPrChange w:id="377" w:author="Owen" w:date="2022-04-28T20:02:00Z">
            <w:rPr>
              <w:rFonts w:eastAsia="微软雅黑" w:cs="Times New Roman"/>
              <w:color w:val="333333"/>
              <w:sz w:val="18"/>
              <w:szCs w:val="18"/>
              <w:shd w:val="clear" w:color="auto" w:fill="FFFFFF"/>
            </w:rPr>
          </w:rPrChange>
        </w:rPr>
        <w:t>XinQI</w:t>
      </w:r>
      <w:proofErr w:type="spellEnd"/>
      <w:r w:rsidRPr="000E0256">
        <w:rPr>
          <w:rFonts w:eastAsia="微软雅黑" w:cs="Times New Roman"/>
          <w:color w:val="333333"/>
          <w:sz w:val="18"/>
          <w:szCs w:val="18"/>
          <w:highlight w:val="yellow"/>
          <w:shd w:val="clear" w:color="auto" w:fill="FFFFFF"/>
          <w:rPrChange w:id="378" w:author="Owen" w:date="2022-04-28T20:02:00Z">
            <w:rPr>
              <w:rFonts w:eastAsia="微软雅黑" w:cs="Times New Roman"/>
              <w:color w:val="333333"/>
              <w:sz w:val="18"/>
              <w:szCs w:val="18"/>
              <w:shd w:val="clear" w:color="auto" w:fill="FFFFFF"/>
            </w:rPr>
          </w:rPrChange>
        </w:rPr>
        <w:t xml:space="preserve"> Zheng </w:t>
      </w:r>
      <w:proofErr w:type="gramStart"/>
      <w:r w:rsidRPr="000E0256">
        <w:rPr>
          <w:rFonts w:eastAsia="微软雅黑" w:cs="Times New Roman"/>
          <w:color w:val="333333"/>
          <w:sz w:val="18"/>
          <w:szCs w:val="18"/>
          <w:highlight w:val="yellow"/>
          <w:shd w:val="clear" w:color="auto" w:fill="FFFFFF"/>
          <w:rPrChange w:id="379" w:author="Owen" w:date="2022-04-28T20:02:00Z">
            <w:rPr>
              <w:rFonts w:eastAsia="微软雅黑" w:cs="Times New Roman"/>
              <w:color w:val="333333"/>
              <w:sz w:val="18"/>
              <w:szCs w:val="18"/>
              <w:shd w:val="clear" w:color="auto" w:fill="FFFFFF"/>
            </w:rPr>
          </w:rPrChange>
        </w:rPr>
        <w:t>et al.(</w:t>
      </w:r>
      <w:proofErr w:type="gramEnd"/>
      <w:r w:rsidRPr="000E0256">
        <w:rPr>
          <w:rFonts w:eastAsia="微软雅黑" w:cs="Times New Roman"/>
          <w:color w:val="333333"/>
          <w:sz w:val="18"/>
          <w:szCs w:val="18"/>
          <w:highlight w:val="yellow"/>
          <w:shd w:val="clear" w:color="auto" w:fill="FFFFFF"/>
          <w:rPrChange w:id="380" w:author="Owen" w:date="2022-04-28T20:02:00Z">
            <w:rPr>
              <w:rFonts w:eastAsia="微软雅黑" w:cs="Times New Roman"/>
              <w:color w:val="333333"/>
              <w:sz w:val="18"/>
              <w:szCs w:val="18"/>
              <w:shd w:val="clear" w:color="auto" w:fill="FFFFFF"/>
            </w:rPr>
          </w:rPrChange>
        </w:rPr>
        <w:t xml:space="preserve">2013).The Limiting Scale of Urban Land Growth in </w:t>
      </w:r>
      <w:proofErr w:type="spellStart"/>
      <w:r w:rsidRPr="000E0256">
        <w:rPr>
          <w:rFonts w:eastAsia="微软雅黑" w:cs="Times New Roman"/>
          <w:color w:val="333333"/>
          <w:sz w:val="18"/>
          <w:szCs w:val="18"/>
          <w:highlight w:val="yellow"/>
          <w:shd w:val="clear" w:color="auto" w:fill="FFFFFF"/>
          <w:rPrChange w:id="381" w:author="Owen" w:date="2022-04-28T20:02:00Z">
            <w:rPr>
              <w:rFonts w:eastAsia="微软雅黑" w:cs="Times New Roman"/>
              <w:color w:val="333333"/>
              <w:sz w:val="18"/>
              <w:szCs w:val="18"/>
              <w:shd w:val="clear" w:color="auto" w:fill="FFFFFF"/>
            </w:rPr>
          </w:rPrChange>
        </w:rPr>
        <w:t>China.China</w:t>
      </w:r>
      <w:proofErr w:type="spellEnd"/>
      <w:r w:rsidRPr="000E0256">
        <w:rPr>
          <w:rFonts w:eastAsia="微软雅黑" w:cs="Times New Roman"/>
          <w:color w:val="333333"/>
          <w:sz w:val="18"/>
          <w:szCs w:val="18"/>
          <w:highlight w:val="yellow"/>
          <w:shd w:val="clear" w:color="auto" w:fill="FFFFFF"/>
          <w:rPrChange w:id="382" w:author="Owen" w:date="2022-04-28T20:02:00Z">
            <w:rPr>
              <w:rFonts w:eastAsia="微软雅黑" w:cs="Times New Roman"/>
              <w:color w:val="333333"/>
              <w:sz w:val="18"/>
              <w:szCs w:val="18"/>
              <w:shd w:val="clear" w:color="auto" w:fill="FFFFFF"/>
            </w:rPr>
          </w:rPrChange>
        </w:rPr>
        <w:t xml:space="preserve"> Population, Resources and Environment</w:t>
      </w:r>
      <w:bookmarkEnd w:id="374"/>
      <w:r w:rsidRPr="000E0256">
        <w:rPr>
          <w:rFonts w:eastAsia="微软雅黑" w:cs="Times New Roman" w:hint="eastAsia"/>
          <w:color w:val="333333"/>
          <w:sz w:val="18"/>
          <w:szCs w:val="18"/>
          <w:highlight w:val="yellow"/>
          <w:shd w:val="clear" w:color="auto" w:fill="FFFFFF"/>
          <w:rPrChange w:id="383" w:author="Owen" w:date="2022-04-28T20:02:00Z">
            <w:rPr>
              <w:rFonts w:eastAsia="微软雅黑" w:cs="Times New Roman" w:hint="eastAsia"/>
              <w:color w:val="333333"/>
              <w:sz w:val="18"/>
              <w:szCs w:val="18"/>
              <w:shd w:val="clear" w:color="auto" w:fill="FFFFFF"/>
            </w:rPr>
          </w:rPrChange>
        </w:rPr>
        <w:t>.</w:t>
      </w:r>
      <w:r w:rsidRPr="000E0256">
        <w:rPr>
          <w:rFonts w:eastAsia="微软雅黑" w:cs="Times New Roman"/>
          <w:color w:val="333333"/>
          <w:sz w:val="18"/>
          <w:szCs w:val="18"/>
          <w:highlight w:val="yellow"/>
          <w:shd w:val="clear" w:color="auto" w:fill="FFFFFF"/>
          <w:rPrChange w:id="384" w:author="Owen" w:date="2022-04-28T20:02:00Z">
            <w:rPr>
              <w:rFonts w:eastAsia="微软雅黑" w:cs="Times New Roman"/>
              <w:color w:val="333333"/>
              <w:sz w:val="18"/>
              <w:szCs w:val="18"/>
              <w:shd w:val="clear" w:color="auto" w:fill="FFFFFF"/>
            </w:rPr>
          </w:rPrChange>
        </w:rPr>
        <w:t xml:space="preserve"> (</w:t>
      </w:r>
      <w:proofErr w:type="gramStart"/>
      <w:r w:rsidRPr="000E0256">
        <w:rPr>
          <w:rFonts w:eastAsia="微软雅黑" w:cs="Times New Roman"/>
          <w:color w:val="333333"/>
          <w:sz w:val="18"/>
          <w:szCs w:val="18"/>
          <w:highlight w:val="yellow"/>
          <w:shd w:val="clear" w:color="auto" w:fill="FFFFFF"/>
          <w:rPrChange w:id="385" w:author="Owen" w:date="2022-04-28T20:02:00Z">
            <w:rPr>
              <w:rFonts w:eastAsia="微软雅黑" w:cs="Times New Roman"/>
              <w:color w:val="333333"/>
              <w:sz w:val="18"/>
              <w:szCs w:val="18"/>
              <w:shd w:val="clear" w:color="auto" w:fill="FFFFFF"/>
            </w:rPr>
          </w:rPrChange>
        </w:rPr>
        <w:t>in</w:t>
      </w:r>
      <w:proofErr w:type="gramEnd"/>
      <w:r w:rsidRPr="000E0256">
        <w:rPr>
          <w:rFonts w:eastAsia="微软雅黑" w:cs="Times New Roman"/>
          <w:color w:val="333333"/>
          <w:sz w:val="18"/>
          <w:szCs w:val="18"/>
          <w:highlight w:val="yellow"/>
          <w:shd w:val="clear" w:color="auto" w:fill="FFFFFF"/>
          <w:rPrChange w:id="386" w:author="Owen" w:date="2022-04-28T20:02:00Z">
            <w:rPr>
              <w:rFonts w:eastAsia="微软雅黑" w:cs="Times New Roman"/>
              <w:color w:val="333333"/>
              <w:sz w:val="18"/>
              <w:szCs w:val="18"/>
              <w:shd w:val="clear" w:color="auto" w:fill="FFFFFF"/>
            </w:rPr>
          </w:rPrChange>
        </w:rPr>
        <w:t xml:space="preserve"> Chinese).</w:t>
      </w:r>
      <w:bookmarkEnd w:id="375"/>
    </w:p>
    <w:p w14:paraId="5C48C257" w14:textId="5A2270EE" w:rsidR="00EF30EF" w:rsidRPr="00A92F40" w:rsidDel="001976AA" w:rsidRDefault="00EF30EF" w:rsidP="00A92F40">
      <w:pPr>
        <w:widowControl/>
        <w:spacing w:line="240" w:lineRule="auto"/>
        <w:ind w:firstLineChars="0" w:firstLine="0"/>
        <w:rPr>
          <w:del w:id="387" w:author="Owen" w:date="2022-04-28T20:41:00Z"/>
          <w:rFonts w:eastAsia="微软雅黑" w:cs="Times New Roman"/>
          <w:color w:val="333333"/>
          <w:sz w:val="18"/>
          <w:szCs w:val="18"/>
          <w:shd w:val="clear" w:color="auto" w:fill="FFFFFF"/>
        </w:rPr>
      </w:pPr>
      <w:bookmarkStart w:id="388" w:name="_Ref98702305"/>
      <w:bookmarkStart w:id="389" w:name="l33xu2020environmental"/>
      <w:bookmarkEnd w:id="376"/>
      <w:del w:id="390" w:author="Owen" w:date="2022-04-28T20:41:00Z">
        <w:r w:rsidRPr="00A92F40" w:rsidDel="001976AA">
          <w:rPr>
            <w:rFonts w:eastAsia="微软雅黑" w:cs="Times New Roman"/>
            <w:color w:val="333333"/>
            <w:sz w:val="18"/>
            <w:szCs w:val="18"/>
            <w:shd w:val="clear" w:color="auto" w:fill="FFFFFF"/>
          </w:rPr>
          <w:delText>Xu Xiaocong and Zhang Yuanying and Chen Yimin</w:delText>
        </w:r>
        <w:bookmarkEnd w:id="388"/>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(2020).Environmental Management; Findings from Sun Yat-sen University Provide New Insights into Environmental Management (Projecting China's future water footprint under the shared socio-economic pathways). Ecology Environment &amp; Conservation.</w:delText>
        </w:r>
      </w:del>
    </w:p>
    <w:p w14:paraId="45771B96" w14:textId="3ADA07D5" w:rsidR="00EF30EF" w:rsidRPr="00A92F40" w:rsidDel="001976AA" w:rsidRDefault="00D8731F" w:rsidP="00E77F57">
      <w:pPr>
        <w:widowControl/>
        <w:spacing w:line="240" w:lineRule="auto"/>
        <w:ind w:firstLineChars="0" w:firstLine="0"/>
        <w:rPr>
          <w:del w:id="391" w:author="Owen" w:date="2022-04-28T20:41:00Z"/>
          <w:rFonts w:eastAsia="微软雅黑" w:cs="Times New Roman"/>
          <w:color w:val="333333"/>
          <w:sz w:val="18"/>
          <w:szCs w:val="18"/>
          <w:shd w:val="clear" w:color="auto" w:fill="FFFFFF"/>
        </w:rPr>
      </w:pPr>
      <w:bookmarkStart w:id="392" w:name="fang2019spatio"/>
      <w:bookmarkEnd w:id="389"/>
      <w:del w:id="393" w:author="Owen" w:date="2022-04-28T20:41:00Z">
        <w:r w:rsidRPr="00A92F40" w:rsidDel="001976AA">
          <w:rPr>
            <w:rFonts w:eastAsia="微软雅黑" w:cs="Times New Roman" w:hint="eastAsia"/>
            <w:color w:val="333333"/>
            <w:sz w:val="18"/>
            <w:szCs w:val="18"/>
            <w:shd w:val="clear" w:color="auto" w:fill="FFFFFF"/>
          </w:rPr>
          <w:delText>Yan Ru Fang,Songbo Li,Yixuan Zhang &amp; Guang Hui Xie.(2019).Spatio-temporal distribution of sewage sludge, its methane production potential, and a greenhouse gas emissions analysis. Journal of Cleaner Production(C). doi:10.1016/j.jclepro.2019.117895.</w:delText>
        </w:r>
      </w:del>
    </w:p>
    <w:p w14:paraId="5D716C12" w14:textId="419A7D29" w:rsidR="00EC4164" w:rsidRPr="00A92F40" w:rsidDel="001976AA" w:rsidRDefault="00EC4164" w:rsidP="00A92F40">
      <w:pPr>
        <w:widowControl/>
        <w:spacing w:line="240" w:lineRule="auto"/>
        <w:ind w:firstLineChars="0" w:firstLine="0"/>
        <w:rPr>
          <w:del w:id="394" w:author="Owen" w:date="2022-04-28T20:41:00Z"/>
          <w:rFonts w:eastAsia="微软雅黑" w:cs="Times New Roman"/>
          <w:color w:val="333333"/>
          <w:sz w:val="18"/>
          <w:szCs w:val="18"/>
          <w:shd w:val="clear" w:color="auto" w:fill="FFFFFF"/>
        </w:rPr>
      </w:pPr>
      <w:bookmarkStart w:id="395" w:name="_Ref98705559"/>
      <w:bookmarkStart w:id="396" w:name="l3"/>
      <w:bookmarkStart w:id="397" w:name="yangguang"/>
      <w:bookmarkEnd w:id="324"/>
      <w:bookmarkEnd w:id="371"/>
      <w:bookmarkEnd w:id="392"/>
      <w:del w:id="398" w:author="Owen" w:date="2022-04-28T20:41:00Z">
        <w:r w:rsidRPr="00A92F40" w:rsidDel="001976AA">
          <w:rPr>
            <w:rFonts w:eastAsia="微软雅黑" w:cs="Times New Roman"/>
            <w:color w:val="333333"/>
            <w:sz w:val="18"/>
            <w:szCs w:val="18"/>
            <w:shd w:val="clear" w:color="auto" w:fill="FFFFFF"/>
          </w:rPr>
          <w:delText>Yang Guang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Zhang Guangming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Wang Hongchen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Current state of sludge production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management</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treatment and disposal in China[J]</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Water research</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2015</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78:60-73.</w:delText>
        </w:r>
        <w:bookmarkEnd w:id="395"/>
        <w:r w:rsidRPr="00A92F40" w:rsidDel="001976AA">
          <w:rPr>
            <w:rFonts w:eastAsia="微软雅黑" w:cs="Times New Roman"/>
            <w:color w:val="333333"/>
            <w:sz w:val="18"/>
            <w:szCs w:val="18"/>
            <w:shd w:val="clear" w:color="auto" w:fill="FFFFFF"/>
          </w:rPr>
          <w:delText xml:space="preserve"> </w:delText>
        </w:r>
        <w:bookmarkEnd w:id="396"/>
      </w:del>
    </w:p>
    <w:p w14:paraId="478DB475" w14:textId="1D8105A5" w:rsidR="008624D9" w:rsidRPr="00A92F40" w:rsidDel="001976AA" w:rsidRDefault="008624D9" w:rsidP="008624D9">
      <w:pPr>
        <w:widowControl/>
        <w:spacing w:line="240" w:lineRule="auto"/>
        <w:ind w:firstLineChars="0" w:firstLine="0"/>
        <w:rPr>
          <w:del w:id="399" w:author="Owen" w:date="2022-04-28T20:41:00Z"/>
          <w:rFonts w:eastAsia="微软雅黑" w:cs="Times New Roman"/>
          <w:color w:val="333333"/>
          <w:sz w:val="18"/>
          <w:szCs w:val="18"/>
          <w:shd w:val="clear" w:color="auto" w:fill="FFFFFF"/>
        </w:rPr>
      </w:pPr>
      <w:bookmarkStart w:id="400" w:name="l10"/>
      <w:bookmarkEnd w:id="397"/>
      <w:del w:id="401" w:author="Owen" w:date="2022-04-28T20:41:00Z">
        <w:r w:rsidRPr="00A92F40" w:rsidDel="001976AA">
          <w:rPr>
            <w:rFonts w:eastAsia="微软雅黑" w:cs="Times New Roman" w:hint="eastAsia"/>
            <w:color w:val="333333"/>
            <w:sz w:val="18"/>
            <w:szCs w:val="18"/>
            <w:shd w:val="clear" w:color="auto" w:fill="FFFFFF"/>
          </w:rPr>
          <w:delText>Yang Xu,Anastacia Rochelle Naidoo,Xu-Feng Zhang &amp; Xiang-Zhou Meng.(2019).Optimizing sampling strategy for Chinese National Sewage Sludge Survey (CNSSS) based on urban agglomeration, wastewater treatment process, and treatment capacity. Science of the Total Environment(C). doi:10.1016/j.scitotenv.2019.133998.</w:delText>
        </w:r>
      </w:del>
    </w:p>
    <w:p w14:paraId="12F7A7CF" w14:textId="136593B6" w:rsidR="008624D9" w:rsidRPr="00A92F40" w:rsidDel="001976AA" w:rsidRDefault="008624D9" w:rsidP="008624D9">
      <w:pPr>
        <w:widowControl/>
        <w:spacing w:line="240" w:lineRule="auto"/>
        <w:ind w:firstLineChars="0" w:firstLine="0"/>
        <w:rPr>
          <w:del w:id="402" w:author="Owen" w:date="2022-04-28T20:41:00Z"/>
          <w:rFonts w:eastAsia="微软雅黑" w:cs="Times New Roman"/>
          <w:color w:val="333333"/>
          <w:sz w:val="18"/>
          <w:szCs w:val="18"/>
          <w:shd w:val="clear" w:color="auto" w:fill="FFFFFF"/>
        </w:rPr>
      </w:pPr>
      <w:bookmarkStart w:id="403" w:name="l7"/>
      <w:bookmarkEnd w:id="400"/>
      <w:del w:id="404" w:author="Owen" w:date="2022-04-28T20:41:00Z">
        <w:r w:rsidRPr="00A92F40" w:rsidDel="001976AA">
          <w:rPr>
            <w:rFonts w:eastAsia="微软雅黑" w:cs="Times New Roman" w:hint="eastAsia"/>
            <w:color w:val="333333"/>
            <w:sz w:val="18"/>
            <w:szCs w:val="18"/>
            <w:shd w:val="clear" w:color="auto" w:fill="FFFFFF"/>
          </w:rPr>
          <w:delText>Yong Geng,Meiling Wang,Joseph Sarkis... &amp; Huijuan Dong.(2014).Spatial-temporal patterns and driving factors for industrial wastewater emission in China. Journal of Cleaner Production. doi:10.1016/j.jclepro.2014.04.047.</w:delText>
        </w:r>
      </w:del>
    </w:p>
    <w:p w14:paraId="576E7460" w14:textId="44E3BBAB" w:rsidR="00F77A69" w:rsidRPr="00A92F40" w:rsidDel="001976AA" w:rsidRDefault="00F77A69" w:rsidP="008624D9">
      <w:pPr>
        <w:widowControl/>
        <w:spacing w:line="240" w:lineRule="auto"/>
        <w:ind w:firstLineChars="0" w:firstLine="0"/>
        <w:rPr>
          <w:del w:id="405" w:author="Owen" w:date="2022-04-28T20:41:00Z"/>
          <w:rFonts w:eastAsia="微软雅黑" w:cs="Times New Roman"/>
          <w:color w:val="333333"/>
          <w:sz w:val="18"/>
          <w:szCs w:val="18"/>
          <w:shd w:val="clear" w:color="auto" w:fill="FFFFFF"/>
        </w:rPr>
      </w:pPr>
      <w:bookmarkStart w:id="406" w:name="l18younes2015prediction"/>
      <w:del w:id="407" w:author="Owen" w:date="2022-04-28T20:41:00Z">
        <w:r w:rsidRPr="00A92F40" w:rsidDel="001976AA">
          <w:rPr>
            <w:rFonts w:eastAsia="微软雅黑" w:cs="Times New Roman" w:hint="eastAsia"/>
            <w:color w:val="333333"/>
            <w:sz w:val="18"/>
            <w:szCs w:val="18"/>
            <w:shd w:val="clear" w:color="auto" w:fill="FFFFFF"/>
          </w:rPr>
          <w:delText>Younes Mohammad K,Nopiah Z M,Basri N E Ahmad... &amp; Maulud K N A.(2015).Prediction of municipal solid waste generation using nonlinear autoregressive network.. Environmental monitoring and assessment(12). doi:10.1007/s10661-015-4977-5.</w:delText>
        </w:r>
      </w:del>
    </w:p>
    <w:p w14:paraId="5C93718A" w14:textId="1C32DC3C" w:rsidR="004D7ED4" w:rsidRPr="00A92F40" w:rsidDel="001976AA" w:rsidRDefault="004D7ED4" w:rsidP="008624D9">
      <w:pPr>
        <w:widowControl/>
        <w:spacing w:line="240" w:lineRule="auto"/>
        <w:ind w:firstLineChars="0" w:firstLine="0"/>
        <w:rPr>
          <w:del w:id="408" w:author="Owen" w:date="2022-04-28T20:41:00Z"/>
          <w:rFonts w:eastAsia="微软雅黑" w:cs="Times New Roman"/>
          <w:color w:val="333333"/>
          <w:sz w:val="18"/>
          <w:szCs w:val="18"/>
          <w:shd w:val="clear" w:color="auto" w:fill="FFFFFF"/>
        </w:rPr>
      </w:pPr>
      <w:bookmarkStart w:id="409" w:name="yu2021deep"/>
      <w:del w:id="410" w:author="Owen" w:date="2022-04-28T20:41:00Z">
        <w:r w:rsidRPr="00A92F40" w:rsidDel="001976AA">
          <w:rPr>
            <w:rFonts w:eastAsia="微软雅黑" w:cs="Times New Roman" w:hint="eastAsia"/>
            <w:color w:val="333333"/>
            <w:sz w:val="18"/>
            <w:szCs w:val="18"/>
            <w:shd w:val="clear" w:color="auto" w:fill="FFFFFF"/>
          </w:rPr>
          <w:delText>Yu Fubo,Wei Changhong,Deng Peng,Peng Ting &amp; Hu Xiangang.(2021).Deep exploration of random forest model boosts the interpretability of machine learning studies of complicated immune responses and lung burden of nanoparticles.. Science advances(22). doi:10.1126/SCIADV.ABF4130.</w:delText>
        </w:r>
        <w:bookmarkEnd w:id="409"/>
      </w:del>
    </w:p>
    <w:p w14:paraId="1B8E77C8" w14:textId="0EDD5AE3" w:rsidR="00E77F57" w:rsidRPr="00A92F40" w:rsidDel="001976AA" w:rsidRDefault="00E77F57" w:rsidP="00A92F40">
      <w:pPr>
        <w:widowControl/>
        <w:spacing w:line="240" w:lineRule="auto"/>
        <w:ind w:firstLineChars="0" w:firstLine="0"/>
        <w:rPr>
          <w:del w:id="411" w:author="Owen" w:date="2022-04-28T20:41:00Z"/>
          <w:rFonts w:eastAsia="微软雅黑" w:cs="Times New Roman"/>
          <w:color w:val="333333"/>
          <w:sz w:val="18"/>
          <w:szCs w:val="18"/>
          <w:shd w:val="clear" w:color="auto" w:fill="FFFFFF"/>
        </w:rPr>
      </w:pPr>
      <w:bookmarkStart w:id="412" w:name="_Ref98700865"/>
      <w:bookmarkStart w:id="413" w:name="l14"/>
      <w:bookmarkEnd w:id="406"/>
      <w:del w:id="414" w:author="Owen" w:date="2022-04-28T20:41:00Z">
        <w:r w:rsidRPr="00A92F40" w:rsidDel="001976AA">
          <w:rPr>
            <w:rFonts w:eastAsia="微软雅黑" w:cs="Times New Roman"/>
            <w:color w:val="333333"/>
            <w:sz w:val="18"/>
            <w:szCs w:val="18"/>
            <w:shd w:val="clear" w:color="auto" w:fill="FFFFFF"/>
          </w:rPr>
          <w:delText>Yu, J.; Tian, N.; Wang, K.; Ren, Y. Analysis and discussion of sludge disposal and treatment of sewage treatment plants in China. Chin. J. Environ. Eng. 2007, 1, 5.</w:delText>
        </w:r>
        <w:bookmarkEnd w:id="412"/>
      </w:del>
    </w:p>
    <w:p w14:paraId="24454B71" w14:textId="3E45BF4C" w:rsidR="00BB4B65" w:rsidDel="001976AA" w:rsidRDefault="00CB2C6B" w:rsidP="00E33579">
      <w:pPr>
        <w:widowControl/>
        <w:spacing w:line="240" w:lineRule="auto"/>
        <w:ind w:firstLineChars="0" w:firstLine="0"/>
        <w:rPr>
          <w:del w:id="415" w:author="Owen" w:date="2022-04-28T20:41:00Z"/>
          <w:rFonts w:eastAsia="微软雅黑" w:cs="Times New Roman"/>
          <w:color w:val="333333"/>
          <w:sz w:val="18"/>
          <w:szCs w:val="18"/>
          <w:shd w:val="clear" w:color="auto" w:fill="FFFFFF"/>
        </w:rPr>
      </w:pPr>
      <w:bookmarkStart w:id="416" w:name="l29zhang2021modelling"/>
      <w:del w:id="417" w:author="Owen" w:date="2022-04-28T20:41:00Z">
        <w:r w:rsidRPr="00A92F40" w:rsidDel="001976AA">
          <w:rPr>
            <w:rFonts w:eastAsia="微软雅黑" w:cs="Times New Roman" w:hint="eastAsia"/>
            <w:color w:val="333333"/>
            <w:sz w:val="18"/>
            <w:szCs w:val="18"/>
            <w:shd w:val="clear" w:color="auto" w:fill="FFFFFF"/>
          </w:rPr>
          <w:delText>Zhang Xiaoxin,Yi Yujun,Yang Ying,Liu Hongxi &amp; Yang Zhifeng.(2021).Modelling phosphorus loading to the largest shallow lake in northern China in different shared socioeconomic pathways. Journal of Cleaner Production. doi:10.1016/J.JCLEPRO.2021.126537.</w:delText>
        </w:r>
        <w:bookmarkEnd w:id="315"/>
        <w:bookmarkEnd w:id="316"/>
        <w:bookmarkEnd w:id="403"/>
        <w:bookmarkEnd w:id="413"/>
        <w:bookmarkEnd w:id="416"/>
      </w:del>
    </w:p>
    <w:p w14:paraId="6D2AE387" w14:textId="6D9B2626" w:rsidR="00946FFC" w:rsidRPr="00A50499" w:rsidDel="001976AA" w:rsidRDefault="00946FFC" w:rsidP="00A50499">
      <w:pPr>
        <w:widowControl/>
        <w:spacing w:line="240" w:lineRule="auto"/>
        <w:ind w:firstLineChars="0" w:firstLine="0"/>
        <w:rPr>
          <w:del w:id="418" w:author="Owen" w:date="2022-04-28T20:41:00Z"/>
          <w:rFonts w:eastAsia="微软雅黑"/>
          <w:color w:val="333333"/>
          <w:sz w:val="18"/>
          <w:szCs w:val="18"/>
          <w:shd w:val="clear" w:color="auto" w:fill="FFFFFF"/>
        </w:rPr>
      </w:pPr>
      <w:del w:id="419" w:author="Owen" w:date="2022-04-28T20:41:00Z">
        <w:r w:rsidRPr="00A50499" w:rsidDel="001976AA">
          <w:rPr>
            <w:rFonts w:eastAsia="微软雅黑" w:cs="Times New Roman"/>
            <w:color w:val="333333"/>
            <w:sz w:val="18"/>
            <w:szCs w:val="18"/>
            <w:shd w:val="clear" w:color="auto" w:fill="FFFFFF"/>
          </w:rPr>
          <w:delText>Corominas L, Foley J, Guest JS et al. Life cycle assessment applied to wastewater treatment: State of the art. Water Research. 2013, 47(15):5480-5492.</w:delText>
        </w:r>
      </w:del>
    </w:p>
    <w:p w14:paraId="573738EC" w14:textId="0A5ABBFF" w:rsidR="00946FFC" w:rsidRPr="00A50499" w:rsidDel="001976AA" w:rsidRDefault="00946FFC" w:rsidP="00A50499">
      <w:pPr>
        <w:widowControl/>
        <w:spacing w:line="240" w:lineRule="auto"/>
        <w:ind w:firstLineChars="0" w:firstLine="0"/>
        <w:rPr>
          <w:del w:id="420" w:author="Owen" w:date="2022-04-28T20:41:00Z"/>
          <w:rFonts w:eastAsia="微软雅黑"/>
          <w:color w:val="333333"/>
          <w:sz w:val="18"/>
          <w:szCs w:val="18"/>
          <w:shd w:val="clear" w:color="auto" w:fill="FFFFFF"/>
        </w:rPr>
      </w:pPr>
      <w:del w:id="421" w:author="Owen" w:date="2022-04-28T20:41:00Z">
        <w:r w:rsidRPr="00A50499" w:rsidDel="001976AA">
          <w:rPr>
            <w:rFonts w:eastAsia="微软雅黑" w:cs="Times New Roman"/>
            <w:color w:val="333333"/>
            <w:sz w:val="18"/>
            <w:szCs w:val="18"/>
            <w:shd w:val="clear" w:color="auto" w:fill="FFFFFF"/>
          </w:rPr>
          <w:delText>Arias A, Feijoo G, Moreira FMT. Benchmarking environmental and economic indicators of sludge management alternatives aimed at enhanced energy efficiency and nutrient recovery. Journal of environmental management, 2020, (9): 111594. https://www.sciencedirect.com/science/article/pii/S030147972031519X#bib52</w:delText>
        </w:r>
      </w:del>
    </w:p>
    <w:p w14:paraId="18EF0B97" w14:textId="77777777" w:rsidR="00946FFC" w:rsidRPr="00946FFC" w:rsidRDefault="00946FFC" w:rsidP="00E33579">
      <w:pPr>
        <w:widowControl/>
        <w:spacing w:line="240" w:lineRule="auto"/>
        <w:ind w:firstLineChars="0" w:firstLine="0"/>
        <w:rPr>
          <w:rFonts w:eastAsia="微软雅黑" w:cs="Times New Roman"/>
          <w:color w:val="333333"/>
          <w:sz w:val="18"/>
          <w:szCs w:val="18"/>
          <w:shd w:val="clear" w:color="auto" w:fill="FFFFFF"/>
        </w:rPr>
      </w:pPr>
    </w:p>
    <w:sectPr w:rsidR="00946FFC" w:rsidRPr="00946FFC" w:rsidSect="00B97A66">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ANG HONGTAO" w:date="2022-04-26T23:06:00Z" w:initials="WH">
    <w:p w14:paraId="2D2C00AD" w14:textId="14D2F9B8" w:rsidR="00A8056A" w:rsidRDefault="00A8056A">
      <w:pPr>
        <w:pStyle w:val="a8"/>
        <w:ind w:firstLine="420"/>
      </w:pPr>
      <w:r>
        <w:rPr>
          <w:rStyle w:val="a7"/>
        </w:rPr>
        <w:annotationRef/>
      </w:r>
      <w:r>
        <w:rPr>
          <w:rFonts w:hint="eastAsia"/>
        </w:rPr>
        <w:t>正文里面好像有用</w:t>
      </w:r>
      <w:r>
        <w:rPr>
          <w:rFonts w:cs="Times New Roman"/>
        </w:rPr>
        <w:t>Socioeconomic</w:t>
      </w:r>
      <w:r>
        <w:rPr>
          <w:rFonts w:cs="Times New Roman" w:hint="eastAsia"/>
        </w:rPr>
        <w:t>或</w:t>
      </w:r>
      <w:r>
        <w:rPr>
          <w:rFonts w:cs="Times New Roman"/>
        </w:rPr>
        <w:t>Socio</w:t>
      </w:r>
      <w:r>
        <w:rPr>
          <w:rFonts w:cs="Times New Roman" w:hint="eastAsia"/>
        </w:rPr>
        <w:t>-</w:t>
      </w:r>
      <w:r>
        <w:rPr>
          <w:rFonts w:cs="Times New Roman"/>
        </w:rPr>
        <w:t>economic</w:t>
      </w:r>
      <w:r>
        <w:rPr>
          <w:rFonts w:cs="Times New Roman" w:hint="eastAsia"/>
        </w:rPr>
        <w:t>，看是否需要统一？</w:t>
      </w:r>
    </w:p>
  </w:comment>
  <w:comment w:id="12" w:author="WANG HONGTAO" w:date="2022-04-26T22:53:00Z" w:initials="WH">
    <w:p w14:paraId="4B58AF5E" w14:textId="7B088F68" w:rsidR="00385261" w:rsidRDefault="00385261">
      <w:pPr>
        <w:pStyle w:val="a8"/>
        <w:ind w:firstLine="420"/>
      </w:pPr>
      <w:r>
        <w:rPr>
          <w:rStyle w:val="a7"/>
        </w:rPr>
        <w:annotationRef/>
      </w:r>
      <w:r>
        <w:rPr>
          <w:rFonts w:hint="eastAsia"/>
        </w:rPr>
        <w:t>建议可以加一个</w:t>
      </w:r>
      <w:r>
        <w:rPr>
          <w:rFonts w:hint="eastAsia"/>
        </w:rPr>
        <w:t>G</w:t>
      </w:r>
      <w:r>
        <w:t>A</w:t>
      </w:r>
      <w:r>
        <w:rPr>
          <w:rFonts w:hint="eastAsia"/>
        </w:rPr>
        <w:t>，虽然不是必须的，但是可能很有增分效果，尤其是论文本身亮点很多。</w:t>
      </w:r>
    </w:p>
  </w:comment>
  <w:comment w:id="20" w:author="WANG HONGTAO" w:date="2022-04-26T22:36:00Z" w:initials="WH">
    <w:p w14:paraId="76812F3E" w14:textId="3205F20A" w:rsidR="0086360C" w:rsidRDefault="0086360C">
      <w:pPr>
        <w:pStyle w:val="a8"/>
        <w:ind w:firstLine="420"/>
      </w:pPr>
      <w:r>
        <w:rPr>
          <w:rStyle w:val="a7"/>
        </w:rPr>
        <w:annotationRef/>
      </w:r>
      <w:r>
        <w:rPr>
          <w:rFonts w:hint="eastAsia"/>
        </w:rPr>
        <w:t>核对一下后面的文献，如果是张光明和王洪臣老师那篇</w:t>
      </w:r>
      <w:r>
        <w:rPr>
          <w:rFonts w:hint="eastAsia"/>
        </w:rPr>
        <w:t>2</w:t>
      </w:r>
      <w:r>
        <w:t>015</w:t>
      </w:r>
      <w:r>
        <w:rPr>
          <w:rFonts w:hint="eastAsia"/>
        </w:rPr>
        <w:t>年的</w:t>
      </w:r>
      <w:r>
        <w:rPr>
          <w:rFonts w:hint="eastAsia"/>
        </w:rPr>
        <w:t>W</w:t>
      </w:r>
      <w:r>
        <w:t>R</w:t>
      </w:r>
      <w:r>
        <w:rPr>
          <w:rFonts w:hint="eastAsia"/>
        </w:rPr>
        <w:t>，可能要写</w:t>
      </w:r>
      <w:r>
        <w:rPr>
          <w:rFonts w:hint="eastAsia"/>
        </w:rPr>
        <w:t>Y</w:t>
      </w:r>
      <w:r>
        <w:t>ang?</w:t>
      </w:r>
    </w:p>
  </w:comment>
  <w:comment w:id="75" w:author="WANG HONGTAO" w:date="2022-04-26T23:09:00Z" w:initials="WH">
    <w:p w14:paraId="7BAF9036" w14:textId="4B92CAFB" w:rsidR="00911112" w:rsidRDefault="00911112">
      <w:pPr>
        <w:pStyle w:val="a8"/>
        <w:ind w:firstLine="420"/>
      </w:pPr>
      <w:r>
        <w:rPr>
          <w:rStyle w:val="a7"/>
        </w:rPr>
        <w:annotationRef/>
      </w:r>
      <w:r w:rsidR="002E52D4">
        <w:t>s</w:t>
      </w:r>
      <w:r>
        <w:rPr>
          <w:rFonts w:hint="eastAsia"/>
        </w:rPr>
        <w:t>ources</w:t>
      </w:r>
      <w:r>
        <w:t>?</w:t>
      </w:r>
    </w:p>
  </w:comment>
  <w:comment w:id="83" w:author="WANG HONGTAO" w:date="2022-04-26T23:11:00Z" w:initials="WH">
    <w:p w14:paraId="1E84E9EC" w14:textId="04D3377D" w:rsidR="00E163ED" w:rsidRDefault="00E163ED">
      <w:pPr>
        <w:pStyle w:val="a8"/>
        <w:ind w:firstLine="420"/>
      </w:pPr>
      <w:r>
        <w:rPr>
          <w:rStyle w:val="a7"/>
        </w:rPr>
        <w:annotationRef/>
      </w:r>
      <w:r>
        <w:rPr>
          <w:rFonts w:hint="eastAsia"/>
        </w:rPr>
        <w:t>2</w:t>
      </w:r>
      <w:r>
        <w:t>018</w:t>
      </w:r>
      <w:r>
        <w:rPr>
          <w:rFonts w:hint="eastAsia"/>
        </w:rPr>
        <w:t>年的年鉴是</w:t>
      </w:r>
      <w:r>
        <w:rPr>
          <w:rFonts w:hint="eastAsia"/>
        </w:rPr>
        <w:t>2</w:t>
      </w:r>
      <w:r>
        <w:t>017</w:t>
      </w:r>
      <w:r>
        <w:rPr>
          <w:rFonts w:hint="eastAsia"/>
        </w:rPr>
        <w:t>年的数据对吗？后面如果</w:t>
      </w:r>
      <w:r w:rsidR="00287D90">
        <w:rPr>
          <w:rFonts w:hint="eastAsia"/>
        </w:rPr>
        <w:t>说的是</w:t>
      </w:r>
      <w:r>
        <w:rPr>
          <w:rFonts w:hint="eastAsia"/>
        </w:rPr>
        <w:t>2</w:t>
      </w:r>
      <w:r>
        <w:t>017</w:t>
      </w:r>
      <w:r>
        <w:rPr>
          <w:rFonts w:hint="eastAsia"/>
        </w:rPr>
        <w:t>年的数据，建议这里提一下。</w:t>
      </w:r>
    </w:p>
  </w:comment>
  <w:comment w:id="91" w:author="WANG HONGTAO" w:date="2022-04-26T22:46:00Z" w:initials="WH">
    <w:p w14:paraId="4CE56656" w14:textId="77777777" w:rsidR="00C9449B" w:rsidRDefault="00C9449B" w:rsidP="00C9449B">
      <w:pPr>
        <w:pStyle w:val="a8"/>
        <w:ind w:firstLineChars="0" w:firstLine="0"/>
      </w:pPr>
      <w:r>
        <w:rPr>
          <w:rStyle w:val="a7"/>
        </w:rPr>
        <w:annotationRef/>
      </w:r>
      <w:r>
        <w:rPr>
          <w:rFonts w:hint="eastAsia"/>
        </w:rPr>
        <w:t>之前好像没有出现过</w:t>
      </w:r>
      <w:r>
        <w:rPr>
          <w:rFonts w:hint="eastAsia"/>
        </w:rPr>
        <w:t>F</w:t>
      </w:r>
      <w:r>
        <w:t>ig. S1?</w:t>
      </w:r>
    </w:p>
  </w:comment>
  <w:comment w:id="92" w:author="WANG HONGTAO" w:date="2022-04-26T22:46:00Z" w:initials="WH">
    <w:p w14:paraId="5A1A9D2C" w14:textId="0D4F373E" w:rsidR="00E64739" w:rsidRDefault="00E64739" w:rsidP="00E64739">
      <w:pPr>
        <w:pStyle w:val="a8"/>
        <w:ind w:firstLineChars="0" w:firstLine="0"/>
      </w:pPr>
      <w:r>
        <w:rPr>
          <w:rStyle w:val="a7"/>
        </w:rPr>
        <w:annotationRef/>
      </w:r>
      <w:r>
        <w:rPr>
          <w:rFonts w:hint="eastAsia"/>
        </w:rPr>
        <w:t>之前好像没有出现过</w:t>
      </w:r>
      <w:r>
        <w:rPr>
          <w:rFonts w:hint="eastAsia"/>
        </w:rPr>
        <w:t>F</w:t>
      </w:r>
      <w:r>
        <w:t>ig</w:t>
      </w:r>
      <w:r w:rsidR="007F15CE">
        <w:t>.</w:t>
      </w:r>
      <w:r>
        <w:t xml:space="preserve"> S1?</w:t>
      </w:r>
    </w:p>
  </w:comment>
  <w:comment w:id="101" w:author="WANG HONGTAO" w:date="2022-04-26T22:46:00Z" w:initials="WH">
    <w:p w14:paraId="35B8ED4B" w14:textId="7F051BEC" w:rsidR="00DA7BE1" w:rsidRDefault="00DA7BE1">
      <w:pPr>
        <w:pStyle w:val="a8"/>
        <w:ind w:firstLine="420"/>
      </w:pPr>
      <w:r>
        <w:rPr>
          <w:rStyle w:val="a7"/>
        </w:rPr>
        <w:annotationRef/>
      </w:r>
      <w:r>
        <w:rPr>
          <w:rFonts w:hint="eastAsia"/>
        </w:rPr>
        <w:t>好像没有看到</w:t>
      </w:r>
      <w:r w:rsidRPr="007B0ED5">
        <w:rPr>
          <w:rFonts w:cs="Times New Roman"/>
          <w:b/>
          <w:bCs/>
          <w:szCs w:val="24"/>
        </w:rPr>
        <w:t>Table</w:t>
      </w:r>
      <w:r>
        <w:rPr>
          <w:rFonts w:cs="Times New Roman"/>
          <w:b/>
          <w:bCs/>
          <w:szCs w:val="24"/>
        </w:rPr>
        <w:t xml:space="preserve"> 1</w:t>
      </w:r>
      <w:r>
        <w:rPr>
          <w:rFonts w:cs="Times New Roman" w:hint="eastAsia"/>
          <w:b/>
          <w:bCs/>
          <w:szCs w:val="24"/>
        </w:rPr>
        <w:t>？</w:t>
      </w:r>
    </w:p>
  </w:comment>
  <w:comment w:id="110" w:author="WANG HONGTAO" w:date="2022-04-26T22:43:00Z" w:initials="WH">
    <w:p w14:paraId="3BA105BD" w14:textId="4CE9B23B" w:rsidR="00DA7BE1" w:rsidRDefault="00DA7BE1">
      <w:pPr>
        <w:pStyle w:val="a8"/>
        <w:ind w:firstLine="420"/>
      </w:pPr>
      <w:r>
        <w:rPr>
          <w:rStyle w:val="a7"/>
        </w:rPr>
        <w:annotationRef/>
      </w:r>
      <w:r>
        <w:rPr>
          <w:rFonts w:hint="eastAsia"/>
        </w:rPr>
        <w:t>之前我们的一篇论文，有审稿人一直要我们对不同机器学习算法的计算结果进行比较，供参考。</w:t>
      </w:r>
    </w:p>
  </w:comment>
  <w:comment w:id="126" w:author="WANG HONGTAO" w:date="2022-04-26T22:21:00Z" w:initials="WH">
    <w:p w14:paraId="586F15AB" w14:textId="1293736A" w:rsidR="000100F6" w:rsidRDefault="000100F6">
      <w:pPr>
        <w:pStyle w:val="a8"/>
        <w:ind w:firstLine="420"/>
      </w:pPr>
      <w:r>
        <w:rPr>
          <w:rStyle w:val="a7"/>
        </w:rPr>
        <w:annotationRef/>
      </w:r>
      <w:r>
        <w:rPr>
          <w:rFonts w:hint="eastAsia"/>
        </w:rPr>
        <w:t>缩进，后同</w:t>
      </w:r>
    </w:p>
  </w:comment>
  <w:comment w:id="132" w:author="WANG HONGTAO" w:date="2022-04-26T22:25:00Z" w:initials="WH">
    <w:p w14:paraId="3441AA75" w14:textId="377DE4AE" w:rsidR="00DB7F00" w:rsidRDefault="00DB7F00">
      <w:pPr>
        <w:pStyle w:val="a8"/>
        <w:ind w:firstLine="420"/>
      </w:pPr>
      <w:r>
        <w:rPr>
          <w:rStyle w:val="a7"/>
        </w:rPr>
        <w:annotationRef/>
      </w:r>
      <w:r>
        <w:rPr>
          <w:rFonts w:hint="eastAsia"/>
        </w:rPr>
        <w:t>这部分内容是否有点少？或许可以多写几句？</w:t>
      </w:r>
    </w:p>
  </w:comment>
  <w:comment w:id="139" w:author="WANG HONGTAO" w:date="2022-04-26T22:24:00Z" w:initials="WH">
    <w:p w14:paraId="281C4774" w14:textId="6318BAF2" w:rsidR="003A2578" w:rsidRDefault="003A2578">
      <w:pPr>
        <w:pStyle w:val="a8"/>
        <w:ind w:firstLine="420"/>
      </w:pPr>
      <w:r>
        <w:rPr>
          <w:rStyle w:val="a7"/>
        </w:rPr>
        <w:annotationRef/>
      </w:r>
      <w:r>
        <w:rPr>
          <w:rFonts w:hint="eastAsia"/>
        </w:rPr>
        <w:t>格式</w:t>
      </w:r>
    </w:p>
  </w:comment>
  <w:comment w:id="140" w:author="WANG HONGTAO" w:date="2022-04-26T22:56:00Z" w:initials="WH">
    <w:p w14:paraId="2F9D10A9" w14:textId="3DC66BA0" w:rsidR="00C738B8" w:rsidRDefault="00C738B8">
      <w:pPr>
        <w:pStyle w:val="a8"/>
        <w:ind w:firstLine="420"/>
      </w:pPr>
      <w:r>
        <w:rPr>
          <w:rStyle w:val="a7"/>
        </w:rPr>
        <w:annotationRef/>
      </w:r>
      <w:r>
        <w:rPr>
          <w:rFonts w:hint="eastAsia"/>
        </w:rPr>
        <w:t>图</w:t>
      </w:r>
      <w:r>
        <w:rPr>
          <w:rFonts w:hint="eastAsia"/>
        </w:rPr>
        <w:t>3</w:t>
      </w:r>
      <w:r>
        <w:t xml:space="preserve"> </w:t>
      </w:r>
      <w:r>
        <w:rPr>
          <w:rFonts w:hint="eastAsia"/>
        </w:rPr>
        <w:t>的分辨率好像不太高？</w:t>
      </w:r>
    </w:p>
  </w:comment>
  <w:comment w:id="149" w:author="WANG HONGTAO" w:date="2022-04-26T22:25:00Z" w:initials="WH">
    <w:p w14:paraId="43A7D4A6" w14:textId="59C910D9" w:rsidR="003A2578" w:rsidRDefault="003A2578">
      <w:pPr>
        <w:pStyle w:val="a8"/>
        <w:ind w:firstLine="420"/>
      </w:pPr>
      <w:r>
        <w:rPr>
          <w:rStyle w:val="a7"/>
        </w:rPr>
        <w:annotationRef/>
      </w:r>
      <w:r>
        <w:rPr>
          <w:rFonts w:hint="eastAsia"/>
        </w:rPr>
        <w:t>格式</w:t>
      </w:r>
    </w:p>
  </w:comment>
  <w:comment w:id="150" w:author="WANG HONGTAO" w:date="2022-04-26T22:56:00Z" w:initials="WH">
    <w:p w14:paraId="7E11B943" w14:textId="5D3A89D6" w:rsidR="00161730" w:rsidRDefault="00161730">
      <w:pPr>
        <w:pStyle w:val="a8"/>
        <w:ind w:firstLine="420"/>
      </w:pPr>
      <w:r>
        <w:rPr>
          <w:rStyle w:val="a7"/>
        </w:rPr>
        <w:annotationRef/>
      </w:r>
      <w:r>
        <w:rPr>
          <w:rFonts w:hint="eastAsia"/>
        </w:rPr>
        <w:t>核实一下图</w:t>
      </w:r>
      <w:r>
        <w:rPr>
          <w:rFonts w:hint="eastAsia"/>
        </w:rPr>
        <w:t>6</w:t>
      </w:r>
      <w:r>
        <w:rPr>
          <w:rFonts w:hint="eastAsia"/>
        </w:rPr>
        <w:t>的位置，是放在后面一节去了吗？</w:t>
      </w:r>
    </w:p>
  </w:comment>
  <w:comment w:id="151" w:author="WANG HONGTAO" w:date="2022-04-26T22:50:00Z" w:initials="WH">
    <w:p w14:paraId="140D7452" w14:textId="53F84253" w:rsidR="00C07D13" w:rsidRDefault="00C07D13">
      <w:pPr>
        <w:pStyle w:val="a8"/>
        <w:ind w:firstLine="420"/>
      </w:pPr>
      <w:r>
        <w:rPr>
          <w:rStyle w:val="a7"/>
        </w:rPr>
        <w:annotationRef/>
      </w:r>
      <w:r w:rsidRPr="00C7111B">
        <w:rPr>
          <w:rFonts w:cs="Times New Roman"/>
          <w:shd w:val="clear" w:color="auto" w:fill="FFFFFF"/>
        </w:rPr>
        <w:t xml:space="preserve">food </w:t>
      </w:r>
      <w:r>
        <w:rPr>
          <w:rFonts w:cs="Times New Roman"/>
          <w:shd w:val="clear" w:color="auto" w:fill="FFFFFF"/>
        </w:rPr>
        <w:t>preferences</w:t>
      </w:r>
      <w:r>
        <w:rPr>
          <w:rFonts w:cs="Times New Roman" w:hint="eastAsia"/>
          <w:shd w:val="clear" w:color="auto" w:fill="FFFFFF"/>
        </w:rPr>
        <w:t>是否更好？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C00AD" w15:done="0"/>
  <w15:commentEx w15:paraId="4B58AF5E" w15:done="0"/>
  <w15:commentEx w15:paraId="76812F3E" w15:done="0"/>
  <w15:commentEx w15:paraId="7BAF9036" w15:done="0"/>
  <w15:commentEx w15:paraId="1E84E9EC" w15:done="0"/>
  <w15:commentEx w15:paraId="4CE56656" w15:done="0"/>
  <w15:commentEx w15:paraId="5A1A9D2C" w15:done="0"/>
  <w15:commentEx w15:paraId="35B8ED4B" w15:done="0"/>
  <w15:commentEx w15:paraId="3BA105BD" w15:done="0"/>
  <w15:commentEx w15:paraId="586F15AB" w15:done="0"/>
  <w15:commentEx w15:paraId="3441AA75" w15:done="0"/>
  <w15:commentEx w15:paraId="281C4774" w15:done="0"/>
  <w15:commentEx w15:paraId="2F9D10A9" w15:done="0"/>
  <w15:commentEx w15:paraId="43A7D4A6" w15:done="0"/>
  <w15:commentEx w15:paraId="7E11B943" w15:done="0"/>
  <w15:commentEx w15:paraId="140D74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F97E" w16cex:dateUtc="2022-04-26T15:06:00Z"/>
  <w16cex:commentExtensible w16cex:durableId="2612F66B" w16cex:dateUtc="2022-04-26T14:53:00Z"/>
  <w16cex:commentExtensible w16cex:durableId="2612F263" w16cex:dateUtc="2022-04-26T14:36:00Z"/>
  <w16cex:commentExtensible w16cex:durableId="2612FA31" w16cex:dateUtc="2022-04-26T15:09:00Z"/>
  <w16cex:commentExtensible w16cex:durableId="2612FA96" w16cex:dateUtc="2022-04-26T15:11:00Z"/>
  <w16cex:commentExtensible w16cex:durableId="26158075" w16cex:dateUtc="2022-04-26T14:46:00Z"/>
  <w16cex:commentExtensible w16cex:durableId="2612F4DE" w16cex:dateUtc="2022-04-26T14:46:00Z"/>
  <w16cex:commentExtensible w16cex:durableId="2612F4B3" w16cex:dateUtc="2022-04-26T14:46:00Z"/>
  <w16cex:commentExtensible w16cex:durableId="2612F418" w16cex:dateUtc="2022-04-26T14:43:00Z"/>
  <w16cex:commentExtensible w16cex:durableId="2612EEDC" w16cex:dateUtc="2022-04-26T14:21:00Z"/>
  <w16cex:commentExtensible w16cex:durableId="2612EFE4" w16cex:dateUtc="2022-04-26T14:25:00Z"/>
  <w16cex:commentExtensible w16cex:durableId="2612EF97" w16cex:dateUtc="2022-04-26T14:24:00Z"/>
  <w16cex:commentExtensible w16cex:durableId="2612F734" w16cex:dateUtc="2022-04-26T14:56:00Z"/>
  <w16cex:commentExtensible w16cex:durableId="2612EFC5" w16cex:dateUtc="2022-04-26T14:25:00Z"/>
  <w16cex:commentExtensible w16cex:durableId="2612F708" w16cex:dateUtc="2022-04-26T14:56:00Z"/>
  <w16cex:commentExtensible w16cex:durableId="2612F5B5" w16cex:dateUtc="2022-04-2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C00AD" w16cid:durableId="2612F97E"/>
  <w16cid:commentId w16cid:paraId="4B58AF5E" w16cid:durableId="2612F66B"/>
  <w16cid:commentId w16cid:paraId="76812F3E" w16cid:durableId="2612F263"/>
  <w16cid:commentId w16cid:paraId="7BAF9036" w16cid:durableId="2612FA31"/>
  <w16cid:commentId w16cid:paraId="1E84E9EC" w16cid:durableId="2612FA96"/>
  <w16cid:commentId w16cid:paraId="4CE56656" w16cid:durableId="26158075"/>
  <w16cid:commentId w16cid:paraId="5A1A9D2C" w16cid:durableId="2612F4DE"/>
  <w16cid:commentId w16cid:paraId="35B8ED4B" w16cid:durableId="2612F4B3"/>
  <w16cid:commentId w16cid:paraId="3BA105BD" w16cid:durableId="2612F418"/>
  <w16cid:commentId w16cid:paraId="586F15AB" w16cid:durableId="2612EEDC"/>
  <w16cid:commentId w16cid:paraId="3441AA75" w16cid:durableId="2612EFE4"/>
  <w16cid:commentId w16cid:paraId="281C4774" w16cid:durableId="2612EF97"/>
  <w16cid:commentId w16cid:paraId="2F9D10A9" w16cid:durableId="2612F734"/>
  <w16cid:commentId w16cid:paraId="43A7D4A6" w16cid:durableId="2612EFC5"/>
  <w16cid:commentId w16cid:paraId="7E11B943" w16cid:durableId="2612F708"/>
  <w16cid:commentId w16cid:paraId="140D7452" w16cid:durableId="2612F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3F42" w14:textId="77777777" w:rsidR="00220C7D" w:rsidRDefault="00220C7D">
      <w:pPr>
        <w:spacing w:line="240" w:lineRule="auto"/>
        <w:ind w:firstLine="480"/>
      </w:pPr>
      <w:r>
        <w:separator/>
      </w:r>
    </w:p>
  </w:endnote>
  <w:endnote w:type="continuationSeparator" w:id="0">
    <w:p w14:paraId="2D587042" w14:textId="77777777" w:rsidR="00220C7D" w:rsidRDefault="00220C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C0FA9" w14:textId="77777777" w:rsidR="00220C7D" w:rsidRDefault="00220C7D">
      <w:pPr>
        <w:spacing w:line="240" w:lineRule="auto"/>
        <w:ind w:firstLine="480"/>
      </w:pPr>
      <w:r>
        <w:separator/>
      </w:r>
    </w:p>
  </w:footnote>
  <w:footnote w:type="continuationSeparator" w:id="0">
    <w:p w14:paraId="53C8AF44" w14:textId="77777777" w:rsidR="00220C7D" w:rsidRDefault="00220C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1522"/>
    <w:multiLevelType w:val="hybridMultilevel"/>
    <w:tmpl w:val="DB4EE0C0"/>
    <w:lvl w:ilvl="0" w:tplc="2F540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HONGTAO">
    <w15:presenceInfo w15:providerId="Windows Live" w15:userId="e98b8261b4ba9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00F6"/>
    <w:rsid w:val="00010B50"/>
    <w:rsid w:val="000139D7"/>
    <w:rsid w:val="00013A72"/>
    <w:rsid w:val="00023FEA"/>
    <w:rsid w:val="00025D14"/>
    <w:rsid w:val="00034E4F"/>
    <w:rsid w:val="000361AD"/>
    <w:rsid w:val="00037256"/>
    <w:rsid w:val="000413FE"/>
    <w:rsid w:val="0004316F"/>
    <w:rsid w:val="000442C3"/>
    <w:rsid w:val="0004741B"/>
    <w:rsid w:val="00060DE2"/>
    <w:rsid w:val="0006381B"/>
    <w:rsid w:val="00063C90"/>
    <w:rsid w:val="00064F75"/>
    <w:rsid w:val="000663CA"/>
    <w:rsid w:val="00071B37"/>
    <w:rsid w:val="000738E6"/>
    <w:rsid w:val="00073C0C"/>
    <w:rsid w:val="00076A15"/>
    <w:rsid w:val="000922F7"/>
    <w:rsid w:val="000A3FD4"/>
    <w:rsid w:val="000A4BAF"/>
    <w:rsid w:val="000A55D1"/>
    <w:rsid w:val="000B1F0D"/>
    <w:rsid w:val="000B7C9B"/>
    <w:rsid w:val="000C1204"/>
    <w:rsid w:val="000C2FAE"/>
    <w:rsid w:val="000C5B5D"/>
    <w:rsid w:val="000D2774"/>
    <w:rsid w:val="000D53CF"/>
    <w:rsid w:val="000E0256"/>
    <w:rsid w:val="000E1F27"/>
    <w:rsid w:val="000E2B6B"/>
    <w:rsid w:val="000E3D39"/>
    <w:rsid w:val="000E7EBF"/>
    <w:rsid w:val="000F1799"/>
    <w:rsid w:val="000F2552"/>
    <w:rsid w:val="00101EDC"/>
    <w:rsid w:val="00103949"/>
    <w:rsid w:val="00110886"/>
    <w:rsid w:val="001113C2"/>
    <w:rsid w:val="00111F1A"/>
    <w:rsid w:val="00114BD0"/>
    <w:rsid w:val="00115FC6"/>
    <w:rsid w:val="00126120"/>
    <w:rsid w:val="0013105F"/>
    <w:rsid w:val="00145BC0"/>
    <w:rsid w:val="00145F6B"/>
    <w:rsid w:val="00146B3A"/>
    <w:rsid w:val="00152FF8"/>
    <w:rsid w:val="00153EEE"/>
    <w:rsid w:val="0015419E"/>
    <w:rsid w:val="00161730"/>
    <w:rsid w:val="001637B1"/>
    <w:rsid w:val="001747E0"/>
    <w:rsid w:val="00177C92"/>
    <w:rsid w:val="001854E6"/>
    <w:rsid w:val="00185EEB"/>
    <w:rsid w:val="0019230F"/>
    <w:rsid w:val="001932E4"/>
    <w:rsid w:val="00195D79"/>
    <w:rsid w:val="001976AA"/>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11D76"/>
    <w:rsid w:val="00220C7D"/>
    <w:rsid w:val="002255A1"/>
    <w:rsid w:val="00232033"/>
    <w:rsid w:val="00232336"/>
    <w:rsid w:val="002331C5"/>
    <w:rsid w:val="00236709"/>
    <w:rsid w:val="0023731B"/>
    <w:rsid w:val="0023742C"/>
    <w:rsid w:val="002433D6"/>
    <w:rsid w:val="00251C64"/>
    <w:rsid w:val="00260EA6"/>
    <w:rsid w:val="0026615B"/>
    <w:rsid w:val="00266595"/>
    <w:rsid w:val="002667A0"/>
    <w:rsid w:val="002727A4"/>
    <w:rsid w:val="00277351"/>
    <w:rsid w:val="00277AAA"/>
    <w:rsid w:val="00287D90"/>
    <w:rsid w:val="00291B56"/>
    <w:rsid w:val="0029200A"/>
    <w:rsid w:val="00296F3D"/>
    <w:rsid w:val="002A10C3"/>
    <w:rsid w:val="002A3892"/>
    <w:rsid w:val="002A4991"/>
    <w:rsid w:val="002B12B4"/>
    <w:rsid w:val="002B50F2"/>
    <w:rsid w:val="002C3B52"/>
    <w:rsid w:val="002D171B"/>
    <w:rsid w:val="002D33C7"/>
    <w:rsid w:val="002D3AF0"/>
    <w:rsid w:val="002D65C5"/>
    <w:rsid w:val="002D79D7"/>
    <w:rsid w:val="002E199A"/>
    <w:rsid w:val="002E52D4"/>
    <w:rsid w:val="002F0A94"/>
    <w:rsid w:val="002F412E"/>
    <w:rsid w:val="002F7ADA"/>
    <w:rsid w:val="00300DA8"/>
    <w:rsid w:val="0030616E"/>
    <w:rsid w:val="003065F2"/>
    <w:rsid w:val="003108B8"/>
    <w:rsid w:val="003110AA"/>
    <w:rsid w:val="003115EA"/>
    <w:rsid w:val="00312472"/>
    <w:rsid w:val="0031631E"/>
    <w:rsid w:val="00316DCE"/>
    <w:rsid w:val="00317515"/>
    <w:rsid w:val="00324B8A"/>
    <w:rsid w:val="00327933"/>
    <w:rsid w:val="0033334D"/>
    <w:rsid w:val="00333915"/>
    <w:rsid w:val="003454DB"/>
    <w:rsid w:val="00345B75"/>
    <w:rsid w:val="00346E24"/>
    <w:rsid w:val="003532B1"/>
    <w:rsid w:val="003532CB"/>
    <w:rsid w:val="00357E74"/>
    <w:rsid w:val="003703C3"/>
    <w:rsid w:val="0037479F"/>
    <w:rsid w:val="00375085"/>
    <w:rsid w:val="00375E17"/>
    <w:rsid w:val="00376A9A"/>
    <w:rsid w:val="00381601"/>
    <w:rsid w:val="00385261"/>
    <w:rsid w:val="003853C4"/>
    <w:rsid w:val="003863A8"/>
    <w:rsid w:val="0039694F"/>
    <w:rsid w:val="003A2578"/>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26844"/>
    <w:rsid w:val="0043254A"/>
    <w:rsid w:val="004369E9"/>
    <w:rsid w:val="00450709"/>
    <w:rsid w:val="00451583"/>
    <w:rsid w:val="00452126"/>
    <w:rsid w:val="004558F2"/>
    <w:rsid w:val="004617D6"/>
    <w:rsid w:val="00461FF8"/>
    <w:rsid w:val="00467B3F"/>
    <w:rsid w:val="004713E2"/>
    <w:rsid w:val="00473101"/>
    <w:rsid w:val="0047514C"/>
    <w:rsid w:val="00475AEF"/>
    <w:rsid w:val="0047612B"/>
    <w:rsid w:val="00476B14"/>
    <w:rsid w:val="004834F0"/>
    <w:rsid w:val="00484A89"/>
    <w:rsid w:val="004C1D47"/>
    <w:rsid w:val="004C4958"/>
    <w:rsid w:val="004C5662"/>
    <w:rsid w:val="004D189F"/>
    <w:rsid w:val="004D1F34"/>
    <w:rsid w:val="004D447C"/>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704F8"/>
    <w:rsid w:val="00572308"/>
    <w:rsid w:val="00572D29"/>
    <w:rsid w:val="00573DAC"/>
    <w:rsid w:val="00574989"/>
    <w:rsid w:val="005847F0"/>
    <w:rsid w:val="00590207"/>
    <w:rsid w:val="005B71DE"/>
    <w:rsid w:val="005C5D02"/>
    <w:rsid w:val="005F4DAD"/>
    <w:rsid w:val="005F7115"/>
    <w:rsid w:val="005F755C"/>
    <w:rsid w:val="005F7EB8"/>
    <w:rsid w:val="0061147E"/>
    <w:rsid w:val="00612AE3"/>
    <w:rsid w:val="00617D0B"/>
    <w:rsid w:val="0062089C"/>
    <w:rsid w:val="00627691"/>
    <w:rsid w:val="00627A31"/>
    <w:rsid w:val="0063152F"/>
    <w:rsid w:val="0063302C"/>
    <w:rsid w:val="00640E77"/>
    <w:rsid w:val="0064101C"/>
    <w:rsid w:val="00642F0D"/>
    <w:rsid w:val="00644BFA"/>
    <w:rsid w:val="006504F2"/>
    <w:rsid w:val="00651A1C"/>
    <w:rsid w:val="0065470F"/>
    <w:rsid w:val="00656598"/>
    <w:rsid w:val="00663974"/>
    <w:rsid w:val="006674AE"/>
    <w:rsid w:val="00671CA8"/>
    <w:rsid w:val="00672203"/>
    <w:rsid w:val="0067391D"/>
    <w:rsid w:val="00674971"/>
    <w:rsid w:val="006749B8"/>
    <w:rsid w:val="00676730"/>
    <w:rsid w:val="00677997"/>
    <w:rsid w:val="00685D74"/>
    <w:rsid w:val="00686AEA"/>
    <w:rsid w:val="006960EF"/>
    <w:rsid w:val="0069798B"/>
    <w:rsid w:val="006A3492"/>
    <w:rsid w:val="006B3637"/>
    <w:rsid w:val="006B370D"/>
    <w:rsid w:val="006B45EE"/>
    <w:rsid w:val="006B6D9D"/>
    <w:rsid w:val="006B7612"/>
    <w:rsid w:val="006D2B8B"/>
    <w:rsid w:val="006E5E93"/>
    <w:rsid w:val="00701135"/>
    <w:rsid w:val="007013FE"/>
    <w:rsid w:val="00703230"/>
    <w:rsid w:val="0070714B"/>
    <w:rsid w:val="00707DE8"/>
    <w:rsid w:val="00713883"/>
    <w:rsid w:val="00717919"/>
    <w:rsid w:val="007216BB"/>
    <w:rsid w:val="00721C16"/>
    <w:rsid w:val="00723669"/>
    <w:rsid w:val="00723B40"/>
    <w:rsid w:val="007250CB"/>
    <w:rsid w:val="007272FA"/>
    <w:rsid w:val="007276CD"/>
    <w:rsid w:val="00745077"/>
    <w:rsid w:val="007459D8"/>
    <w:rsid w:val="00745C1A"/>
    <w:rsid w:val="00753B6E"/>
    <w:rsid w:val="0076298B"/>
    <w:rsid w:val="00764B53"/>
    <w:rsid w:val="00773270"/>
    <w:rsid w:val="0077746D"/>
    <w:rsid w:val="00781F53"/>
    <w:rsid w:val="007821E9"/>
    <w:rsid w:val="00783C96"/>
    <w:rsid w:val="00783CC6"/>
    <w:rsid w:val="007850E7"/>
    <w:rsid w:val="00792D82"/>
    <w:rsid w:val="007962D3"/>
    <w:rsid w:val="007A1882"/>
    <w:rsid w:val="007A52F9"/>
    <w:rsid w:val="007B079C"/>
    <w:rsid w:val="007B0ED5"/>
    <w:rsid w:val="007B3632"/>
    <w:rsid w:val="007B7414"/>
    <w:rsid w:val="007C1445"/>
    <w:rsid w:val="007C4DE1"/>
    <w:rsid w:val="007C79B5"/>
    <w:rsid w:val="007D4791"/>
    <w:rsid w:val="007D5A2F"/>
    <w:rsid w:val="007E36D9"/>
    <w:rsid w:val="007F00C1"/>
    <w:rsid w:val="007F090B"/>
    <w:rsid w:val="007F15CE"/>
    <w:rsid w:val="007F40BE"/>
    <w:rsid w:val="007F4AD1"/>
    <w:rsid w:val="007F54BB"/>
    <w:rsid w:val="007F68A6"/>
    <w:rsid w:val="007F7841"/>
    <w:rsid w:val="00802FF0"/>
    <w:rsid w:val="0080681C"/>
    <w:rsid w:val="0080763A"/>
    <w:rsid w:val="00815A4E"/>
    <w:rsid w:val="00816C28"/>
    <w:rsid w:val="008234EB"/>
    <w:rsid w:val="0082772B"/>
    <w:rsid w:val="0083713D"/>
    <w:rsid w:val="008417DA"/>
    <w:rsid w:val="00847F28"/>
    <w:rsid w:val="00850292"/>
    <w:rsid w:val="00850A44"/>
    <w:rsid w:val="0085384F"/>
    <w:rsid w:val="00857393"/>
    <w:rsid w:val="00857D90"/>
    <w:rsid w:val="008613A8"/>
    <w:rsid w:val="008624D9"/>
    <w:rsid w:val="00863398"/>
    <w:rsid w:val="00863515"/>
    <w:rsid w:val="0086360C"/>
    <w:rsid w:val="008678BA"/>
    <w:rsid w:val="008753D9"/>
    <w:rsid w:val="008823BC"/>
    <w:rsid w:val="00882F7F"/>
    <w:rsid w:val="0088615C"/>
    <w:rsid w:val="008A29FC"/>
    <w:rsid w:val="008A52B5"/>
    <w:rsid w:val="008B1F22"/>
    <w:rsid w:val="008B29E9"/>
    <w:rsid w:val="008B423E"/>
    <w:rsid w:val="008C1113"/>
    <w:rsid w:val="008C1323"/>
    <w:rsid w:val="008C6A67"/>
    <w:rsid w:val="008D12FA"/>
    <w:rsid w:val="008D4CAE"/>
    <w:rsid w:val="008E4602"/>
    <w:rsid w:val="008E5875"/>
    <w:rsid w:val="008F089E"/>
    <w:rsid w:val="008F137D"/>
    <w:rsid w:val="008F3B3E"/>
    <w:rsid w:val="009077E4"/>
    <w:rsid w:val="00911112"/>
    <w:rsid w:val="00914697"/>
    <w:rsid w:val="0092011F"/>
    <w:rsid w:val="00925B13"/>
    <w:rsid w:val="00931BD4"/>
    <w:rsid w:val="00933642"/>
    <w:rsid w:val="00946FFC"/>
    <w:rsid w:val="0095187D"/>
    <w:rsid w:val="00953946"/>
    <w:rsid w:val="00971CE6"/>
    <w:rsid w:val="00981422"/>
    <w:rsid w:val="009815D7"/>
    <w:rsid w:val="009846B4"/>
    <w:rsid w:val="009912FB"/>
    <w:rsid w:val="0099253A"/>
    <w:rsid w:val="009A4B83"/>
    <w:rsid w:val="009B0397"/>
    <w:rsid w:val="009B34FD"/>
    <w:rsid w:val="009B3676"/>
    <w:rsid w:val="009B7EE9"/>
    <w:rsid w:val="009C03B5"/>
    <w:rsid w:val="009D19EA"/>
    <w:rsid w:val="009D57CD"/>
    <w:rsid w:val="009D7F1E"/>
    <w:rsid w:val="009F3008"/>
    <w:rsid w:val="009F4A80"/>
    <w:rsid w:val="009F6EFB"/>
    <w:rsid w:val="00A15FD2"/>
    <w:rsid w:val="00A161E9"/>
    <w:rsid w:val="00A16C0A"/>
    <w:rsid w:val="00A1789D"/>
    <w:rsid w:val="00A17DAE"/>
    <w:rsid w:val="00A22D44"/>
    <w:rsid w:val="00A248AF"/>
    <w:rsid w:val="00A255EA"/>
    <w:rsid w:val="00A258FC"/>
    <w:rsid w:val="00A277A2"/>
    <w:rsid w:val="00A27BE4"/>
    <w:rsid w:val="00A35657"/>
    <w:rsid w:val="00A466D7"/>
    <w:rsid w:val="00A4699B"/>
    <w:rsid w:val="00A470EF"/>
    <w:rsid w:val="00A50499"/>
    <w:rsid w:val="00A5100D"/>
    <w:rsid w:val="00A515CC"/>
    <w:rsid w:val="00A53ABF"/>
    <w:rsid w:val="00A55B40"/>
    <w:rsid w:val="00A57050"/>
    <w:rsid w:val="00A57E30"/>
    <w:rsid w:val="00A73354"/>
    <w:rsid w:val="00A75942"/>
    <w:rsid w:val="00A77353"/>
    <w:rsid w:val="00A77A88"/>
    <w:rsid w:val="00A8056A"/>
    <w:rsid w:val="00A80E22"/>
    <w:rsid w:val="00A82125"/>
    <w:rsid w:val="00A877AA"/>
    <w:rsid w:val="00A87D6F"/>
    <w:rsid w:val="00A92F40"/>
    <w:rsid w:val="00AA6BA7"/>
    <w:rsid w:val="00AA78BD"/>
    <w:rsid w:val="00AB33B1"/>
    <w:rsid w:val="00AC2D21"/>
    <w:rsid w:val="00AC38A4"/>
    <w:rsid w:val="00AC3AE5"/>
    <w:rsid w:val="00AD045A"/>
    <w:rsid w:val="00AD2AEC"/>
    <w:rsid w:val="00AD2C9C"/>
    <w:rsid w:val="00AD44D9"/>
    <w:rsid w:val="00AD6135"/>
    <w:rsid w:val="00AD69CC"/>
    <w:rsid w:val="00AE161E"/>
    <w:rsid w:val="00B055F5"/>
    <w:rsid w:val="00B07DF2"/>
    <w:rsid w:val="00B13C52"/>
    <w:rsid w:val="00B14ACB"/>
    <w:rsid w:val="00B16EBE"/>
    <w:rsid w:val="00B17CE6"/>
    <w:rsid w:val="00B24976"/>
    <w:rsid w:val="00B24D61"/>
    <w:rsid w:val="00B263AC"/>
    <w:rsid w:val="00B2688E"/>
    <w:rsid w:val="00B31B44"/>
    <w:rsid w:val="00B32862"/>
    <w:rsid w:val="00B33E21"/>
    <w:rsid w:val="00B4190C"/>
    <w:rsid w:val="00B45D0F"/>
    <w:rsid w:val="00B45FC6"/>
    <w:rsid w:val="00B51D70"/>
    <w:rsid w:val="00B571F8"/>
    <w:rsid w:val="00B81D74"/>
    <w:rsid w:val="00B94AA4"/>
    <w:rsid w:val="00B95514"/>
    <w:rsid w:val="00B97A66"/>
    <w:rsid w:val="00BA1341"/>
    <w:rsid w:val="00BB4B65"/>
    <w:rsid w:val="00BC1349"/>
    <w:rsid w:val="00BE39B9"/>
    <w:rsid w:val="00BE493A"/>
    <w:rsid w:val="00BE4CAF"/>
    <w:rsid w:val="00BF0830"/>
    <w:rsid w:val="00C05E21"/>
    <w:rsid w:val="00C07D13"/>
    <w:rsid w:val="00C1173C"/>
    <w:rsid w:val="00C1688B"/>
    <w:rsid w:val="00C2743C"/>
    <w:rsid w:val="00C52B08"/>
    <w:rsid w:val="00C56A74"/>
    <w:rsid w:val="00C571C2"/>
    <w:rsid w:val="00C60177"/>
    <w:rsid w:val="00C6172E"/>
    <w:rsid w:val="00C70497"/>
    <w:rsid w:val="00C7111B"/>
    <w:rsid w:val="00C738B8"/>
    <w:rsid w:val="00C833CE"/>
    <w:rsid w:val="00C83D44"/>
    <w:rsid w:val="00C9449B"/>
    <w:rsid w:val="00C9653F"/>
    <w:rsid w:val="00CA7F54"/>
    <w:rsid w:val="00CB2C6B"/>
    <w:rsid w:val="00CD1AB7"/>
    <w:rsid w:val="00CD2625"/>
    <w:rsid w:val="00CE182A"/>
    <w:rsid w:val="00CF7125"/>
    <w:rsid w:val="00D00065"/>
    <w:rsid w:val="00D001A2"/>
    <w:rsid w:val="00D063E8"/>
    <w:rsid w:val="00D06E93"/>
    <w:rsid w:val="00D11DDD"/>
    <w:rsid w:val="00D15B06"/>
    <w:rsid w:val="00D169CE"/>
    <w:rsid w:val="00D324DD"/>
    <w:rsid w:val="00D4091C"/>
    <w:rsid w:val="00D44460"/>
    <w:rsid w:val="00D5587C"/>
    <w:rsid w:val="00D56DF2"/>
    <w:rsid w:val="00D60DCC"/>
    <w:rsid w:val="00D63A2E"/>
    <w:rsid w:val="00D85EA6"/>
    <w:rsid w:val="00D8731F"/>
    <w:rsid w:val="00D90A15"/>
    <w:rsid w:val="00D944B7"/>
    <w:rsid w:val="00D953B0"/>
    <w:rsid w:val="00D96090"/>
    <w:rsid w:val="00DA4551"/>
    <w:rsid w:val="00DA7BE1"/>
    <w:rsid w:val="00DB0341"/>
    <w:rsid w:val="00DB06C2"/>
    <w:rsid w:val="00DB50BE"/>
    <w:rsid w:val="00DB638A"/>
    <w:rsid w:val="00DB7F00"/>
    <w:rsid w:val="00DC1049"/>
    <w:rsid w:val="00DC4DB3"/>
    <w:rsid w:val="00DD0F27"/>
    <w:rsid w:val="00DD3E7E"/>
    <w:rsid w:val="00DD527D"/>
    <w:rsid w:val="00DD5A61"/>
    <w:rsid w:val="00DD625C"/>
    <w:rsid w:val="00DD724B"/>
    <w:rsid w:val="00DE29CA"/>
    <w:rsid w:val="00DE2DD1"/>
    <w:rsid w:val="00DE447D"/>
    <w:rsid w:val="00DE5FE7"/>
    <w:rsid w:val="00DF4321"/>
    <w:rsid w:val="00E02052"/>
    <w:rsid w:val="00E0782D"/>
    <w:rsid w:val="00E11ABA"/>
    <w:rsid w:val="00E163ED"/>
    <w:rsid w:val="00E171DB"/>
    <w:rsid w:val="00E21284"/>
    <w:rsid w:val="00E217C4"/>
    <w:rsid w:val="00E24F0F"/>
    <w:rsid w:val="00E3190C"/>
    <w:rsid w:val="00E33579"/>
    <w:rsid w:val="00E33596"/>
    <w:rsid w:val="00E3691D"/>
    <w:rsid w:val="00E36A54"/>
    <w:rsid w:val="00E37B0F"/>
    <w:rsid w:val="00E418E0"/>
    <w:rsid w:val="00E45B5C"/>
    <w:rsid w:val="00E47BB9"/>
    <w:rsid w:val="00E50A65"/>
    <w:rsid w:val="00E50D03"/>
    <w:rsid w:val="00E56AC2"/>
    <w:rsid w:val="00E60404"/>
    <w:rsid w:val="00E6262A"/>
    <w:rsid w:val="00E64739"/>
    <w:rsid w:val="00E65674"/>
    <w:rsid w:val="00E705F2"/>
    <w:rsid w:val="00E77F57"/>
    <w:rsid w:val="00EA17B9"/>
    <w:rsid w:val="00EA6BAE"/>
    <w:rsid w:val="00EC1996"/>
    <w:rsid w:val="00EC4164"/>
    <w:rsid w:val="00EC5BD8"/>
    <w:rsid w:val="00ED22E0"/>
    <w:rsid w:val="00ED7339"/>
    <w:rsid w:val="00EE3641"/>
    <w:rsid w:val="00EE632B"/>
    <w:rsid w:val="00EE7FDF"/>
    <w:rsid w:val="00EF184D"/>
    <w:rsid w:val="00EF30EF"/>
    <w:rsid w:val="00EF6335"/>
    <w:rsid w:val="00F1362E"/>
    <w:rsid w:val="00F1650E"/>
    <w:rsid w:val="00F16AD5"/>
    <w:rsid w:val="00F175EE"/>
    <w:rsid w:val="00F24B48"/>
    <w:rsid w:val="00F4598B"/>
    <w:rsid w:val="00F51D36"/>
    <w:rsid w:val="00F568E6"/>
    <w:rsid w:val="00F70891"/>
    <w:rsid w:val="00F726D2"/>
    <w:rsid w:val="00F727C3"/>
    <w:rsid w:val="00F75D35"/>
    <w:rsid w:val="00F76E00"/>
    <w:rsid w:val="00F77A69"/>
    <w:rsid w:val="00F82396"/>
    <w:rsid w:val="00F86192"/>
    <w:rsid w:val="00F9030A"/>
    <w:rsid w:val="00F94B1D"/>
    <w:rsid w:val="00F96C4D"/>
    <w:rsid w:val="00F96E43"/>
    <w:rsid w:val="00FA3D8C"/>
    <w:rsid w:val="00FA4201"/>
    <w:rsid w:val="00FB28B0"/>
    <w:rsid w:val="00FB3A32"/>
    <w:rsid w:val="00FC0A99"/>
    <w:rsid w:val="00FC1FC3"/>
    <w:rsid w:val="00FD46A9"/>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 w:type="paragraph" w:customStyle="1" w:styleId="Bibliography">
    <w:name w:val="Bibliography"/>
    <w:basedOn w:val="a"/>
    <w:link w:val="Bibliography0"/>
    <w:rsid w:val="00745C1A"/>
    <w:pPr>
      <w:spacing w:line="240" w:lineRule="auto"/>
      <w:ind w:left="720" w:right="1832" w:firstLineChars="0" w:hanging="720"/>
      <w:outlineLvl w:val="0"/>
    </w:pPr>
    <w:rPr>
      <w:rFonts w:eastAsia="黑体" w:cs="Times New Roman"/>
      <w:b/>
      <w:bCs/>
      <w:kern w:val="0"/>
      <w:sz w:val="28"/>
      <w:szCs w:val="28"/>
    </w:rPr>
  </w:style>
  <w:style w:type="character" w:customStyle="1" w:styleId="Bibliography0">
    <w:name w:val="Bibliography 字符"/>
    <w:basedOn w:val="a0"/>
    <w:link w:val="Bibliography"/>
    <w:rsid w:val="00745C1A"/>
    <w:rPr>
      <w:rFonts w:ascii="Times New Roman" w:eastAsia="黑体" w:hAnsi="Times New Roman" w:cs="Times New Roman"/>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customXml" Target="ink/ink13.xml"/><Relationship Id="rId42" Type="http://schemas.openxmlformats.org/officeDocument/2006/relationships/image" Target="media/image14.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6.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0.jpeg"/><Relationship Id="rId52"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8.jpe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customXml" Target="ink/ink2.xml"/><Relationship Id="rId41" Type="http://schemas.openxmlformats.org/officeDocument/2006/relationships/customXml" Target="ink/ink1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4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20</Pages>
  <Words>24747</Words>
  <Characters>141061</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21</cp:revision>
  <dcterms:created xsi:type="dcterms:W3CDTF">2022-04-27T12:32:00Z</dcterms:created>
  <dcterms:modified xsi:type="dcterms:W3CDTF">2022-04-28T14:25:00Z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id="C7V0tMYL"/&gt;&lt;style id="http://www.zotero.org/styles/elsevier-harvard"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ies>
</file>