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2F19" w14:textId="6482464C" w:rsidR="000A3FD4" w:rsidRPr="00A50499" w:rsidRDefault="000A3FD4" w:rsidP="00A50499">
      <w:pPr>
        <w:widowControl/>
        <w:ind w:firstLineChars="0" w:firstLine="0"/>
        <w:rPr>
          <w:rFonts w:cs="Times New Roman"/>
          <w:b/>
          <w:bCs/>
          <w:sz w:val="28"/>
          <w:szCs w:val="24"/>
          <w:shd w:val="clear" w:color="auto" w:fill="FFFFFF"/>
        </w:rPr>
      </w:pPr>
      <w:bookmarkStart w:id="0" w:name="_Hlk100498353"/>
      <w:r w:rsidRPr="00A50499">
        <w:rPr>
          <w:rFonts w:cs="Times New Roman"/>
          <w:b/>
          <w:bCs/>
          <w:sz w:val="28"/>
          <w:szCs w:val="24"/>
          <w:shd w:val="clear" w:color="auto" w:fill="FFFFFF"/>
        </w:rPr>
        <w:t>P</w:t>
      </w:r>
      <w:r w:rsidRPr="00A50499">
        <w:rPr>
          <w:rFonts w:cs="Times New Roman" w:hint="eastAsia"/>
          <w:b/>
          <w:bCs/>
          <w:sz w:val="28"/>
          <w:szCs w:val="24"/>
          <w:shd w:val="clear" w:color="auto" w:fill="FFFFFF"/>
        </w:rPr>
        <w:t>redicti</w:t>
      </w:r>
      <w:r w:rsidRPr="00A50499">
        <w:rPr>
          <w:rFonts w:cs="Times New Roman"/>
          <w:b/>
          <w:bCs/>
          <w:sz w:val="28"/>
          <w:szCs w:val="24"/>
          <w:shd w:val="clear" w:color="auto" w:fill="FFFFFF"/>
        </w:rPr>
        <w:t xml:space="preserve">ng sludge generation patterns and carbon </w:t>
      </w:r>
      <w:del w:id="1" w:author="WANG HONGTAO" w:date="2022-04-26T20:27:00Z">
        <w:r w:rsidRPr="00A50499" w:rsidDel="00FD46A9">
          <w:rPr>
            <w:rFonts w:cs="Times New Roman"/>
            <w:b/>
            <w:bCs/>
            <w:sz w:val="28"/>
            <w:szCs w:val="24"/>
            <w:shd w:val="clear" w:color="auto" w:fill="FFFFFF"/>
          </w:rPr>
          <w:delText xml:space="preserve"> </w:delText>
        </w:r>
      </w:del>
      <w:r w:rsidRPr="00A50499">
        <w:rPr>
          <w:rFonts w:cs="Times New Roman"/>
          <w:b/>
          <w:bCs/>
          <w:sz w:val="28"/>
          <w:szCs w:val="24"/>
          <w:shd w:val="clear" w:color="auto" w:fill="FFFFFF"/>
        </w:rPr>
        <w:t xml:space="preserve">reduction potential </w:t>
      </w:r>
      <w:del w:id="2" w:author="WANG HONGTAO" w:date="2022-04-26T23:08:00Z">
        <w:r w:rsidRPr="00A50499" w:rsidDel="00A8056A">
          <w:rPr>
            <w:rFonts w:cs="Times New Roman" w:hint="eastAsia"/>
            <w:b/>
            <w:bCs/>
            <w:sz w:val="28"/>
            <w:szCs w:val="24"/>
            <w:shd w:val="clear" w:color="auto" w:fill="FFFFFF"/>
          </w:rPr>
          <w:delText>i</w:delText>
        </w:r>
      </w:del>
      <w:proofErr w:type="spellStart"/>
      <w:r w:rsidRPr="00A50499">
        <w:rPr>
          <w:rFonts w:cs="Times New Roman" w:hint="eastAsia"/>
          <w:b/>
          <w:bCs/>
          <w:sz w:val="28"/>
          <w:szCs w:val="24"/>
          <w:shd w:val="clear" w:color="auto" w:fill="FFFFFF"/>
        </w:rPr>
        <w:t>n</w:t>
      </w:r>
      <w:proofErr w:type="spellEnd"/>
      <w:r w:rsidRPr="00A50499">
        <w:rPr>
          <w:rFonts w:cs="Times New Roman"/>
          <w:b/>
          <w:bCs/>
          <w:sz w:val="28"/>
          <w:szCs w:val="24"/>
          <w:shd w:val="clear" w:color="auto" w:fill="FFFFFF"/>
        </w:rPr>
        <w:t xml:space="preserve"> C</w:t>
      </w:r>
      <w:r w:rsidRPr="00A50499">
        <w:rPr>
          <w:rFonts w:cs="Times New Roman" w:hint="eastAsia"/>
          <w:b/>
          <w:bCs/>
          <w:sz w:val="28"/>
          <w:szCs w:val="24"/>
          <w:shd w:val="clear" w:color="auto" w:fill="FFFFFF"/>
        </w:rPr>
        <w:t>hina:</w:t>
      </w:r>
      <w:r w:rsidRPr="00A50499">
        <w:rPr>
          <w:rFonts w:cs="Times New Roman"/>
          <w:b/>
          <w:bCs/>
          <w:sz w:val="28"/>
          <w:szCs w:val="24"/>
          <w:shd w:val="clear" w:color="auto" w:fill="FFFFFF"/>
        </w:rPr>
        <w:t xml:space="preserve"> </w:t>
      </w:r>
      <w:proofErr w:type="gramStart"/>
      <w:r w:rsidRPr="00A50499">
        <w:rPr>
          <w:rFonts w:cs="Times New Roman"/>
          <w:b/>
          <w:bCs/>
          <w:sz w:val="28"/>
          <w:szCs w:val="24"/>
          <w:shd w:val="clear" w:color="auto" w:fill="FFFFFF"/>
        </w:rPr>
        <w:t>a</w:t>
      </w:r>
      <w:proofErr w:type="gramEnd"/>
      <w:r w:rsidRPr="00A50499">
        <w:rPr>
          <w:rFonts w:cs="Times New Roman"/>
          <w:b/>
          <w:bCs/>
          <w:sz w:val="28"/>
          <w:szCs w:val="24"/>
          <w:shd w:val="clear" w:color="auto" w:fill="FFFFFF"/>
        </w:rPr>
        <w:t xml:space="preserve"> Shared </w:t>
      </w:r>
      <w:commentRangeStart w:id="3"/>
      <w:r w:rsidRPr="00A50499">
        <w:rPr>
          <w:rFonts w:cs="Times New Roman"/>
          <w:b/>
          <w:bCs/>
          <w:sz w:val="28"/>
          <w:szCs w:val="24"/>
          <w:shd w:val="clear" w:color="auto" w:fill="FFFFFF"/>
        </w:rPr>
        <w:t>Socio-economic</w:t>
      </w:r>
      <w:commentRangeEnd w:id="3"/>
      <w:r w:rsidR="00A8056A">
        <w:rPr>
          <w:rStyle w:val="a7"/>
        </w:rPr>
        <w:commentReference w:id="3"/>
      </w:r>
      <w:r w:rsidRPr="00A50499">
        <w:rPr>
          <w:rFonts w:cs="Times New Roman"/>
          <w:b/>
          <w:bCs/>
          <w:sz w:val="28"/>
          <w:szCs w:val="24"/>
          <w:shd w:val="clear" w:color="auto" w:fill="FFFFFF"/>
        </w:rPr>
        <w:t xml:space="preserve"> Pathways scenario analysis</w:t>
      </w:r>
      <w:r w:rsidRPr="00A50499" w:rsidDel="003B33C3">
        <w:rPr>
          <w:rFonts w:cs="Times New Roman"/>
          <w:b/>
          <w:bCs/>
          <w:sz w:val="28"/>
          <w:szCs w:val="24"/>
          <w:shd w:val="clear" w:color="auto" w:fill="FFFFFF"/>
        </w:rPr>
        <w:t xml:space="preserve"> </w:t>
      </w:r>
    </w:p>
    <w:p w14:paraId="14C6B271" w14:textId="77777777" w:rsidR="000A3FD4" w:rsidRPr="00D35E69" w:rsidRDefault="000A3FD4" w:rsidP="000A3FD4">
      <w:pPr>
        <w:widowControl/>
        <w:spacing w:line="240" w:lineRule="auto"/>
        <w:ind w:firstLineChars="0" w:firstLine="0"/>
        <w:rPr>
          <w:rFonts w:cs="Times New Roman"/>
          <w:b/>
          <w:bCs/>
          <w:shd w:val="clear" w:color="auto" w:fill="FFFFFF"/>
        </w:rPr>
      </w:pPr>
    </w:p>
    <w:p w14:paraId="25B86328" w14:textId="77777777" w:rsidR="000A3FD4" w:rsidRPr="00D35E69" w:rsidRDefault="000A3FD4" w:rsidP="000A3FD4">
      <w:pPr>
        <w:widowControl/>
        <w:spacing w:line="240" w:lineRule="auto"/>
        <w:ind w:firstLineChars="0" w:firstLine="0"/>
        <w:rPr>
          <w:rFonts w:cs="Times New Roman"/>
          <w:b/>
          <w:bCs/>
          <w:shd w:val="clear" w:color="auto" w:fill="FFFFFF"/>
        </w:rPr>
      </w:pPr>
    </w:p>
    <w:p w14:paraId="2DC0C1A9" w14:textId="77777777" w:rsidR="000A3FD4" w:rsidRPr="00D35E69" w:rsidRDefault="000A3FD4" w:rsidP="000A3FD4">
      <w:pPr>
        <w:widowControl/>
        <w:spacing w:line="240" w:lineRule="auto"/>
        <w:ind w:firstLineChars="0" w:firstLine="0"/>
        <w:rPr>
          <w:rFonts w:ascii="Helvetica" w:hAnsi="Helvetica" w:cs="Helvetica"/>
          <w:b/>
          <w:bCs/>
          <w:shd w:val="clear" w:color="auto" w:fill="FFFFFF"/>
        </w:rPr>
      </w:pPr>
      <w:r w:rsidRPr="00D35E69">
        <w:rPr>
          <w:rFonts w:cs="Times New Roman"/>
          <w:b/>
          <w:bCs/>
          <w:shd w:val="clear" w:color="auto" w:fill="FFFFFF"/>
        </w:rPr>
        <w:t>ABSTRACT:</w:t>
      </w:r>
    </w:p>
    <w:p w14:paraId="56D238D9" w14:textId="77777777" w:rsidR="000A3FD4" w:rsidRDefault="000A3FD4" w:rsidP="000A3FD4">
      <w:pPr>
        <w:widowControl/>
        <w:spacing w:line="240" w:lineRule="auto"/>
        <w:ind w:firstLineChars="0" w:firstLine="0"/>
        <w:rPr>
          <w:rFonts w:ascii="Helvetica" w:hAnsi="Helvetica" w:cs="Helvetica"/>
          <w:b/>
          <w:bCs/>
          <w:color w:val="333333"/>
          <w:shd w:val="clear" w:color="auto" w:fill="FFFFFF"/>
        </w:rPr>
      </w:pPr>
    </w:p>
    <w:p w14:paraId="59DBCF79" w14:textId="4F54CFD2" w:rsidR="000A3FD4" w:rsidRPr="000E3624" w:rsidRDefault="000A3FD4" w:rsidP="00A50499">
      <w:pPr>
        <w:widowControl/>
        <w:ind w:firstLineChars="0" w:firstLine="0"/>
        <w:rPr>
          <w:rFonts w:cs="Times New Roman"/>
        </w:rPr>
      </w:pPr>
      <w:r>
        <w:rPr>
          <w:rFonts w:cs="Times New Roman"/>
        </w:rPr>
        <w:t xml:space="preserve">Sludge management </w:t>
      </w:r>
      <w:r w:rsidRPr="00DA632F">
        <w:rPr>
          <w:rFonts w:cs="Times New Roman"/>
          <w:szCs w:val="24"/>
        </w:rPr>
        <w:t xml:space="preserve">accounts for </w:t>
      </w:r>
      <w:r>
        <w:rPr>
          <w:rFonts w:cs="Times New Roman"/>
          <w:szCs w:val="24"/>
        </w:rPr>
        <w:t xml:space="preserve">a large </w:t>
      </w:r>
      <w:r w:rsidRPr="00DA632F">
        <w:rPr>
          <w:rFonts w:cs="Times New Roman"/>
          <w:szCs w:val="24"/>
        </w:rPr>
        <w:t xml:space="preserve">share </w:t>
      </w:r>
      <w:del w:id="4" w:author="Owen" w:date="2022-04-27T20:32:00Z">
        <w:r w:rsidRPr="00DA632F" w:rsidDel="00590207">
          <w:rPr>
            <w:rFonts w:cs="Times New Roman" w:hint="eastAsia"/>
            <w:szCs w:val="24"/>
          </w:rPr>
          <w:delText>in</w:delText>
        </w:r>
      </w:del>
      <w:ins w:id="5" w:author="Owen" w:date="2022-04-27T20:32:00Z">
        <w:r w:rsidR="00590207">
          <w:rPr>
            <w:rFonts w:cs="Times New Roman" w:hint="eastAsia"/>
            <w:szCs w:val="24"/>
          </w:rPr>
          <w:t>of</w:t>
        </w:r>
      </w:ins>
      <w:r w:rsidRPr="00DA632F">
        <w:rPr>
          <w:rFonts w:cs="Times New Roman"/>
          <w:szCs w:val="24"/>
        </w:rPr>
        <w:t xml:space="preserve"> </w:t>
      </w:r>
      <w:r>
        <w:rPr>
          <w:rFonts w:cs="Times New Roman"/>
          <w:szCs w:val="24"/>
        </w:rPr>
        <w:t xml:space="preserve">economic </w:t>
      </w:r>
      <w:r w:rsidRPr="00DA632F">
        <w:rPr>
          <w:rFonts w:cs="Times New Roman"/>
          <w:szCs w:val="24"/>
        </w:rPr>
        <w:t>costs</w:t>
      </w:r>
      <w:r>
        <w:rPr>
          <w:rFonts w:cs="Times New Roman"/>
          <w:szCs w:val="24"/>
        </w:rPr>
        <w:t xml:space="preserve"> and energy consumption </w:t>
      </w:r>
      <w:r w:rsidRPr="00DA632F">
        <w:rPr>
          <w:rFonts w:cs="Times New Roman"/>
          <w:szCs w:val="24"/>
        </w:rPr>
        <w:t>in wastewater treatment</w:t>
      </w:r>
      <w:del w:id="6" w:author="Owen" w:date="2022-04-27T20:33:00Z">
        <w:r w:rsidDel="00590207">
          <w:rPr>
            <w:rFonts w:cs="Times New Roman"/>
            <w:szCs w:val="24"/>
          </w:rPr>
          <w:delText>,</w:delText>
        </w:r>
      </w:del>
      <w:r>
        <w:rPr>
          <w:rFonts w:cs="Times New Roman"/>
          <w:szCs w:val="24"/>
        </w:rPr>
        <w:t xml:space="preserve"> and has become </w:t>
      </w:r>
      <w:r w:rsidRPr="006B3637">
        <w:rPr>
          <w:rFonts w:cs="Times New Roman"/>
        </w:rPr>
        <w:t xml:space="preserve">an important challenge for urban </w:t>
      </w:r>
      <w:r>
        <w:rPr>
          <w:rFonts w:cs="Times New Roman"/>
        </w:rPr>
        <w:t>sustainability</w:t>
      </w:r>
      <w:r w:rsidRPr="006B3637">
        <w:rPr>
          <w:rFonts w:cs="Times New Roman"/>
        </w:rPr>
        <w:t>.</w:t>
      </w:r>
      <w:r>
        <w:rPr>
          <w:rFonts w:cs="Times New Roman"/>
        </w:rPr>
        <w:t xml:space="preserve"> A</w:t>
      </w:r>
      <w:r w:rsidRPr="006B3637">
        <w:rPr>
          <w:rFonts w:cs="Times New Roman"/>
        </w:rPr>
        <w:t>ccurately predict</w:t>
      </w:r>
      <w:r>
        <w:rPr>
          <w:rFonts w:cs="Times New Roman"/>
        </w:rPr>
        <w:t>ing</w:t>
      </w:r>
      <w:r w:rsidRPr="006B3637">
        <w:rPr>
          <w:rFonts w:cs="Times New Roman"/>
        </w:rPr>
        <w:t xml:space="preserve"> regional sludge </w:t>
      </w:r>
      <w:r>
        <w:rPr>
          <w:rFonts w:cs="Times New Roman"/>
        </w:rPr>
        <w:t xml:space="preserve">generation by incorporating spatial characteristics to find carbon reduction potential can </w:t>
      </w:r>
      <w:r w:rsidRPr="00D60DCC">
        <w:rPr>
          <w:rFonts w:cs="Times New Roman"/>
        </w:rPr>
        <w:t xml:space="preserve">help </w:t>
      </w:r>
      <w:r>
        <w:rPr>
          <w:rFonts w:cs="Times New Roman"/>
        </w:rPr>
        <w:t>improve the sustainability of</w:t>
      </w:r>
      <w:r w:rsidRPr="003F3FAF">
        <w:rPr>
          <w:rFonts w:cs="Times New Roman"/>
        </w:rPr>
        <w:t xml:space="preserve"> wastewater treatment</w:t>
      </w:r>
      <w:r>
        <w:rPr>
          <w:rFonts w:cs="Times New Roman"/>
        </w:rPr>
        <w:t xml:space="preserve"> and </w:t>
      </w:r>
      <w:r w:rsidRPr="00D60DCC">
        <w:rPr>
          <w:rFonts w:cs="Times New Roman"/>
        </w:rPr>
        <w:t>formulate tailored mitigation strategies.</w:t>
      </w:r>
      <w:r>
        <w:rPr>
          <w:rFonts w:cs="Times New Roman"/>
        </w:rPr>
        <w:t xml:space="preserve"> This is especially true in China, which along with </w:t>
      </w:r>
      <w:r w:rsidRPr="003F3FAF">
        <w:rPr>
          <w:rFonts w:cs="Times New Roman"/>
        </w:rPr>
        <w:t>the world’s largest wastewater treatment capacity</w:t>
      </w:r>
      <w:r>
        <w:rPr>
          <w:rFonts w:cs="Times New Roman"/>
        </w:rPr>
        <w:t>,</w:t>
      </w:r>
      <w:r w:rsidRPr="003F3FAF">
        <w:rPr>
          <w:rFonts w:cs="Times New Roman"/>
        </w:rPr>
        <w:t xml:space="preserve"> </w:t>
      </w:r>
      <w:r>
        <w:rPr>
          <w:rFonts w:cs="Times New Roman"/>
        </w:rPr>
        <w:t xml:space="preserve">also faces rapid growth in </w:t>
      </w:r>
      <w:r w:rsidRPr="003F3FAF">
        <w:rPr>
          <w:rFonts w:cs="Times New Roman"/>
        </w:rPr>
        <w:t xml:space="preserve">sludge </w:t>
      </w:r>
      <w:r>
        <w:rPr>
          <w:rFonts w:cs="Times New Roman"/>
        </w:rPr>
        <w:t>generation</w:t>
      </w:r>
      <w:r w:rsidRPr="003F3FAF">
        <w:rPr>
          <w:rFonts w:cs="Times New Roman"/>
        </w:rPr>
        <w:t>, insufficient disposal capacity</w:t>
      </w:r>
      <w:ins w:id="7" w:author="Owen" w:date="2022-04-27T20:33:00Z">
        <w:r w:rsidR="00590207">
          <w:rPr>
            <w:rFonts w:cs="Times New Roman"/>
          </w:rPr>
          <w:t>,</w:t>
        </w:r>
      </w:ins>
      <w:r w:rsidRPr="003F3FAF">
        <w:rPr>
          <w:rFonts w:cs="Times New Roman"/>
        </w:rPr>
        <w:t xml:space="preserve"> and low </w:t>
      </w:r>
      <w:r>
        <w:rPr>
          <w:rFonts w:cs="Times New Roman"/>
        </w:rPr>
        <w:t>recycling rates. In this study, data from 3</w:t>
      </w:r>
      <w:ins w:id="8" w:author="WANG HONGTAO" w:date="2022-04-26T21:05:00Z">
        <w:r w:rsidR="00642F0D">
          <w:rPr>
            <w:rFonts w:cs="Times New Roman" w:hint="eastAsia"/>
          </w:rPr>
          <w:t>,</w:t>
        </w:r>
      </w:ins>
      <w:r>
        <w:rPr>
          <w:rFonts w:cs="Times New Roman"/>
        </w:rPr>
        <w:t>495 wastewater treatment plants were used to screen sludge driving factors in 338 Chinese cities, and a random forest regression model was used to predict future sludge generation and associated carbon emissions at the provincial level under Shared Socio</w:t>
      </w:r>
      <w:ins w:id="9" w:author="Owen" w:date="2022-04-27T20:33:00Z">
        <w:r w:rsidR="00590207">
          <w:rPr>
            <w:rFonts w:cs="Times New Roman"/>
          </w:rPr>
          <w:t>-</w:t>
        </w:r>
      </w:ins>
      <w:r>
        <w:rPr>
          <w:rFonts w:cs="Times New Roman"/>
        </w:rPr>
        <w:t xml:space="preserve">economic Pathways (SSPs). </w:t>
      </w:r>
      <w:r w:rsidRPr="003F3FAF">
        <w:rPr>
          <w:rFonts w:cs="Times New Roman"/>
        </w:rPr>
        <w:t xml:space="preserve">The results show that urban form, economic development, and food consumption are the </w:t>
      </w:r>
      <w:r>
        <w:rPr>
          <w:rFonts w:cs="Times New Roman"/>
        </w:rPr>
        <w:t>major factors influencing</w:t>
      </w:r>
      <w:r w:rsidRPr="003F3FAF">
        <w:rPr>
          <w:rFonts w:cs="Times New Roman"/>
        </w:rPr>
        <w:t xml:space="preserve"> sludge </w:t>
      </w:r>
      <w:r>
        <w:rPr>
          <w:rFonts w:cs="Times New Roman"/>
        </w:rPr>
        <w:t>generation, which is expected to be between 1.95 and 2.41 times the 2017 level by 2060 in the five SSP scenarios. As regional sludge generation and rates of increase vary, d</w:t>
      </w:r>
      <w:r w:rsidRPr="00FC0A99">
        <w:rPr>
          <w:rFonts w:cs="Times New Roman"/>
        </w:rPr>
        <w:t xml:space="preserve">ifferentiated strategies can help reduce carbon emissions. </w:t>
      </w:r>
      <w:r>
        <w:rPr>
          <w:rFonts w:cs="Times New Roman"/>
        </w:rPr>
        <w:t>In Central and Western China</w:t>
      </w:r>
      <w:ins w:id="10" w:author="WANG HONGTAO" w:date="2022-04-26T22:07:00Z">
        <w:r w:rsidR="00296F3D">
          <w:rPr>
            <w:rFonts w:cs="Times New Roman"/>
          </w:rPr>
          <w:t>,</w:t>
        </w:r>
      </w:ins>
      <w:r>
        <w:rPr>
          <w:rFonts w:cs="Times New Roman"/>
        </w:rPr>
        <w:t xml:space="preserve"> it may be possible to control s</w:t>
      </w:r>
      <w:r w:rsidRPr="00FC0A99">
        <w:rPr>
          <w:rFonts w:cs="Times New Roman"/>
        </w:rPr>
        <w:t xml:space="preserve">ludge generation </w:t>
      </w:r>
      <w:r>
        <w:rPr>
          <w:rFonts w:cs="Times New Roman"/>
        </w:rPr>
        <w:t xml:space="preserve">at source given expected changes in </w:t>
      </w:r>
      <w:r w:rsidRPr="00FC0A99">
        <w:rPr>
          <w:rFonts w:cs="Times New Roman"/>
        </w:rPr>
        <w:t xml:space="preserve">dietary structure and urban </w:t>
      </w:r>
      <w:r>
        <w:rPr>
          <w:rFonts w:cs="Times New Roman"/>
        </w:rPr>
        <w:t xml:space="preserve">compact </w:t>
      </w:r>
      <w:r w:rsidRPr="00FC0A99">
        <w:rPr>
          <w:rFonts w:cs="Times New Roman"/>
        </w:rPr>
        <w:t>development</w:t>
      </w:r>
      <w:r>
        <w:rPr>
          <w:rFonts w:cs="Times New Roman"/>
        </w:rPr>
        <w:t xml:space="preserve"> change, w</w:t>
      </w:r>
      <w:r w:rsidRPr="00FC0A99">
        <w:rPr>
          <w:rFonts w:cs="Times New Roman"/>
        </w:rPr>
        <w:t xml:space="preserve">hile </w:t>
      </w:r>
      <w:r>
        <w:rPr>
          <w:rFonts w:cs="Times New Roman"/>
        </w:rPr>
        <w:t>in E</w:t>
      </w:r>
      <w:r w:rsidRPr="00FC0A99">
        <w:rPr>
          <w:rFonts w:cs="Times New Roman"/>
        </w:rPr>
        <w:t>astern China</w:t>
      </w:r>
      <w:r>
        <w:rPr>
          <w:rFonts w:cs="Times New Roman"/>
        </w:rPr>
        <w:t xml:space="preserve"> greater use of</w:t>
      </w:r>
      <w:r w:rsidRPr="00FC0A99">
        <w:rPr>
          <w:rFonts w:cs="Times New Roman"/>
        </w:rPr>
        <w:t xml:space="preserve"> anaerobic digestion and sludge</w:t>
      </w:r>
      <w:r>
        <w:rPr>
          <w:rFonts w:cs="Times New Roman"/>
        </w:rPr>
        <w:t>-to-resource</w:t>
      </w:r>
      <w:r w:rsidRPr="00FC0A99">
        <w:rPr>
          <w:rFonts w:cs="Times New Roman"/>
        </w:rPr>
        <w:t xml:space="preserve"> treatment </w:t>
      </w:r>
      <w:r>
        <w:rPr>
          <w:rFonts w:cs="Times New Roman"/>
        </w:rPr>
        <w:t>may be more effective</w:t>
      </w:r>
      <w:r w:rsidRPr="00FC0A99">
        <w:rPr>
          <w:rFonts w:cs="Times New Roman"/>
        </w:rPr>
        <w:t xml:space="preserve">. </w:t>
      </w:r>
      <w:r w:rsidRPr="000F350F">
        <w:rPr>
          <w:rFonts w:cs="Times New Roman"/>
        </w:rPr>
        <w:t xml:space="preserve">Combining anaerobic digestion and low carbon disposal methods </w:t>
      </w:r>
      <w:r>
        <w:rPr>
          <w:rFonts w:cs="Times New Roman"/>
        </w:rPr>
        <w:t>could</w:t>
      </w:r>
      <w:r w:rsidRPr="000F350F">
        <w:rPr>
          <w:rFonts w:cs="Times New Roman"/>
        </w:rPr>
        <w:t xml:space="preserve"> </w:t>
      </w:r>
      <w:r>
        <w:rPr>
          <w:rFonts w:cs="Times New Roman"/>
        </w:rPr>
        <w:t xml:space="preserve">reduce </w:t>
      </w:r>
      <w:r>
        <w:rPr>
          <w:rFonts w:cs="Times New Roman" w:hint="eastAsia"/>
        </w:rPr>
        <w:t>about</w:t>
      </w:r>
      <w:r>
        <w:rPr>
          <w:rFonts w:cs="Times New Roman"/>
        </w:rPr>
        <w:t xml:space="preserve"> 50 Mts GHG </w:t>
      </w:r>
      <w:r>
        <w:rPr>
          <w:rFonts w:cs="Times New Roman" w:hint="eastAsia"/>
        </w:rPr>
        <w:t>emissions</w:t>
      </w:r>
      <w:r>
        <w:rPr>
          <w:rFonts w:cs="Times New Roman"/>
        </w:rPr>
        <w:t xml:space="preserve"> </w:t>
      </w:r>
      <w:r>
        <w:rPr>
          <w:rFonts w:cs="Times New Roman" w:hint="eastAsia"/>
        </w:rPr>
        <w:t>in</w:t>
      </w:r>
      <w:r>
        <w:rPr>
          <w:rFonts w:cs="Times New Roman"/>
        </w:rPr>
        <w:t xml:space="preserve"> C</w:t>
      </w:r>
      <w:r>
        <w:rPr>
          <w:rFonts w:cs="Times New Roman" w:hint="eastAsia"/>
        </w:rPr>
        <w:t>hina</w:t>
      </w:r>
      <w:r>
        <w:rPr>
          <w:rFonts w:cs="Times New Roman"/>
        </w:rPr>
        <w:t xml:space="preserve"> in 2060</w:t>
      </w:r>
      <w:r w:rsidRPr="000F350F">
        <w:rPr>
          <w:rFonts w:cs="Times New Roman"/>
        </w:rPr>
        <w:t>.</w:t>
      </w:r>
    </w:p>
    <w:p w14:paraId="60B32B59" w14:textId="77777777" w:rsidR="000A3FD4" w:rsidRPr="00AC38A4" w:rsidRDefault="000A3FD4" w:rsidP="000A3FD4">
      <w:pPr>
        <w:widowControl/>
        <w:spacing w:line="240" w:lineRule="auto"/>
        <w:ind w:firstLineChars="0" w:firstLine="0"/>
        <w:rPr>
          <w:rFonts w:cs="Times New Roman"/>
        </w:rPr>
      </w:pPr>
    </w:p>
    <w:p w14:paraId="5492DFBB" w14:textId="77777777" w:rsidR="000A3FD4" w:rsidRPr="00FC0A99" w:rsidRDefault="000A3FD4" w:rsidP="000A3FD4">
      <w:pPr>
        <w:widowControl/>
        <w:spacing w:line="240" w:lineRule="auto"/>
        <w:ind w:firstLineChars="0" w:firstLine="0"/>
        <w:rPr>
          <w:rFonts w:cs="Times New Roman"/>
        </w:rPr>
      </w:pPr>
    </w:p>
    <w:p w14:paraId="219DE014" w14:textId="77777777" w:rsidR="000A3FD4"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40AA1C42" w14:textId="77777777" w:rsidR="000A3FD4" w:rsidRDefault="000A3FD4" w:rsidP="000A3FD4">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Pr>
          <w:rFonts w:cs="Times New Roman"/>
          <w:b/>
          <w:bCs/>
          <w:color w:val="333333"/>
          <w:shd w:val="clear" w:color="auto" w:fill="FFFFFF"/>
        </w:rPr>
        <w:t xml:space="preserve"> </w:t>
      </w:r>
      <w:r w:rsidRPr="003F3FAF">
        <w:rPr>
          <w:rFonts w:hint="eastAsia"/>
        </w:rPr>
        <w:t>S</w:t>
      </w:r>
      <w:r w:rsidRPr="003F3FAF">
        <w:t>ludge</w:t>
      </w:r>
      <w:r>
        <w:t xml:space="preserve"> Management;</w:t>
      </w:r>
      <w:r w:rsidRPr="003F3FAF">
        <w:t xml:space="preserve"> </w:t>
      </w:r>
      <w:r>
        <w:t>Carbon Reduction Potential; Driving forces; Machine Learning;</w:t>
      </w:r>
      <w:r w:rsidRPr="003F3FAF">
        <w:t xml:space="preserve"> </w:t>
      </w:r>
      <w:r w:rsidRPr="003F3FAF">
        <w:rPr>
          <w:rFonts w:hint="eastAsia"/>
        </w:rPr>
        <w:t>S</w:t>
      </w:r>
      <w:r w:rsidRPr="003F3FAF">
        <w:t xml:space="preserve">hared </w:t>
      </w:r>
      <w:r>
        <w:t>S</w:t>
      </w:r>
      <w:r w:rsidRPr="003F3FAF">
        <w:t xml:space="preserve">ocioeconomic </w:t>
      </w:r>
      <w:r>
        <w:t>P</w:t>
      </w:r>
      <w:r w:rsidRPr="003F3FAF">
        <w:t xml:space="preserve">athways </w:t>
      </w:r>
    </w:p>
    <w:p w14:paraId="590AE445" w14:textId="77777777" w:rsidR="000A3FD4" w:rsidRPr="0004676B" w:rsidRDefault="000A3FD4" w:rsidP="000A3FD4">
      <w:pPr>
        <w:widowControl/>
        <w:spacing w:line="240" w:lineRule="auto"/>
        <w:ind w:firstLineChars="0" w:firstLine="0"/>
        <w:rPr>
          <w:rFonts w:ascii="Helvetica" w:hAnsi="Helvetica" w:cs="Helvetica"/>
          <w:b/>
          <w:bCs/>
          <w:color w:val="333333"/>
          <w:shd w:val="clear" w:color="auto" w:fill="FFFFFF"/>
        </w:rPr>
      </w:pPr>
    </w:p>
    <w:p w14:paraId="11E4122C" w14:textId="77777777" w:rsidR="000A3FD4" w:rsidRPr="00A50499" w:rsidRDefault="000A3FD4" w:rsidP="004617D6">
      <w:pPr>
        <w:pStyle w:val="1"/>
        <w:ind w:firstLineChars="100" w:firstLine="321"/>
      </w:pPr>
      <w:commentRangeStart w:id="11"/>
      <w:r w:rsidRPr="00A50499">
        <w:rPr>
          <w:rFonts w:hint="eastAsia"/>
        </w:rPr>
        <w:t>H</w:t>
      </w:r>
      <w:r w:rsidRPr="00A50499">
        <w:t>IGHLIGHTS:</w:t>
      </w:r>
      <w:commentRangeEnd w:id="11"/>
      <w:r w:rsidR="00385261">
        <w:rPr>
          <w:rStyle w:val="a7"/>
          <w:rFonts w:eastAsia="宋体"/>
          <w:b w:val="0"/>
          <w:bCs w:val="0"/>
          <w:kern w:val="2"/>
        </w:rPr>
        <w:commentReference w:id="11"/>
      </w:r>
    </w:p>
    <w:p w14:paraId="7599D30F" w14:textId="77777777" w:rsidR="000A3FD4" w:rsidRPr="00EE3641"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2942E5AE" w14:textId="5A12031C"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U</w:t>
      </w:r>
      <w:r w:rsidRPr="000E3624">
        <w:rPr>
          <w:rFonts w:ascii="Times New Roman" w:hAnsi="Times New Roman" w:cstheme="minorBidi"/>
          <w:kern w:val="2"/>
          <w:sz w:val="24"/>
          <w:lang w:eastAsia="zh-CN"/>
        </w:rPr>
        <w:t xml:space="preserve">rban form, </w:t>
      </w:r>
      <w:r>
        <w:rPr>
          <w:rFonts w:ascii="Times New Roman" w:hAnsi="Times New Roman" w:cstheme="minorBidi"/>
          <w:kern w:val="2"/>
          <w:sz w:val="24"/>
          <w:lang w:eastAsia="zh-CN"/>
        </w:rPr>
        <w:t>GDP</w:t>
      </w:r>
      <w:ins w:id="12" w:author="Owen" w:date="2022-04-27T20:34:00Z">
        <w:r w:rsidR="00590207">
          <w:rPr>
            <w:rFonts w:ascii="Times New Roman" w:hAnsi="Times New Roman" w:cstheme="minorBidi"/>
            <w:kern w:val="2"/>
            <w:sz w:val="24"/>
            <w:lang w:eastAsia="zh-CN"/>
          </w:rPr>
          <w:t>,</w:t>
        </w:r>
      </w:ins>
      <w:r w:rsidRPr="000E3624">
        <w:rPr>
          <w:rFonts w:ascii="Times New Roman" w:hAnsi="Times New Roman" w:cstheme="minorBidi"/>
          <w:kern w:val="2"/>
          <w:sz w:val="24"/>
          <w:lang w:eastAsia="zh-CN"/>
        </w:rPr>
        <w:t xml:space="preserve"> and food consumption are major factors </w:t>
      </w:r>
      <w:r>
        <w:rPr>
          <w:rFonts w:ascii="Times New Roman" w:hAnsi="Times New Roman" w:cstheme="minorBidi"/>
          <w:kern w:val="2"/>
          <w:sz w:val="24"/>
          <w:lang w:eastAsia="zh-CN"/>
        </w:rPr>
        <w:t xml:space="preserve">affecting </w:t>
      </w:r>
      <w:r w:rsidRPr="000E3624">
        <w:rPr>
          <w:rFonts w:ascii="Times New Roman" w:hAnsi="Times New Roman" w:cstheme="minorBidi"/>
          <w:kern w:val="2"/>
          <w:sz w:val="24"/>
          <w:lang w:eastAsia="zh-CN"/>
        </w:rPr>
        <w:t>sludge generation</w:t>
      </w:r>
      <w:r>
        <w:rPr>
          <w:rFonts w:ascii="Times New Roman" w:hAnsi="Times New Roman" w:cstheme="minorBidi"/>
          <w:kern w:val="2"/>
          <w:sz w:val="24"/>
          <w:lang w:eastAsia="zh-CN"/>
        </w:rPr>
        <w:t>.</w:t>
      </w:r>
    </w:p>
    <w:p w14:paraId="0672082D" w14:textId="77777777" w:rsidR="000A3FD4" w:rsidRPr="000F350F"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sidRPr="000E3624">
        <w:rPr>
          <w:rFonts w:ascii="Times New Roman" w:hAnsi="Times New Roman" w:cstheme="minorBidi"/>
          <w:kern w:val="2"/>
          <w:sz w:val="24"/>
          <w:lang w:eastAsia="zh-CN"/>
        </w:rPr>
        <w:t>RF and SSP</w:t>
      </w:r>
      <w:r>
        <w:rPr>
          <w:rFonts w:ascii="Times New Roman" w:hAnsi="Times New Roman" w:cstheme="minorBidi"/>
          <w:kern w:val="2"/>
          <w:sz w:val="24"/>
          <w:lang w:eastAsia="zh-CN"/>
        </w:rPr>
        <w:t>s</w:t>
      </w:r>
      <w:r w:rsidRPr="000E3624">
        <w:rPr>
          <w:rFonts w:ascii="Times New Roman" w:hAnsi="Times New Roman" w:cstheme="minorBidi"/>
          <w:kern w:val="2"/>
          <w:sz w:val="24"/>
          <w:lang w:eastAsia="zh-CN"/>
        </w:rPr>
        <w:t xml:space="preserve"> forecast </w:t>
      </w:r>
      <w:r>
        <w:rPr>
          <w:rFonts w:ascii="Times New Roman" w:hAnsi="Times New Roman" w:cstheme="minorBidi"/>
          <w:kern w:val="2"/>
          <w:sz w:val="24"/>
          <w:lang w:eastAsia="zh-CN"/>
        </w:rPr>
        <w:t xml:space="preserve">a </w:t>
      </w:r>
      <w:r w:rsidRPr="000E3624">
        <w:rPr>
          <w:rFonts w:ascii="Times New Roman" w:hAnsi="Times New Roman" w:cstheme="minorBidi"/>
          <w:kern w:val="2"/>
          <w:sz w:val="24"/>
          <w:lang w:eastAsia="zh-CN"/>
        </w:rPr>
        <w:t>declining growth</w:t>
      </w:r>
      <w:r>
        <w:rPr>
          <w:rFonts w:ascii="Times New Roman" w:hAnsi="Times New Roman" w:cstheme="minorBidi"/>
          <w:kern w:val="2"/>
          <w:sz w:val="24"/>
          <w:lang w:eastAsia="zh-CN"/>
        </w:rPr>
        <w:t xml:space="preserve"> </w:t>
      </w:r>
      <w:r w:rsidRPr="000E3624">
        <w:rPr>
          <w:rFonts w:ascii="Times New Roman" w:hAnsi="Times New Roman" w:cstheme="minorBidi"/>
          <w:kern w:val="2"/>
          <w:sz w:val="24"/>
          <w:lang w:eastAsia="zh-CN"/>
        </w:rPr>
        <w:t>in provincial sludge generation to 2060.</w:t>
      </w:r>
    </w:p>
    <w:p w14:paraId="5FB05028"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GHG reduction strategies should be based on regional sludge patterns.</w:t>
      </w:r>
    </w:p>
    <w:p w14:paraId="09FFF603" w14:textId="77777777" w:rsidR="000A3FD4" w:rsidRPr="003F3FAF" w:rsidRDefault="000A3FD4" w:rsidP="000A3FD4">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 may</w:t>
      </w:r>
      <w:r w:rsidRPr="000F350F">
        <w:rPr>
          <w:rFonts w:ascii="Times New Roman" w:hAnsi="Times New Roman" w:cstheme="minorBidi"/>
          <w:kern w:val="2"/>
          <w:sz w:val="24"/>
          <w:lang w:eastAsia="zh-CN"/>
        </w:rPr>
        <w:t xml:space="preserve"> reduce </w:t>
      </w:r>
      <w:r>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Pr>
          <w:rFonts w:ascii="Times New Roman" w:hAnsi="Times New Roman" w:cstheme="minorBidi"/>
          <w:kern w:val="2"/>
          <w:sz w:val="24"/>
          <w:lang w:eastAsia="zh-CN"/>
        </w:rPr>
        <w:t xml:space="preserve"> emissions by 75%</w:t>
      </w:r>
      <w:r w:rsidRPr="000F350F">
        <w:rPr>
          <w:rFonts w:ascii="Times New Roman" w:hAnsi="Times New Roman" w:cstheme="minorBidi"/>
          <w:kern w:val="2"/>
          <w:sz w:val="24"/>
          <w:lang w:eastAsia="zh-CN"/>
        </w:rPr>
        <w:t>.</w:t>
      </w:r>
    </w:p>
    <w:p w14:paraId="5B1E8EF3" w14:textId="77777777" w:rsidR="000A3FD4" w:rsidRPr="000A3FD4" w:rsidRDefault="000A3FD4" w:rsidP="003F3FAF">
      <w:pPr>
        <w:widowControl/>
        <w:spacing w:line="240" w:lineRule="auto"/>
        <w:ind w:firstLineChars="0" w:firstLine="0"/>
        <w:rPr>
          <w:rFonts w:cs="Times New Roman"/>
          <w:b/>
          <w:bCs/>
          <w:color w:val="333333"/>
          <w:sz w:val="32"/>
          <w:szCs w:val="28"/>
          <w:shd w:val="clear" w:color="auto" w:fill="FFFFFF"/>
        </w:rPr>
      </w:pPr>
    </w:p>
    <w:bookmarkEnd w:id="0"/>
    <w:p w14:paraId="4E864F47" w14:textId="77777777" w:rsidR="00857393" w:rsidRDefault="00857393" w:rsidP="00857393">
      <w:pPr>
        <w:pStyle w:val="1"/>
        <w:numPr>
          <w:ilvl w:val="0"/>
          <w:numId w:val="3"/>
        </w:numPr>
        <w:tabs>
          <w:tab w:val="num" w:pos="360"/>
        </w:tabs>
        <w:ind w:left="0" w:firstLine="0"/>
      </w:pPr>
      <w:r>
        <w:t>Introduction</w:t>
      </w:r>
    </w:p>
    <w:p w14:paraId="213F3E07" w14:textId="67E3A767" w:rsidR="002D65C5" w:rsidRPr="00A50499" w:rsidRDefault="00312472" w:rsidP="00946FFC">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xml:space="preserve">). </w:t>
      </w:r>
      <w:r w:rsidR="00946FFC">
        <w:rPr>
          <w:rFonts w:cs="Times New Roman"/>
        </w:rPr>
        <w:t xml:space="preserve">Sludge management </w:t>
      </w:r>
      <w:r w:rsidR="00946FFC" w:rsidRPr="00DA632F">
        <w:rPr>
          <w:rFonts w:cs="Times New Roman"/>
          <w:szCs w:val="24"/>
        </w:rPr>
        <w:t xml:space="preserve">accounts for </w:t>
      </w:r>
      <w:r w:rsidR="00946FFC">
        <w:rPr>
          <w:rFonts w:cs="Times New Roman"/>
          <w:szCs w:val="24"/>
        </w:rPr>
        <w:t xml:space="preserve">a large </w:t>
      </w:r>
      <w:r w:rsidR="00946FFC" w:rsidRPr="00DA632F">
        <w:rPr>
          <w:rFonts w:cs="Times New Roman"/>
          <w:szCs w:val="24"/>
        </w:rPr>
        <w:t xml:space="preserve">share in </w:t>
      </w:r>
      <w:r w:rsidR="00946FFC">
        <w:rPr>
          <w:rFonts w:cs="Times New Roman"/>
          <w:szCs w:val="24"/>
        </w:rPr>
        <w:t>operation cost, energy consumption and environmental emissio</w:t>
      </w:r>
      <w:r w:rsidR="00946FFC" w:rsidRPr="00DA632F">
        <w:rPr>
          <w:rFonts w:cs="Times New Roman"/>
          <w:szCs w:val="24"/>
        </w:rPr>
        <w:t xml:space="preserve">n </w:t>
      </w:r>
      <w:r w:rsidR="00946FFC">
        <w:rPr>
          <w:rFonts w:cs="Times New Roman"/>
          <w:szCs w:val="24"/>
        </w:rPr>
        <w:t xml:space="preserve">in </w:t>
      </w:r>
      <w:r w:rsidR="00946FFC" w:rsidRPr="00DA632F">
        <w:rPr>
          <w:rFonts w:cs="Times New Roman"/>
          <w:szCs w:val="24"/>
        </w:rPr>
        <w:t>wastewater treatment</w:t>
      </w:r>
      <w:r w:rsidR="00946FFC">
        <w:rPr>
          <w:rFonts w:cs="Times New Roman"/>
          <w:szCs w:val="24"/>
        </w:rPr>
        <w:t xml:space="preserve">, and become </w:t>
      </w:r>
      <w:r w:rsidR="00946FFC" w:rsidRPr="00946FFC">
        <w:rPr>
          <w:rFonts w:cs="Times New Roman"/>
          <w:szCs w:val="24"/>
        </w:rPr>
        <w:t>a challenge for urban sustainability</w:t>
      </w:r>
      <w:ins w:id="13" w:author="WANG HONGTAO" w:date="2022-04-26T22:10:00Z">
        <w:r w:rsidR="006749B8">
          <w:rPr>
            <w:rFonts w:cs="Times New Roman"/>
            <w:szCs w:val="24"/>
          </w:rPr>
          <w:t xml:space="preserve"> </w:t>
        </w:r>
      </w:ins>
      <w:r w:rsidR="00946FFC" w:rsidRPr="00946FFC">
        <w:rPr>
          <w:rFonts w:cs="Times New Roman"/>
          <w:szCs w:val="24"/>
        </w:rPr>
        <w:t>(</w:t>
      </w:r>
      <w:proofErr w:type="spellStart"/>
      <w:r w:rsidR="00946FFC" w:rsidRPr="00A50499">
        <w:rPr>
          <w:rFonts w:cs="Times New Roman"/>
          <w:szCs w:val="24"/>
        </w:rPr>
        <w:t>Corominas</w:t>
      </w:r>
      <w:proofErr w:type="spellEnd"/>
      <w:r w:rsidR="00946FFC" w:rsidRPr="00DA632F">
        <w:rPr>
          <w:rFonts w:cs="Times New Roman"/>
          <w:szCs w:val="24"/>
        </w:rPr>
        <w:t xml:space="preserve"> </w:t>
      </w:r>
      <w:r w:rsidR="00946FFC">
        <w:rPr>
          <w:rFonts w:cs="Times New Roman"/>
          <w:szCs w:val="24"/>
        </w:rPr>
        <w:t xml:space="preserve">et al, 2013; </w:t>
      </w:r>
      <w:r w:rsidR="00946FFC" w:rsidRPr="00DA632F">
        <w:rPr>
          <w:rFonts w:cs="Times New Roman"/>
          <w:szCs w:val="24"/>
        </w:rPr>
        <w:t>Arias et al, 2020</w:t>
      </w:r>
      <w:r w:rsidR="00946FFC" w:rsidRPr="00946FFC">
        <w:rPr>
          <w:rFonts w:cs="Times New Roman"/>
          <w:szCs w:val="24"/>
        </w:rPr>
        <w:t>).</w:t>
      </w:r>
      <w:r w:rsidR="00946FFC">
        <w:rPr>
          <w:rFonts w:cs="Times New Roman"/>
        </w:rPr>
        <w:t xml:space="preserve"> </w:t>
      </w:r>
      <w:r w:rsidRPr="000F350F">
        <w:rPr>
          <w:shd w:val="clear" w:color="auto" w:fill="FFFFFF"/>
        </w:rPr>
        <w:t>T</w:t>
      </w:r>
      <w:r w:rsidRPr="000F350F">
        <w:rPr>
          <w:rFonts w:hint="eastAsia"/>
          <w:shd w:val="clear" w:color="auto" w:fill="FFFFFF"/>
        </w:rPr>
        <w:t>he</w:t>
      </w:r>
      <w:r w:rsidRPr="000F350F">
        <w:rPr>
          <w:shd w:val="clear" w:color="auto" w:fill="FFFFFF"/>
        </w:rPr>
        <w:t xml:space="preserve"> </w:t>
      </w:r>
      <w:r w:rsidR="001113C2">
        <w:rPr>
          <w:rFonts w:hint="eastAsia"/>
          <w:shd w:val="clear" w:color="auto" w:fill="FFFFFF"/>
        </w:rPr>
        <w:t>wastewater</w:t>
      </w:r>
      <w:r w:rsidR="001113C2">
        <w:rPr>
          <w:shd w:val="clear" w:color="auto" w:fill="FFFFFF"/>
        </w:rPr>
        <w:t xml:space="preserve"> treatment industry is</w:t>
      </w:r>
      <w:r w:rsidRPr="000F350F">
        <w:rPr>
          <w:shd w:val="clear" w:color="auto" w:fill="FFFFFF"/>
        </w:rPr>
        <w:t xml:space="preserve"> actively seeking</w:t>
      </w:r>
      <w:r w:rsidR="00C833CE">
        <w:rPr>
          <w:shd w:val="clear" w:color="auto" w:fill="FFFFFF"/>
        </w:rPr>
        <w:t xml:space="preserve"> ways</w:t>
      </w:r>
      <w:r w:rsidRPr="000F350F">
        <w:rPr>
          <w:shd w:val="clear" w:color="auto" w:fill="FFFFFF"/>
        </w:rPr>
        <w:t xml:space="preserve">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w:t>
      </w:r>
      <w:r>
        <w:rPr>
          <w:shd w:val="clear" w:color="auto" w:fill="FFFFFF"/>
        </w:rPr>
        <w:t xml:space="preserve">by increasing sludge recovery </w:t>
      </w:r>
      <w:r w:rsidR="00C833CE">
        <w:rPr>
          <w:shd w:val="clear" w:color="auto" w:fill="FFFFFF"/>
        </w:rPr>
        <w:t xml:space="preserve">and carbon </w:t>
      </w:r>
      <w:r w:rsidR="00C833CE" w:rsidRPr="00A50499">
        <w:rPr>
          <w:shd w:val="clear" w:color="auto" w:fill="FFFFFF"/>
        </w:rPr>
        <w:t>utilization</w:t>
      </w:r>
      <w:r w:rsidR="00C833CE">
        <w:rPr>
          <w:shd w:val="clear" w:color="auto" w:fill="FFFFFF"/>
        </w:rPr>
        <w:t xml:space="preserve"> </w:t>
      </w:r>
      <w:r w:rsidR="00AD2AEC" w:rsidRPr="000F350F">
        <w:rPr>
          <w:shd w:val="clear" w:color="auto" w:fill="FFFFFF"/>
        </w:rPr>
        <w:t>(</w:t>
      </w:r>
      <w:commentRangeStart w:id="14"/>
      <w:proofErr w:type="spellStart"/>
      <w:r w:rsidR="00627A31">
        <w:fldChar w:fldCharType="begin"/>
      </w:r>
      <w:r w:rsidR="00627A31">
        <w:instrText xml:space="preserve"> HYPERLINK \l "l3" </w:instrText>
      </w:r>
      <w:r w:rsidR="00627A31">
        <w:fldChar w:fldCharType="separate"/>
      </w:r>
      <w:r w:rsidR="008D4CAE" w:rsidRPr="00A82125">
        <w:rPr>
          <w:rStyle w:val="af9"/>
          <w:u w:val="none"/>
          <w:shd w:val="clear" w:color="auto" w:fill="FFFFFF"/>
        </w:rPr>
        <w:t>Guang</w:t>
      </w:r>
      <w:proofErr w:type="spellEnd"/>
      <w:r w:rsidR="008D4CAE" w:rsidRPr="00A82125">
        <w:rPr>
          <w:rStyle w:val="af9"/>
          <w:u w:val="none"/>
          <w:shd w:val="clear" w:color="auto" w:fill="FFFFFF"/>
        </w:rPr>
        <w:t xml:space="preserve"> et al.,</w:t>
      </w:r>
      <w:r w:rsidR="008D4CAE" w:rsidRPr="00A82125">
        <w:rPr>
          <w:rStyle w:val="af9"/>
          <w:u w:val="none"/>
          <w:shd w:val="clear" w:color="auto" w:fill="FFFFFF"/>
        </w:rPr>
        <w:t xml:space="preserve"> </w:t>
      </w:r>
      <w:r w:rsidR="008D4CAE" w:rsidRPr="00A82125">
        <w:rPr>
          <w:rStyle w:val="af9"/>
          <w:u w:val="none"/>
          <w:shd w:val="clear" w:color="auto" w:fill="FFFFFF"/>
        </w:rPr>
        <w:t>2015</w:t>
      </w:r>
      <w:r w:rsidR="00A82125">
        <w:rPr>
          <w:rStyle w:val="af9"/>
          <w:u w:val="none"/>
          <w:shd w:val="clear" w:color="auto" w:fill="FFFFFF"/>
        </w:rPr>
        <w:t>;</w:t>
      </w:r>
      <w:r w:rsidR="008D4CAE" w:rsidRPr="00A82125">
        <w:rPr>
          <w:rStyle w:val="af9"/>
          <w:u w:val="none"/>
          <w:shd w:val="clear" w:color="auto" w:fill="FFFFFF"/>
        </w:rPr>
        <w:t xml:space="preserve"> </w:t>
      </w:r>
      <w:r w:rsidR="00627A31">
        <w:rPr>
          <w:rStyle w:val="af9"/>
          <w:u w:val="none"/>
          <w:shd w:val="clear" w:color="auto" w:fill="FFFFFF"/>
        </w:rPr>
        <w:fldChar w:fldCharType="end"/>
      </w:r>
      <w:commentRangeEnd w:id="14"/>
      <w:r w:rsidR="0086360C">
        <w:rPr>
          <w:rStyle w:val="a7"/>
        </w:rPr>
        <w:commentReference w:id="14"/>
      </w:r>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1113C2">
        <w:rPr>
          <w:rStyle w:val="af9"/>
          <w:u w:val="none"/>
          <w:shd w:val="clear" w:color="auto" w:fill="FFFFFF"/>
        </w:rPr>
        <w:t>; Lu et al, 2018</w:t>
      </w:r>
      <w:r w:rsidR="00EC4164">
        <w:rPr>
          <w:shd w:val="clear" w:color="auto" w:fill="FFFFFF"/>
        </w:rPr>
        <w:t>)</w:t>
      </w:r>
      <w:r w:rsidRPr="000F350F">
        <w:rPr>
          <w:shd w:val="clear" w:color="auto" w:fill="FFFFFF"/>
        </w:rPr>
        <w:t xml:space="preserve">. </w:t>
      </w:r>
      <w:r w:rsidR="00AD44D9">
        <w:rPr>
          <w:rFonts w:cs="Times New Roman"/>
        </w:rPr>
        <w:t>W</w:t>
      </w:r>
      <w:r w:rsidR="00AD44D9">
        <w:rPr>
          <w:rFonts w:cs="Times New Roman" w:hint="eastAsia"/>
        </w:rPr>
        <w:t>ith</w:t>
      </w:r>
      <w:r w:rsidR="00AD44D9">
        <w:rPr>
          <w:rFonts w:cs="Times New Roman"/>
        </w:rPr>
        <w:t xml:space="preserve"> </w:t>
      </w:r>
      <w:r w:rsidR="00AD44D9" w:rsidRPr="003F3FAF">
        <w:rPr>
          <w:rFonts w:cs="Times New Roman"/>
        </w:rPr>
        <w:t>the world’s largest wastewater treatment capacity</w:t>
      </w:r>
      <w:r w:rsidR="00AD44D9">
        <w:rPr>
          <w:rFonts w:cs="Times New Roman"/>
        </w:rPr>
        <w:t>,</w:t>
      </w:r>
      <w:r w:rsidRPr="000F350F">
        <w:rPr>
          <w:shd w:val="clear" w:color="auto" w:fill="FFFFFF"/>
        </w:rPr>
        <w:t xml:space="preserve"> China’s produced about 10.49 Mts dry sludge</w:t>
      </w:r>
      <w:r w:rsidR="00345B75">
        <w:rPr>
          <w:shd w:val="clear" w:color="auto" w:fill="FFFFFF"/>
        </w:rPr>
        <w:t xml:space="preserve"> in 2017</w:t>
      </w:r>
      <w:r w:rsidRPr="000F350F">
        <w:rPr>
          <w:shd w:val="clear" w:color="auto" w:fill="FFFFFF"/>
        </w:rPr>
        <w:t>,</w:t>
      </w:r>
      <w:r w:rsidR="000E2B6B">
        <w:rPr>
          <w:shd w:val="clear" w:color="auto" w:fill="FFFFFF"/>
        </w:rPr>
        <w:t xml:space="preserve"> 1.5 times higher than that</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 xml:space="preserve">has been increasing </w:t>
      </w:r>
      <w:r w:rsidR="00EC4164">
        <w:rPr>
          <w:shd w:val="clear" w:color="auto" w:fill="FFFFFF"/>
        </w:rPr>
        <w:t>by</w:t>
      </w:r>
      <w:r w:rsidRPr="000F350F">
        <w:rPr>
          <w:shd w:val="clear" w:color="auto" w:fill="FFFFFF"/>
        </w:rPr>
        <w:t xml:space="preserve"> </w:t>
      </w:r>
      <w:r w:rsidR="00946FFC">
        <w:rPr>
          <w:shd w:val="clear" w:color="auto" w:fill="FFFFFF"/>
        </w:rPr>
        <w:t>more than</w:t>
      </w:r>
      <w:r w:rsidR="00946FFC" w:rsidRPr="000F350F">
        <w:rPr>
          <w:shd w:val="clear" w:color="auto" w:fill="FFFFFF"/>
        </w:rPr>
        <w:t xml:space="preserve"> </w:t>
      </w:r>
      <w:r w:rsidRPr="000F350F">
        <w:rPr>
          <w:shd w:val="clear" w:color="auto" w:fill="FFFFFF"/>
        </w:rPr>
        <w:t xml:space="preserve">10% </w:t>
      </w:r>
      <w:r>
        <w:rPr>
          <w:shd w:val="clear" w:color="auto" w:fill="FFFFFF"/>
        </w:rPr>
        <w:t>per year</w:t>
      </w:r>
      <w:r w:rsidR="008B1F22" w:rsidRPr="008B1F22">
        <w:rPr>
          <w:shd w:val="clear" w:color="auto" w:fill="FFFFFF"/>
        </w:rPr>
        <w:t xml:space="preserve"> </w:t>
      </w:r>
      <w:r w:rsidR="008B1F22">
        <w:rPr>
          <w:shd w:val="clear" w:color="auto" w:fill="FFFFFF"/>
        </w:rPr>
        <w:t>since</w:t>
      </w:r>
      <w:r w:rsidR="008B1F22" w:rsidRPr="000F350F">
        <w:rPr>
          <w:shd w:val="clear" w:color="auto" w:fill="FFFFFF"/>
        </w:rPr>
        <w:t xml:space="preserve"> 2010</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008B1F22">
        <w:rPr>
          <w:shd w:val="clear" w:color="auto" w:fill="FFFFFF"/>
        </w:rPr>
        <w:t xml:space="preserve">, </w:t>
      </w:r>
      <w:r w:rsidR="0023731B">
        <w:rPr>
          <w:rFonts w:cs="Times New Roman"/>
          <w:szCs w:val="24"/>
        </w:rPr>
        <w:t xml:space="preserve">significantly faster </w:t>
      </w:r>
      <w:r w:rsidR="008B1F22">
        <w:rPr>
          <w:rFonts w:cs="Times New Roman"/>
          <w:szCs w:val="24"/>
        </w:rPr>
        <w:t xml:space="preserve">than </w:t>
      </w:r>
      <w:r w:rsidR="0023731B">
        <w:rPr>
          <w:rFonts w:cs="Times New Roman"/>
          <w:szCs w:val="24"/>
        </w:rPr>
        <w:t xml:space="preserve">the rate </w:t>
      </w:r>
      <w:r w:rsidR="008B1F22">
        <w:rPr>
          <w:rFonts w:cs="Times New Roman"/>
          <w:szCs w:val="24"/>
        </w:rPr>
        <w:t>of economic development</w:t>
      </w:r>
      <w:r w:rsidRPr="000F350F">
        <w:rPr>
          <w:shd w:val="clear" w:color="auto" w:fill="FFFFFF"/>
        </w:rPr>
        <w:t xml:space="preserve">. </w:t>
      </w:r>
      <w:r w:rsidR="008B1F22">
        <w:t>L</w:t>
      </w:r>
      <w:r w:rsidR="002A4991">
        <w:t>andfill account</w:t>
      </w:r>
      <w:r w:rsidR="0023731B">
        <w:t>s</w:t>
      </w:r>
      <w:r w:rsidR="002A4991">
        <w:t xml:space="preserve"> for 55% </w:t>
      </w:r>
      <w:r w:rsidR="0023731B">
        <w:t xml:space="preserve">of </w:t>
      </w:r>
      <w:r w:rsidR="002A4991">
        <w:t>sludge treatment</w:t>
      </w:r>
      <w:r w:rsidR="0023731B">
        <w:t xml:space="preserve"> nationwide</w:t>
      </w:r>
      <w:r w:rsidR="002A4991">
        <w:t xml:space="preserve">, but </w:t>
      </w:r>
      <w:r w:rsidR="0023731B">
        <w:rPr>
          <w:rFonts w:cs="Times New Roman"/>
          <w:kern w:val="0"/>
          <w:szCs w:val="24"/>
        </w:rPr>
        <w:t>will not be</w:t>
      </w:r>
      <w:r w:rsidR="002A4991" w:rsidRPr="00D0299C">
        <w:rPr>
          <w:rFonts w:cs="Times New Roman"/>
          <w:kern w:val="0"/>
          <w:szCs w:val="24"/>
        </w:rPr>
        <w:t xml:space="preserve"> not a favore</w:t>
      </w:r>
      <w:r w:rsidR="0023731B">
        <w:rPr>
          <w:rFonts w:cs="Times New Roman"/>
          <w:kern w:val="0"/>
          <w:szCs w:val="24"/>
        </w:rPr>
        <w:t>d</w:t>
      </w:r>
      <w:r w:rsidR="002A4991" w:rsidRPr="00D0299C">
        <w:rPr>
          <w:rFonts w:cs="Times New Roman"/>
          <w:kern w:val="0"/>
          <w:szCs w:val="24"/>
        </w:rPr>
        <w:t xml:space="preserve"> solution in future</w:t>
      </w:r>
      <w:r w:rsidR="0062089C">
        <w:rPr>
          <w:rFonts w:cs="Times New Roman"/>
          <w:kern w:val="0"/>
          <w:szCs w:val="24"/>
        </w:rPr>
        <w:t xml:space="preserve"> </w:t>
      </w:r>
      <w:r w:rsidR="0023731B">
        <w:rPr>
          <w:rFonts w:cs="Times New Roman"/>
          <w:kern w:val="0"/>
          <w:szCs w:val="24"/>
        </w:rPr>
        <w:t xml:space="preserve">due to the adoption of the </w:t>
      </w:r>
      <w:r w:rsidR="0062089C">
        <w:rPr>
          <w:rFonts w:cs="Times New Roman"/>
          <w:kern w:val="0"/>
          <w:szCs w:val="24"/>
        </w:rPr>
        <w:t>zero-waste city strategy</w:t>
      </w:r>
      <w:r w:rsidR="008B1F22">
        <w:rPr>
          <w:rFonts w:cs="Times New Roman"/>
          <w:kern w:val="0"/>
          <w:szCs w:val="24"/>
        </w:rPr>
        <w:t xml:space="preserve"> and Chinese </w:t>
      </w:r>
      <w:r w:rsidR="008B1F22" w:rsidRPr="00D0299C">
        <w:rPr>
          <w:rFonts w:cs="Times New Roman"/>
          <w:kern w:val="0"/>
          <w:szCs w:val="24"/>
        </w:rPr>
        <w:t>Law on the Prevention and Control of Environmental Pollution by Solid Wastes</w:t>
      </w:r>
      <w:r w:rsidR="0062089C">
        <w:rPr>
          <w:rFonts w:cs="Times New Roman"/>
          <w:kern w:val="0"/>
          <w:szCs w:val="24"/>
        </w:rPr>
        <w:t>.</w:t>
      </w:r>
      <w:r w:rsidR="002A4991">
        <w:rPr>
          <w:rFonts w:cs="Times New Roman"/>
          <w:kern w:val="0"/>
          <w:szCs w:val="24"/>
        </w:rPr>
        <w:t xml:space="preserve"> </w:t>
      </w:r>
      <w:r w:rsidR="0023731B">
        <w:rPr>
          <w:rFonts w:cs="Times New Roman"/>
          <w:kern w:val="0"/>
          <w:szCs w:val="24"/>
        </w:rPr>
        <w:t>As t</w:t>
      </w:r>
      <w:r w:rsidR="0023731B" w:rsidRPr="00D0299C">
        <w:rPr>
          <w:rFonts w:cs="Times New Roman"/>
          <w:kern w:val="0"/>
          <w:szCs w:val="24"/>
        </w:rPr>
        <w:t xml:space="preserve">he </w:t>
      </w:r>
      <w:r w:rsidR="002A4991" w:rsidRPr="00D0299C">
        <w:rPr>
          <w:rFonts w:cs="Times New Roman"/>
          <w:kern w:val="0"/>
          <w:szCs w:val="24"/>
        </w:rPr>
        <w:t xml:space="preserve">water content </w:t>
      </w:r>
      <w:r w:rsidR="002A4991">
        <w:rPr>
          <w:rFonts w:cs="Times New Roman"/>
          <w:kern w:val="0"/>
          <w:szCs w:val="24"/>
        </w:rPr>
        <w:t xml:space="preserve">of </w:t>
      </w:r>
      <w:r w:rsidR="0023731B">
        <w:rPr>
          <w:rFonts w:cs="Times New Roman"/>
          <w:kern w:val="0"/>
          <w:szCs w:val="24"/>
        </w:rPr>
        <w:t xml:space="preserve">landfill </w:t>
      </w:r>
      <w:r w:rsidR="002A4991" w:rsidRPr="00D0299C">
        <w:rPr>
          <w:rFonts w:cs="Times New Roman"/>
          <w:kern w:val="0"/>
          <w:szCs w:val="24"/>
        </w:rPr>
        <w:t xml:space="preserve">sludge </w:t>
      </w:r>
      <w:r w:rsidR="00010B50">
        <w:rPr>
          <w:rFonts w:cs="Times New Roman"/>
          <w:kern w:val="0"/>
          <w:szCs w:val="24"/>
        </w:rPr>
        <w:t>was required to be</w:t>
      </w:r>
      <w:r w:rsidR="002A4991" w:rsidRPr="00D0299C">
        <w:rPr>
          <w:rFonts w:cs="Times New Roman"/>
          <w:kern w:val="0"/>
          <w:szCs w:val="24"/>
        </w:rPr>
        <w:t xml:space="preserve"> less than 60% after 2007 (MOHURD, 2007)</w:t>
      </w:r>
      <w:r w:rsidR="002A4991" w:rsidRPr="00D0299C">
        <w:rPr>
          <w:rFonts w:cs="Times New Roman"/>
          <w:lang w:val="en"/>
        </w:rPr>
        <w:t xml:space="preserve">, </w:t>
      </w:r>
      <w:r w:rsidR="002A4991">
        <w:rPr>
          <w:rFonts w:cs="Times New Roman"/>
          <w:lang w:val="en"/>
        </w:rPr>
        <w:t xml:space="preserve">a </w:t>
      </w:r>
      <w:r w:rsidR="002A4991" w:rsidRPr="00D0299C">
        <w:rPr>
          <w:rFonts w:cs="Times New Roman"/>
          <w:lang w:val="en"/>
        </w:rPr>
        <w:t xml:space="preserve">large amount of landfilled sludge cannot meet requirements and is disposed </w:t>
      </w:r>
      <w:r w:rsidR="002A4991">
        <w:rPr>
          <w:rFonts w:cs="Times New Roman"/>
          <w:lang w:val="en"/>
        </w:rPr>
        <w:t xml:space="preserve">of </w:t>
      </w:r>
      <w:r w:rsidR="002A4991" w:rsidRPr="00D0299C">
        <w:rPr>
          <w:rFonts w:cs="Times New Roman"/>
          <w:lang w:val="en"/>
        </w:rPr>
        <w:t xml:space="preserve">improperly (Yang et </w:t>
      </w:r>
      <w:r w:rsidR="002A4991" w:rsidRPr="00D0299C">
        <w:rPr>
          <w:rFonts w:cs="Times New Roman"/>
          <w:lang w:val="en"/>
        </w:rPr>
        <w:lastRenderedPageBreak/>
        <w:t>al, 2015).</w:t>
      </w:r>
      <w:r w:rsidR="008B1F22">
        <w:rPr>
          <w:rFonts w:cs="Times New Roman"/>
          <w:lang w:val="en"/>
        </w:rPr>
        <w:t xml:space="preserve"> </w:t>
      </w:r>
      <w:r w:rsidR="002A4991">
        <w:rPr>
          <w:lang w:val="en"/>
        </w:rPr>
        <w:t>Sludge-to-resource</w:t>
      </w:r>
      <w:r w:rsidR="00010B50">
        <w:rPr>
          <w:lang w:val="en"/>
        </w:rPr>
        <w:t xml:space="preserve"> </w:t>
      </w:r>
      <w:r w:rsidR="002A4991">
        <w:t>(</w:t>
      </w:r>
      <w:r w:rsidR="001113C2">
        <w:t xml:space="preserve">land </w:t>
      </w:r>
      <w:r w:rsidR="002A4991">
        <w:t>application and building material)</w:t>
      </w:r>
      <w:r w:rsidR="002A4991" w:rsidRPr="000F350F">
        <w:t xml:space="preserve"> </w:t>
      </w:r>
      <w:r w:rsidR="00010B50">
        <w:t xml:space="preserve">currently </w:t>
      </w:r>
      <w:r w:rsidR="002A4991" w:rsidRPr="000F350F">
        <w:t xml:space="preserve">account for </w:t>
      </w:r>
      <w:r w:rsidR="002A4991">
        <w:t xml:space="preserve">only 30% </w:t>
      </w:r>
      <w:r w:rsidR="002A4991" w:rsidRPr="000F350F">
        <w:t xml:space="preserve">of sludge </w:t>
      </w:r>
      <w:r w:rsidR="002A4991">
        <w:t xml:space="preserve">treatment </w:t>
      </w:r>
      <w:r w:rsidR="002A4991" w:rsidRPr="000F350F">
        <w:t>(</w:t>
      </w:r>
      <w:hyperlink w:anchor="l15" w:history="1">
        <w:r w:rsidR="002A4991" w:rsidRPr="002A4991">
          <w:t>Wei et al., 2020</w:t>
        </w:r>
      </w:hyperlink>
      <w:r w:rsidR="002A4991" w:rsidRPr="00A277A2">
        <w:t>)</w:t>
      </w:r>
      <w:r w:rsidR="002A4991" w:rsidRPr="000F350F">
        <w:rPr>
          <w:rFonts w:hint="eastAsia"/>
        </w:rPr>
        <w:t>.</w:t>
      </w:r>
      <w:r w:rsidR="002A4991">
        <w:t xml:space="preserve"> W</w:t>
      </w:r>
      <w:r w:rsidR="002A4991" w:rsidRPr="002A4991">
        <w:t>ith rapid sludge generation, insufficient disposal capacity and low recycling rate</w:t>
      </w:r>
      <w:r w:rsidR="002A4991">
        <w:t>, s</w:t>
      </w:r>
      <w:r w:rsidR="00C571C2" w:rsidRPr="002A4991">
        <w:t xml:space="preserve">ludge treatment </w:t>
      </w:r>
      <w:r w:rsidR="002A4991" w:rsidRPr="002A4991">
        <w:t>pose</w:t>
      </w:r>
      <w:r w:rsidR="002A4991">
        <w:t>s</w:t>
      </w:r>
      <w:r w:rsidR="002A4991" w:rsidRPr="002A4991">
        <w:t xml:space="preserve"> a great challenge for urban </w:t>
      </w:r>
      <w:r w:rsidR="007962D3" w:rsidRPr="002A4991">
        <w:t>environment management</w:t>
      </w:r>
      <w:r w:rsidR="00C571C2" w:rsidRPr="002A4991">
        <w:t xml:space="preserve"> in China.</w:t>
      </w:r>
    </w:p>
    <w:p w14:paraId="42B3F3BC" w14:textId="6C56C236"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w:t>
      </w:r>
      <w:r w:rsidR="00010B50">
        <w:t xml:space="preserve">closely </w:t>
      </w:r>
      <w:r>
        <w:t xml:space="preserve">related to wastewater treatment, which </w:t>
      </w:r>
      <w:r w:rsidR="00312472" w:rsidRPr="000F350F">
        <w:t>is a complex</w:t>
      </w:r>
      <w:r w:rsidR="00312472" w:rsidRPr="000F350F">
        <w:rPr>
          <w:shd w:val="clear" w:color="auto" w:fill="FFFFFF"/>
        </w:rPr>
        <w:t xml:space="preserve"> process influenced by economic </w:t>
      </w:r>
      <w:r w:rsidR="00010B50">
        <w:rPr>
          <w:shd w:val="clear" w:color="auto" w:fill="FFFFFF"/>
        </w:rPr>
        <w:t>development</w:t>
      </w:r>
      <w:r w:rsidR="00010B50" w:rsidRPr="000F350F">
        <w:rPr>
          <w:shd w:val="clear" w:color="auto" w:fill="FFFFFF"/>
        </w:rPr>
        <w:t xml:space="preserve"> </w:t>
      </w:r>
      <w:r w:rsidR="00312472" w:rsidRPr="000F350F">
        <w:rPr>
          <w:shd w:val="clear" w:color="auto" w:fill="FFFFFF"/>
        </w:rPr>
        <w:t>(</w:t>
      </w:r>
      <w:proofErr w:type="spellStart"/>
      <w:r w:rsidR="00627A31">
        <w:fldChar w:fldCharType="begin"/>
      </w:r>
      <w:r w:rsidR="00627A31">
        <w:instrText xml:space="preserve"> HYPERLINK \l "l7" </w:instrText>
      </w:r>
      <w:r w:rsidR="00627A31">
        <w:fldChar w:fldCharType="separate"/>
      </w:r>
      <w:r w:rsidR="008D4CAE" w:rsidRPr="008624D9">
        <w:rPr>
          <w:rStyle w:val="af9"/>
          <w:u w:val="none"/>
          <w:shd w:val="clear" w:color="auto" w:fill="FFFFFF"/>
        </w:rPr>
        <w:t>Geng</w:t>
      </w:r>
      <w:proofErr w:type="spellEnd"/>
      <w:r w:rsidR="008D4CAE" w:rsidRPr="008624D9">
        <w:rPr>
          <w:rStyle w:val="af9"/>
          <w:u w:val="none"/>
          <w:shd w:val="clear" w:color="auto" w:fill="FFFFFF"/>
        </w:rPr>
        <w:t xml:space="preserve"> et al., 2014</w:t>
      </w:r>
      <w:r w:rsidR="00627A31">
        <w:rPr>
          <w:rStyle w:val="af9"/>
          <w:u w:val="none"/>
          <w:shd w:val="clear" w:color="auto" w:fill="FFFFFF"/>
        </w:rPr>
        <w:fldChar w:fldCharType="end"/>
      </w:r>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xml:space="preserve">), </w:t>
      </w:r>
      <w:r w:rsidR="00DD3E7E">
        <w:rPr>
          <w:shd w:val="clear" w:color="auto" w:fill="FFFFFF"/>
        </w:rPr>
        <w:t>economic</w:t>
      </w:r>
      <w:r w:rsidR="00DD3E7E" w:rsidRPr="000F350F">
        <w:rPr>
          <w:shd w:val="clear" w:color="auto" w:fill="FFFFFF"/>
        </w:rPr>
        <w:t xml:space="preserve"> structure (</w:t>
      </w:r>
      <w:hyperlink w:anchor="l11" w:history="1">
        <w:r w:rsidR="00DD3E7E" w:rsidRPr="007250CB">
          <w:rPr>
            <w:rStyle w:val="af9"/>
            <w:u w:val="none"/>
            <w:shd w:val="clear" w:color="auto" w:fill="FFFFFF"/>
          </w:rPr>
          <w:t>Lili et al., 2019</w:t>
        </w:r>
      </w:hyperlink>
      <w:r w:rsidR="00DD3E7E" w:rsidRPr="007250CB">
        <w:rPr>
          <w:shd w:val="clear" w:color="auto" w:fill="FFFFFF"/>
        </w:rPr>
        <w:t xml:space="preserve">; </w:t>
      </w:r>
      <w:hyperlink w:anchor="l12" w:history="1">
        <w:r w:rsidR="00DD3E7E" w:rsidRPr="007250CB">
          <w:rPr>
            <w:rStyle w:val="af9"/>
            <w:u w:val="none"/>
            <w:shd w:val="clear" w:color="auto" w:fill="FFFFFF"/>
          </w:rPr>
          <w:t>Tiziano et al., 2018</w:t>
        </w:r>
      </w:hyperlink>
      <w:r w:rsidR="00DD3E7E" w:rsidRPr="000F350F">
        <w:rPr>
          <w:shd w:val="clear" w:color="auto" w:fill="FFFFFF"/>
        </w:rPr>
        <w:t>),</w:t>
      </w:r>
      <w:r w:rsidR="00DD3E7E">
        <w:rPr>
          <w:shd w:val="clear" w:color="auto" w:fill="FFFFFF"/>
        </w:rPr>
        <w:t xml:space="preserve"> </w:t>
      </w:r>
      <w:r w:rsidR="00312472" w:rsidRPr="000F350F">
        <w:rPr>
          <w:shd w:val="clear" w:color="auto" w:fill="FFFFFF"/>
        </w:rPr>
        <w:t>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treatment technology (</w:t>
      </w:r>
      <w:proofErr w:type="spellStart"/>
      <w:r w:rsidR="00627A31">
        <w:fldChar w:fldCharType="begin"/>
      </w:r>
      <w:r w:rsidR="00627A31">
        <w:instrText xml:space="preserve"> HYPERLINK \l "l4" </w:instrText>
      </w:r>
      <w:r w:rsidR="00627A31">
        <w:fldChar w:fldCharType="separate"/>
      </w:r>
      <w:r w:rsidR="00312472" w:rsidRPr="00847F28">
        <w:rPr>
          <w:rStyle w:val="af9"/>
          <w:u w:val="none"/>
          <w:shd w:val="clear" w:color="auto" w:fill="FFFFFF"/>
        </w:rPr>
        <w:t>Jin</w:t>
      </w:r>
      <w:proofErr w:type="spellEnd"/>
      <w:r w:rsidR="00312472" w:rsidRPr="00847F28">
        <w:rPr>
          <w:rStyle w:val="af9"/>
          <w:u w:val="none"/>
          <w:shd w:val="clear" w:color="auto" w:fill="FFFFFF"/>
        </w:rPr>
        <w:t xml:space="preserve"> et al., 2014</w:t>
      </w:r>
      <w:r w:rsidR="00627A31">
        <w:rPr>
          <w:rStyle w:val="af9"/>
          <w:u w:val="none"/>
          <w:shd w:val="clear" w:color="auto" w:fill="FFFFFF"/>
        </w:rPr>
        <w:fldChar w:fldCharType="end"/>
      </w:r>
      <w:r w:rsidR="00312472" w:rsidRPr="00847F28">
        <w:rPr>
          <w:shd w:val="clear" w:color="auto" w:fill="FFFFFF"/>
        </w:rPr>
        <w:t>)</w:t>
      </w:r>
      <w:r w:rsidR="00DB50BE">
        <w:rPr>
          <w:shd w:val="clear" w:color="auto" w:fill="FFFFFF"/>
        </w:rPr>
        <w:t>,</w:t>
      </w:r>
      <w:r w:rsidR="00312472" w:rsidRPr="000F350F">
        <w:rPr>
          <w:shd w:val="clear" w:color="auto" w:fill="FFFFFF"/>
        </w:rPr>
        <w:t xml:space="preserve"> resident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w:t>
      </w:r>
      <w:r w:rsidR="00671CA8">
        <w:t xml:space="preserve">Due to the existence of significant regional </w:t>
      </w:r>
      <w:r w:rsidR="00010B50">
        <w:t>differences</w:t>
      </w:r>
      <w:r w:rsidR="00467B3F" w:rsidRPr="000F350F">
        <w:t xml:space="preserve">, </w:t>
      </w:r>
      <w:r w:rsidR="00671CA8">
        <w:t>a better understanding of</w:t>
      </w:r>
      <w:r w:rsidR="00671CA8" w:rsidRPr="000F350F">
        <w:t xml:space="preserve"> </w:t>
      </w:r>
      <w:r w:rsidR="00467B3F" w:rsidRPr="000F350F">
        <w:t>the factors</w:t>
      </w:r>
      <w:r w:rsidR="00467B3F">
        <w:t xml:space="preserve"> </w:t>
      </w:r>
      <w:r w:rsidR="00671CA8">
        <w:t xml:space="preserve">driving sludge production </w:t>
      </w:r>
      <w:r w:rsidR="00467B3F" w:rsidRPr="000F350F">
        <w:t>can allow for targeted sludge management policies.</w:t>
      </w:r>
      <w:r w:rsidR="00467B3F">
        <w:t xml:space="preserve"> </w:t>
      </w:r>
      <w:r w:rsidR="00671CA8">
        <w:t>P</w:t>
      </w:r>
      <w:r w:rsidR="00312472" w:rsidRPr="000F350F">
        <w:t xml:space="preserve">redicting sludge generation and its potential for </w:t>
      </w:r>
      <w:r w:rsidR="00E65674">
        <w:t>GHG</w:t>
      </w:r>
      <w:r w:rsidR="00312472" w:rsidRPr="000F350F">
        <w:t xml:space="preserve"> emissions can </w:t>
      </w:r>
      <w:r w:rsidR="00671CA8">
        <w:t>help to</w:t>
      </w:r>
      <w:r w:rsidR="00312472" w:rsidRPr="000F350F">
        <w:t xml:space="preserve">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p>
    <w:p w14:paraId="22B08C55" w14:textId="572DB151" w:rsidR="002D65C5" w:rsidRDefault="003108B8" w:rsidP="003108B8">
      <w:pPr>
        <w:ind w:firstLine="480"/>
      </w:pPr>
      <w:r>
        <w:rPr>
          <w:shd w:val="clear" w:color="auto" w:fill="FFFFFF"/>
        </w:rPr>
        <w:t>Few</w:t>
      </w:r>
      <w:r w:rsidR="002D65C5" w:rsidRPr="000F350F">
        <w:rPr>
          <w:shd w:val="clear" w:color="auto" w:fill="FFFFFF"/>
        </w:rPr>
        <w:t xml:space="preserve"> studies </w:t>
      </w:r>
      <w:r>
        <w:rPr>
          <w:shd w:val="clear" w:color="auto" w:fill="FFFFFF"/>
        </w:rPr>
        <w:t>have so far attempted to predict the</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w:t>
      </w:r>
      <w:r w:rsidR="00572308">
        <w:rPr>
          <w:shd w:val="clear" w:color="auto" w:fill="FFFFFF"/>
        </w:rPr>
        <w:t xml:space="preserve">, and </w:t>
      </w:r>
      <w:r>
        <w:rPr>
          <w:shd w:val="clear" w:color="auto" w:fill="FFFFFF"/>
        </w:rPr>
        <w:t xml:space="preserve">sludge generation </w:t>
      </w:r>
      <w:r w:rsidR="00572308">
        <w:rPr>
          <w:shd w:val="clear" w:color="auto" w:fill="FFFFFF"/>
        </w:rPr>
        <w:t>d</w:t>
      </w:r>
      <w:r w:rsidR="002D65C5" w:rsidRPr="000F350F">
        <w:rPr>
          <w:shd w:val="clear" w:color="auto" w:fill="FFFFFF"/>
        </w:rPr>
        <w:t xml:space="preserve">ata </w:t>
      </w:r>
      <w:r>
        <w:rPr>
          <w:shd w:val="clear" w:color="auto" w:fill="FFFFFF"/>
        </w:rPr>
        <w:t>presented in</w:t>
      </w:r>
      <w:r w:rsidR="002D65C5">
        <w:rPr>
          <w:shd w:val="clear" w:color="auto" w:fill="FFFFFF"/>
        </w:rPr>
        <w:t xml:space="preserve"> previous</w:t>
      </w:r>
      <w:r w:rsidR="002D65C5" w:rsidRPr="000F350F">
        <w:rPr>
          <w:shd w:val="clear" w:color="auto" w:fill="FFFFFF"/>
        </w:rPr>
        <w:t xml:space="preserve"> research varie</w:t>
      </w:r>
      <w:r w:rsidR="00572308">
        <w:rPr>
          <w:shd w:val="clear" w:color="auto" w:fill="FFFFFF"/>
        </w:rPr>
        <w:t>s</w:t>
      </w:r>
      <w:r w:rsidR="002D65C5" w:rsidRPr="000F350F">
        <w:rPr>
          <w:shd w:val="clear" w:color="auto" w:fill="FFFFFF"/>
        </w:rPr>
        <w:t xml:space="preserve"> significantly and has 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rsidR="00572308">
        <w:t>Moreover</w:t>
      </w:r>
      <w:r w:rsidR="00FA4201" w:rsidRPr="000F350F">
        <w:t xml:space="preserve">, existing studies have mostly explored </w:t>
      </w:r>
      <w:r w:rsidR="00A16C0A">
        <w:t xml:space="preserve">a single </w:t>
      </w:r>
      <w:r w:rsidR="00FA4201" w:rsidRPr="000F350F">
        <w:t xml:space="preserve">factor influencing sludge </w:t>
      </w:r>
      <w:r w:rsidR="00617D0B">
        <w:t>generation</w:t>
      </w:r>
      <w:r w:rsidR="00FA4201" w:rsidRPr="000F350F">
        <w:t xml:space="preserve">, such as economics </w:t>
      </w:r>
      <w:r w:rsidR="00572308">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t>Simple estimates of</w:t>
      </w:r>
      <w:r w:rsidR="00FF530B" w:rsidRPr="000F350F">
        <w:t xml:space="preserve"> linear relationship</w:t>
      </w:r>
      <w:r>
        <w:t>s</w:t>
      </w:r>
      <w:r w:rsidR="00FF530B" w:rsidRPr="000F350F">
        <w:t xml:space="preserve"> between sludge </w:t>
      </w:r>
      <w:r>
        <w:t xml:space="preserve">generation </w:t>
      </w:r>
      <w:r w:rsidR="00FF530B" w:rsidRPr="000F350F">
        <w:t>and 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spatial differences in sludge generation</w:t>
      </w:r>
      <w:r w:rsidR="00FF530B">
        <w:t xml:space="preserve"> </w:t>
      </w:r>
      <w:r>
        <w:t xml:space="preserve">or </w:t>
      </w:r>
      <w:r w:rsidR="00FF530B">
        <w:t>provide targeted sludge planning</w:t>
      </w:r>
      <w:r w:rsidR="00FF530B">
        <w:rPr>
          <w:rFonts w:hint="eastAsia"/>
        </w:rPr>
        <w:t>.</w:t>
      </w:r>
      <w:r w:rsidR="00FF530B">
        <w:t xml:space="preserve"> </w:t>
      </w:r>
      <w:r w:rsidR="00FA4201" w:rsidRPr="000F350F">
        <w:t xml:space="preserve">Several models have </w:t>
      </w:r>
      <w:r>
        <w:t>been used</w:t>
      </w:r>
      <w:r w:rsidR="00FA4201" w:rsidRPr="000F350F">
        <w:t xml:space="preserve"> to predict waste generation</w:t>
      </w:r>
      <w:r>
        <w:t xml:space="preserve"> </w:t>
      </w:r>
      <w:r w:rsidR="00FA4201" w:rsidRPr="000F350F">
        <w:t>(</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00FA4201" w:rsidRPr="00F77A69">
          <w:rPr>
            <w:rStyle w:val="af9"/>
            <w:u w:val="none"/>
          </w:rPr>
          <w:t>Chang et al</w:t>
        </w:r>
      </w:hyperlink>
      <w:r w:rsidR="00F77A69">
        <w:t>.</w:t>
      </w:r>
      <w:r w:rsidR="00FA4201" w:rsidRPr="00F77A69">
        <w:t>, 2011</w:t>
      </w:r>
      <w:r w:rsidR="00FA4201" w:rsidRPr="000F350F">
        <w:rPr>
          <w:rFonts w:hint="eastAsia"/>
        </w:rPr>
        <w:t>)</w:t>
      </w:r>
      <w:r w:rsidR="00FA4201" w:rsidRPr="000F350F">
        <w:t>, including regression analysis</w:t>
      </w:r>
      <w:r w:rsidR="00FA4201">
        <w:t xml:space="preserve"> </w:t>
      </w:r>
      <w:r w:rsidR="00FA4201" w:rsidRPr="000F350F">
        <w:t>(</w:t>
      </w:r>
      <w:proofErr w:type="spellStart"/>
      <w:r w:rsidR="00627A31">
        <w:fldChar w:fldCharType="begin"/>
      </w:r>
      <w:r w:rsidR="00627A31">
        <w:instrText xml:space="preserve"> HYPERLINK \l "l19rimaityte2012application" </w:instrText>
      </w:r>
      <w:r w:rsidR="00627A31">
        <w:fldChar w:fldCharType="separate"/>
      </w:r>
      <w:r w:rsidR="00FA4201" w:rsidRPr="00F77A69">
        <w:rPr>
          <w:rStyle w:val="af9"/>
          <w:u w:val="none"/>
        </w:rPr>
        <w:t>Rimaityte</w:t>
      </w:r>
      <w:proofErr w:type="spellEnd"/>
      <w:r w:rsidR="00FA4201" w:rsidRPr="00F77A69">
        <w:rPr>
          <w:rStyle w:val="af9"/>
          <w:u w:val="none"/>
        </w:rPr>
        <w:t xml:space="preserve"> et al, 2012</w:t>
      </w:r>
      <w:r w:rsidR="00627A31">
        <w:rPr>
          <w:rStyle w:val="af9"/>
          <w:u w:val="none"/>
        </w:rPr>
        <w:fldChar w:fldCharType="end"/>
      </w:r>
      <w:r w:rsidR="00FA4201" w:rsidRPr="000F350F">
        <w:t>), system dynamics</w:t>
      </w:r>
      <w:r w:rsidR="00FA4201">
        <w:t xml:space="preserve"> </w:t>
      </w:r>
      <w:r w:rsidR="00FA4201" w:rsidRPr="000F350F">
        <w:t>(</w:t>
      </w:r>
      <w:proofErr w:type="spellStart"/>
      <w:r w:rsidR="00627A31">
        <w:fldChar w:fldCharType="begin"/>
      </w:r>
      <w:r w:rsidR="00627A31">
        <w:instrText xml:space="preserve"> HYPERLINK \l "l20kollikkathara2010a" </w:instrText>
      </w:r>
      <w:r w:rsidR="00627A31">
        <w:fldChar w:fldCharType="separate"/>
      </w:r>
      <w:r w:rsidR="00FA4201" w:rsidRPr="00F77A69">
        <w:rPr>
          <w:rStyle w:val="af9"/>
          <w:u w:val="none"/>
        </w:rPr>
        <w:t>Kollikkathara</w:t>
      </w:r>
      <w:proofErr w:type="spellEnd"/>
      <w:r w:rsidR="00FA4201" w:rsidRPr="00F77A69">
        <w:rPr>
          <w:rStyle w:val="af9"/>
          <w:u w:val="none"/>
        </w:rPr>
        <w:t xml:space="preserve"> et al</w:t>
      </w:r>
      <w:r w:rsidR="00F77A69">
        <w:rPr>
          <w:rStyle w:val="af9"/>
          <w:u w:val="none"/>
        </w:rPr>
        <w:t>.</w:t>
      </w:r>
      <w:r w:rsidR="00FA4201" w:rsidRPr="00F77A69">
        <w:rPr>
          <w:rStyle w:val="af9"/>
          <w:u w:val="none"/>
        </w:rPr>
        <w:t>, 2010</w:t>
      </w:r>
      <w:r w:rsidR="00627A31">
        <w:rPr>
          <w:rStyle w:val="af9"/>
          <w:u w:val="none"/>
        </w:rPr>
        <w:fldChar w:fldCharType="end"/>
      </w:r>
      <w:r w:rsidR="00FA4201" w:rsidRPr="00F77A69">
        <w:t>)</w:t>
      </w:r>
      <w:r w:rsidR="00572308">
        <w:t xml:space="preserve"> and</w:t>
      </w:r>
      <w:r w:rsidR="00FA4201" w:rsidRPr="000F350F">
        <w:t xml:space="preserve"> autoregressive integrated moving average</w:t>
      </w:r>
      <w:r w:rsidR="00FA4201">
        <w:t xml:space="preserve"> </w:t>
      </w:r>
      <w:r w:rsidR="00FA4201" w:rsidRPr="000F350F">
        <w:t>(</w:t>
      </w:r>
      <w:hyperlink w:anchor="l21xu2013a" w:history="1">
        <w:r w:rsidR="00FA4201" w:rsidRPr="00764B53">
          <w:rPr>
            <w:rStyle w:val="af9"/>
            <w:u w:val="none"/>
          </w:rPr>
          <w:t>Xu et al</w:t>
        </w:r>
        <w:r w:rsidR="00764B53" w:rsidRPr="00764B53">
          <w:rPr>
            <w:rStyle w:val="af9"/>
            <w:u w:val="none"/>
          </w:rPr>
          <w:t>.</w:t>
        </w:r>
        <w:r w:rsidR="00FA4201" w:rsidRPr="00764B53">
          <w:rPr>
            <w:rStyle w:val="af9"/>
            <w:u w:val="none"/>
          </w:rPr>
          <w:t>, 2013</w:t>
        </w:r>
      </w:hyperlink>
      <w:r w:rsidR="00FA4201" w:rsidRPr="00764B53">
        <w:t>)</w:t>
      </w:r>
      <w:r w:rsidR="00FA4201" w:rsidRPr="000F350F">
        <w:rPr>
          <w:rFonts w:hint="eastAsia"/>
        </w:rPr>
        <w:t>.</w:t>
      </w:r>
      <w:r w:rsidR="00FA4201" w:rsidRPr="000F350F">
        <w:t xml:space="preserve"> M</w:t>
      </w:r>
      <w:r w:rsidR="00572308">
        <w:t>ore recently, m</w:t>
      </w:r>
      <w:r w:rsidR="00FA4201" w:rsidRPr="000F350F">
        <w:t>achine learning</w:t>
      </w:r>
      <w:r w:rsidR="00764B53">
        <w:t xml:space="preserve"> </w:t>
      </w:r>
      <w:r w:rsidR="0065470F">
        <w:t>(ML)</w:t>
      </w:r>
      <w:r w:rsidR="00FA4201" w:rsidRPr="000F350F">
        <w:t xml:space="preserve"> methods have been used </w:t>
      </w:r>
      <w:r w:rsidR="00FA4201">
        <w:t>to</w:t>
      </w:r>
      <w:r w:rsidR="00FA4201" w:rsidRPr="000F350F">
        <w:t xml:space="preserve"> predict solid waste generation </w:t>
      </w:r>
      <w:r w:rsidR="0065470F">
        <w:t>with better accuracy</w:t>
      </w:r>
      <w:r w:rsidR="00450709">
        <w:t xml:space="preserve"> and spatial resolution</w:t>
      </w:r>
      <w:r w:rsidR="00FA4201" w:rsidRPr="000F350F">
        <w:t xml:space="preserve">. </w:t>
      </w:r>
      <w:r w:rsidR="00FA4201">
        <w:t>For example, t</w:t>
      </w:r>
      <w:r w:rsidR="00FA4201" w:rsidRPr="000F350F">
        <w:t xml:space="preserve">he accuracy of the Artificial Neural Network (ANN) and Decision Tree (DT) model of predicting municipal solid </w:t>
      </w:r>
      <w:r w:rsidR="00101EDC" w:rsidRPr="000F350F">
        <w:t>waste</w:t>
      </w:r>
      <w:r w:rsidR="00101EDC">
        <w:t xml:space="preserve"> </w:t>
      </w:r>
      <w:r w:rsidR="00FA4201" w:rsidRPr="000F350F">
        <w:t xml:space="preserve">generation </w:t>
      </w:r>
      <w:r w:rsidR="00FA4201">
        <w:t>is as high as</w:t>
      </w:r>
      <w:r w:rsidR="00FA4201" w:rsidRPr="000F350F">
        <w:t xml:space="preserve"> 84% and 81% respectively </w:t>
      </w:r>
      <w:r w:rsidR="00FA4201" w:rsidRPr="00764B53">
        <w:t>(</w:t>
      </w:r>
      <w:proofErr w:type="spellStart"/>
      <w:r w:rsidR="00627A31">
        <w:fldChar w:fldCharType="begin"/>
      </w:r>
      <w:r w:rsidR="00627A31">
        <w:instrText xml:space="preserve"> HYPERLINK \l "l22kannangara2017modeling" </w:instrText>
      </w:r>
      <w:r w:rsidR="00627A31">
        <w:fldChar w:fldCharType="separate"/>
      </w:r>
      <w:r w:rsidR="00FA4201" w:rsidRPr="00764B53">
        <w:rPr>
          <w:rStyle w:val="af9"/>
          <w:u w:val="none"/>
        </w:rPr>
        <w:t>Kannangara</w:t>
      </w:r>
      <w:proofErr w:type="spellEnd"/>
      <w:r w:rsidR="00FA4201" w:rsidRPr="00764B53">
        <w:rPr>
          <w:rStyle w:val="af9"/>
          <w:u w:val="none"/>
        </w:rPr>
        <w:t xml:space="preserve"> et al., 2018</w:t>
      </w:r>
      <w:r w:rsidR="00627A31">
        <w:rPr>
          <w:rStyle w:val="af9"/>
          <w:u w:val="none"/>
        </w:rPr>
        <w:fldChar w:fldCharType="end"/>
      </w:r>
      <w:r w:rsidR="00FA4201" w:rsidRPr="00764B53">
        <w:t>)</w:t>
      </w:r>
      <w:r w:rsidR="00FA4201" w:rsidRPr="000F350F">
        <w:t xml:space="preserve">. Support Vector Machine (SVM) and Random </w:t>
      </w:r>
      <w:r w:rsidR="00FA4201" w:rsidRPr="000F350F">
        <w:lastRenderedPageBreak/>
        <w:t xml:space="preserve">Forest (RF) </w:t>
      </w:r>
      <w:r w:rsidR="00572308">
        <w:t xml:space="preserve">models also </w:t>
      </w:r>
      <w:r w:rsidR="00FA4201" w:rsidRPr="000F350F">
        <w:t>ha</w:t>
      </w:r>
      <w:r w:rsidR="00FA4201">
        <w:t>d</w:t>
      </w:r>
      <w:r w:rsidR="00FA4201" w:rsidRPr="000F350F">
        <w:t xml:space="preserve"> </w:t>
      </w:r>
      <w:r w:rsidR="00FA4201">
        <w:t xml:space="preserve">a </w:t>
      </w:r>
      <w:r w:rsidR="00FA4201" w:rsidRPr="000F350F">
        <w:t xml:space="preserve">good performance </w:t>
      </w:r>
      <w:r w:rsidR="00115FC6" w:rsidRPr="000F350F">
        <w:t xml:space="preserve">when predicting weekly </w:t>
      </w:r>
      <w:r w:rsidR="00115FC6">
        <w:t>municipal waste</w:t>
      </w:r>
      <w:r w:rsidR="00115FC6" w:rsidRPr="000F350F">
        <w:t xml:space="preserve"> and plastic waste generation</w:t>
      </w:r>
      <w:r w:rsidR="002D65C5">
        <w:t xml:space="preserve"> </w:t>
      </w:r>
      <w:r w:rsidR="00FA4201" w:rsidRPr="000F350F">
        <w:t>(</w:t>
      </w:r>
      <w:r w:rsidR="00FA4201" w:rsidRPr="00A1789D">
        <w:rPr>
          <w:color w:val="0070C0"/>
        </w:rPr>
        <w:t>Abbasi et al., 2013</w:t>
      </w:r>
      <w:r w:rsidR="00FA4201" w:rsidRPr="00A1789D">
        <w:t xml:space="preserve">; </w:t>
      </w:r>
      <w:hyperlink w:anchor="l23kumar2018estimation" w:history="1">
        <w:r w:rsidR="00FA4201" w:rsidRPr="00764B53">
          <w:rPr>
            <w:rStyle w:val="af9"/>
            <w:u w:val="none"/>
          </w:rPr>
          <w:t>Kumar et al, 2018</w:t>
        </w:r>
      </w:hyperlink>
      <w:r w:rsidR="00FA4201" w:rsidRPr="000F350F">
        <w:t xml:space="preserve">). </w:t>
      </w:r>
      <w:r w:rsidR="00101EDC" w:rsidRPr="00101EDC">
        <w:t xml:space="preserve"> </w:t>
      </w:r>
      <w:r w:rsidR="00101EDC">
        <w:t xml:space="preserve">Due to </w:t>
      </w:r>
      <w:r w:rsidR="00953946">
        <w:t xml:space="preserve">high level of regional diversity within </w:t>
      </w:r>
      <w:r w:rsidR="00101EDC">
        <w:t xml:space="preserve">China, </w:t>
      </w:r>
      <w:r w:rsidR="00467B3F">
        <w:t>incorporating</w:t>
      </w:r>
      <w:r w:rsidR="00101EDC">
        <w:t xml:space="preserve"> regional-specific parameters will </w:t>
      </w:r>
      <w:r w:rsidR="00953946">
        <w:t xml:space="preserve">improve </w:t>
      </w:r>
      <w:r w:rsidR="00101EDC">
        <w:t>model accuracy</w:t>
      </w:r>
      <w:r w:rsidR="00152FF8">
        <w:t xml:space="preserve"> and inform </w:t>
      </w:r>
      <w:r w:rsidR="00953946">
        <w:t xml:space="preserve">regional </w:t>
      </w:r>
      <w:r w:rsidR="00152FF8">
        <w:t>sludge planning</w:t>
      </w:r>
      <w:r w:rsidR="00101EDC">
        <w:t>.</w:t>
      </w:r>
    </w:p>
    <w:p w14:paraId="57290F00" w14:textId="4D279286"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bookmarkStart w:id="15" w:name="huang"/>
      <w:r w:rsidR="00A1789D" w:rsidRPr="00A1789D">
        <w:fldChar w:fldCharType="begin"/>
      </w:r>
      <w:r w:rsidR="00A1789D" w:rsidRPr="00A1789D">
        <w:instrText xml:space="preserve"> HYPERLINK  \l "huang" </w:instrText>
      </w:r>
      <w:r w:rsidR="00A1789D" w:rsidRPr="00A1789D">
        <w:fldChar w:fldCharType="separate"/>
      </w:r>
      <w:r w:rsidRPr="00D96090">
        <w:rPr>
          <w:rStyle w:val="af9"/>
          <w:u w:val="none"/>
        </w:rPr>
        <w:t>Huang et al., 2014</w:t>
      </w:r>
      <w:bookmarkEnd w:id="15"/>
      <w:r w:rsidR="00A1789D" w:rsidRPr="00A1789D">
        <w:fldChar w:fldCharType="end"/>
      </w:r>
      <w:r w:rsidRPr="000F350F">
        <w:t>) and other fields.</w:t>
      </w:r>
    </w:p>
    <w:p w14:paraId="726C27C2" w14:textId="022D0616"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analysis </w:t>
      </w:r>
      <w:r>
        <w:t>is</w:t>
      </w:r>
      <w:r w:rsidRPr="000F350F">
        <w:t xml:space="preserve"> </w:t>
      </w:r>
      <w:r w:rsidR="00037256">
        <w:t xml:space="preserve">often </w:t>
      </w:r>
      <w:r w:rsidRPr="000F350F">
        <w:t>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w:t>
      </w:r>
      <w:r w:rsidR="00037256">
        <w:t>-</w:t>
      </w:r>
      <w:r w:rsidRPr="000F350F">
        <w:t xml:space="preserve">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6858D80C"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00450709">
        <w:t xml:space="preserve"> in provincial level</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w:t>
      </w:r>
      <w:r w:rsidRPr="000F350F">
        <w:lastRenderedPageBreak/>
        <w:t xml:space="preserve">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del w:id="16" w:author="Owen" w:date="2022-04-27T20:37:00Z">
        <w:r w:rsidR="00291B56" w:rsidDel="00590207">
          <w:br w:type="page"/>
        </w:r>
      </w:del>
    </w:p>
    <w:p w14:paraId="695BD688" w14:textId="41404296" w:rsidR="00D63A2E" w:rsidRDefault="00B45FC6" w:rsidP="00532BE2">
      <w:pPr>
        <w:pStyle w:val="1"/>
        <w:numPr>
          <w:ilvl w:val="0"/>
          <w:numId w:val="3"/>
        </w:numPr>
        <w:tabs>
          <w:tab w:val="num" w:pos="360"/>
        </w:tabs>
        <w:ind w:left="0" w:firstLine="0"/>
      </w:pPr>
      <w:del w:id="17" w:author="Owen" w:date="2022-04-27T20:37:00Z">
        <w:r w:rsidDel="00590207">
          <w:delText>D</w:delText>
        </w:r>
        <w:r w:rsidDel="00590207">
          <w:rPr>
            <w:rFonts w:hint="eastAsia"/>
          </w:rPr>
          <w:delText>ata</w:delText>
        </w:r>
        <w:r w:rsidDel="00590207">
          <w:delText xml:space="preserve"> </w:delText>
        </w:r>
        <w:r w:rsidDel="00590207">
          <w:rPr>
            <w:rFonts w:hint="eastAsia"/>
          </w:rPr>
          <w:delText>and</w:delText>
        </w:r>
        <w:r w:rsidDel="00590207">
          <w:delText xml:space="preserve"> </w:delText>
        </w:r>
      </w:del>
      <w:r>
        <w:t>M</w:t>
      </w:r>
      <w:r>
        <w:rPr>
          <w:rFonts w:hint="eastAsia"/>
        </w:rPr>
        <w:t>ethods</w:t>
      </w:r>
      <w:r w:rsidR="00707DE8" w:rsidRPr="00707DE8">
        <w:t xml:space="preserve"> </w:t>
      </w:r>
    </w:p>
    <w:p w14:paraId="341CF39A" w14:textId="0D60EDA5" w:rsidR="00D63A2E" w:rsidRPr="001F648A" w:rsidRDefault="00D63A2E" w:rsidP="001F648A">
      <w:pPr>
        <w:pStyle w:val="2"/>
      </w:pPr>
      <w:r>
        <w:rPr>
          <w:rFonts w:hint="eastAsia"/>
        </w:rPr>
        <w:t>2</w:t>
      </w:r>
      <w:r>
        <w:t>.1 D</w:t>
      </w:r>
      <w:r>
        <w:rPr>
          <w:rFonts w:hint="eastAsia"/>
        </w:rPr>
        <w:t>ata</w:t>
      </w:r>
      <w:r>
        <w:t xml:space="preserve"> </w:t>
      </w:r>
      <w:commentRangeStart w:id="18"/>
      <w:del w:id="19" w:author="Owen" w:date="2022-04-27T20:37:00Z">
        <w:r w:rsidDel="00590207">
          <w:delText>R</w:delText>
        </w:r>
        <w:r w:rsidDel="00590207">
          <w:rPr>
            <w:rFonts w:hint="eastAsia"/>
          </w:rPr>
          <w:delText>e</w:delText>
        </w:r>
      </w:del>
      <w:ins w:id="20" w:author="Owen" w:date="2022-04-27T20:37:00Z">
        <w:r w:rsidR="00590207">
          <w:t>S</w:t>
        </w:r>
      </w:ins>
      <w:del w:id="21" w:author="Owen" w:date="2022-04-27T20:37:00Z">
        <w:r w:rsidDel="00590207">
          <w:rPr>
            <w:rFonts w:hint="eastAsia"/>
          </w:rPr>
          <w:delText>s</w:delText>
        </w:r>
      </w:del>
      <w:r>
        <w:rPr>
          <w:rFonts w:hint="eastAsia"/>
        </w:rPr>
        <w:t>ources</w:t>
      </w:r>
      <w:commentRangeEnd w:id="18"/>
      <w:r w:rsidR="00911112">
        <w:rPr>
          <w:rStyle w:val="a7"/>
          <w:rFonts w:eastAsia="宋体" w:cstheme="minorBidi"/>
          <w:bCs w:val="0"/>
          <w:i w:val="0"/>
        </w:rPr>
        <w:commentReference w:id="18"/>
      </w:r>
    </w:p>
    <w:p w14:paraId="20BC55F0" w14:textId="4CFEB90C"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22"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22"/>
      <w:r w:rsidRPr="000F350F">
        <w:rPr>
          <w:rFonts w:cs="Times New Roman"/>
          <w:shd w:val="clear" w:color="auto" w:fill="FFFFFF"/>
        </w:rPr>
        <w:t xml:space="preserve"> (</w:t>
      </w:r>
      <w:hyperlink w:anchor="MOHURD2019chinese" w:history="1">
        <w:r w:rsidRPr="00D8731F">
          <w:rPr>
            <w:rStyle w:val="af9"/>
            <w:u w:val="none"/>
            <w:shd w:val="clear" w:color="auto" w:fill="FFFFFF"/>
          </w:rPr>
          <w:t>MOHURD, 2019</w:t>
        </w:r>
      </w:hyperlink>
      <w:del w:id="23" w:author="WANG HONGTAO" w:date="2022-04-26T22:11:00Z">
        <w:r w:rsidRPr="000F350F" w:rsidDel="006749B8">
          <w:rPr>
            <w:rFonts w:cs="Times New Roman"/>
            <w:shd w:val="clear" w:color="auto" w:fill="FFFFFF"/>
          </w:rPr>
          <w:delText>) .</w:delText>
        </w:r>
      </w:del>
      <w:ins w:id="24" w:author="WANG HONGTAO" w:date="2022-04-26T22:11:00Z">
        <w:r w:rsidR="006749B8" w:rsidRPr="000F350F">
          <w:rPr>
            <w:rFonts w:cs="Times New Roman"/>
            <w:shd w:val="clear" w:color="auto" w:fill="FFFFFF"/>
          </w:rPr>
          <w:t>).</w:t>
        </w:r>
      </w:ins>
      <w:r w:rsidR="00D63A2E" w:rsidRPr="00DE2DD1">
        <w:rPr>
          <w:rFonts w:cs="Times New Roman"/>
          <w:color w:val="333333"/>
          <w:shd w:val="clear" w:color="auto" w:fill="FFFFFF"/>
        </w:rPr>
        <w:t xml:space="preserve"> </w:t>
      </w:r>
      <w:bookmarkStart w:id="25"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sidR="0088615C">
        <w:rPr>
          <w:rFonts w:cs="Times New Roman"/>
          <w:kern w:val="0"/>
          <w:szCs w:val="24"/>
        </w:rPr>
        <w:t>were</w:t>
      </w:r>
      <w:r w:rsidR="0088615C" w:rsidRPr="000F350F">
        <w:rPr>
          <w:rFonts w:cs="Times New Roman"/>
          <w:kern w:val="0"/>
          <w:szCs w:val="24"/>
        </w:rPr>
        <w:t xml:space="preserve"> </w:t>
      </w:r>
      <w:r w:rsidRPr="000F350F">
        <w:rPr>
          <w:rFonts w:cs="Times New Roman"/>
          <w:kern w:val="0"/>
          <w:szCs w:val="24"/>
        </w:rPr>
        <w:t xml:space="preserve">collected from </w:t>
      </w:r>
      <w:r w:rsidR="00A17DAE">
        <w:rPr>
          <w:rFonts w:cs="Times New Roman"/>
          <w:kern w:val="0"/>
          <w:szCs w:val="24"/>
        </w:rPr>
        <w:t xml:space="preserve">the </w:t>
      </w:r>
      <w:commentRangeStart w:id="26"/>
      <w:r w:rsidRPr="000F350F">
        <w:rPr>
          <w:rFonts w:cs="Times New Roman"/>
          <w:i/>
          <w:iCs/>
          <w:kern w:val="0"/>
          <w:szCs w:val="24"/>
        </w:rPr>
        <w:t>2018</w:t>
      </w:r>
      <w:commentRangeEnd w:id="26"/>
      <w:r w:rsidR="00E163ED">
        <w:rPr>
          <w:rStyle w:val="a7"/>
        </w:rPr>
        <w:commentReference w:id="26"/>
      </w:r>
      <w:r w:rsidRPr="000F350F">
        <w:rPr>
          <w:rFonts w:cs="Times New Roman"/>
          <w:i/>
          <w:iCs/>
          <w:kern w:val="0"/>
          <w:szCs w:val="24"/>
        </w:rPr>
        <w:t xml:space="preserve"> </w:t>
      </w:r>
      <w:hyperlink w:anchor="drainage" w:history="1">
        <w:r w:rsidRPr="006D2B8B">
          <w:rPr>
            <w:rStyle w:val="af9"/>
            <w:rFonts w:cs="Times New Roman"/>
            <w:i/>
            <w:iCs/>
            <w:kern w:val="0"/>
            <w:szCs w:val="24"/>
            <w:u w:val="none"/>
          </w:rPr>
          <w:t>Urban Drainage Statistical Yearbook</w:t>
        </w:r>
      </w:hyperlink>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25"/>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t>
      </w:r>
      <w:r w:rsidR="00345B75">
        <w:rPr>
          <w:rFonts w:cs="Times New Roman" w:hint="eastAsia"/>
          <w:kern w:val="0"/>
          <w:szCs w:val="24"/>
        </w:rPr>
        <w:t>wastewater</w:t>
      </w:r>
      <w:r w:rsidR="00345B75">
        <w:rPr>
          <w:rFonts w:cs="Times New Roman"/>
          <w:kern w:val="0"/>
          <w:szCs w:val="24"/>
        </w:rPr>
        <w:t xml:space="preserve"> </w:t>
      </w:r>
      <w:r w:rsidR="00345B75">
        <w:rPr>
          <w:rFonts w:cs="Times New Roman" w:hint="eastAsia"/>
          <w:kern w:val="0"/>
          <w:szCs w:val="24"/>
        </w:rPr>
        <w:t>treatment</w:t>
      </w:r>
      <w:r w:rsidR="00345B75">
        <w:rPr>
          <w:rFonts w:cs="Times New Roman"/>
          <w:kern w:val="0"/>
          <w:szCs w:val="24"/>
        </w:rPr>
        <w:t xml:space="preserve"> </w:t>
      </w:r>
      <w:del w:id="27" w:author="WANG HONGTAO" w:date="2022-04-26T22:11:00Z">
        <w:r w:rsidR="00345B75" w:rsidDel="006749B8">
          <w:rPr>
            <w:rFonts w:cs="Times New Roman" w:hint="eastAsia"/>
            <w:kern w:val="0"/>
            <w:szCs w:val="24"/>
          </w:rPr>
          <w:delText>plant</w:delText>
        </w:r>
        <w:r w:rsidR="00345B75" w:rsidDel="006749B8">
          <w:rPr>
            <w:rFonts w:cs="Times New Roman"/>
            <w:kern w:val="0"/>
            <w:szCs w:val="24"/>
          </w:rPr>
          <w:delText>(</w:delText>
        </w:r>
      </w:del>
      <w:ins w:id="28" w:author="WANG HONGTAO" w:date="2022-04-26T22:11:00Z">
        <w:r w:rsidR="006749B8">
          <w:rPr>
            <w:rFonts w:cs="Times New Roman"/>
            <w:kern w:val="0"/>
            <w:szCs w:val="24"/>
          </w:rPr>
          <w:t>plant (</w:t>
        </w:r>
      </w:ins>
      <w:r w:rsidRPr="000F350F">
        <w:rPr>
          <w:rFonts w:cs="Times New Roman"/>
          <w:kern w:val="0"/>
          <w:szCs w:val="24"/>
        </w:rPr>
        <w:t>WWTP</w:t>
      </w:r>
      <w:r w:rsidR="00345B75">
        <w:rPr>
          <w:rFonts w:cs="Times New Roman"/>
          <w:kern w:val="0"/>
          <w:szCs w:val="24"/>
        </w:rPr>
        <w:t>)</w:t>
      </w:r>
      <w:r w:rsidRPr="000F350F">
        <w:rPr>
          <w:rFonts w:cs="Times New Roman"/>
          <w:kern w:val="0"/>
          <w:szCs w:val="24"/>
        </w:rPr>
        <w:t xml:space="preserve"> </w:t>
      </w:r>
      <w:r w:rsidR="0088615C">
        <w:rPr>
          <w:rFonts w:cs="Times New Roman"/>
          <w:kern w:val="0"/>
          <w:szCs w:val="24"/>
        </w:rPr>
        <w:t xml:space="preserve">was </w:t>
      </w:r>
      <w:r w:rsidRPr="000F350F">
        <w:rPr>
          <w:rFonts w:cs="Times New Roman"/>
          <w:kern w:val="0"/>
          <w:szCs w:val="24"/>
        </w:rPr>
        <w:t xml:space="preserve">located. </w:t>
      </w:r>
      <w:r w:rsidR="0088615C">
        <w:rPr>
          <w:rFonts w:cs="Times New Roman"/>
          <w:kern w:val="0"/>
          <w:szCs w:val="24"/>
        </w:rPr>
        <w:t xml:space="preserve">The </w:t>
      </w:r>
      <w:r>
        <w:rPr>
          <w:rFonts w:cs="Times New Roman"/>
          <w:kern w:val="0"/>
          <w:szCs w:val="24"/>
        </w:rPr>
        <w:t>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sidR="0088615C">
        <w:rPr>
          <w:rFonts w:cs="Times New Roman"/>
          <w:kern w:val="0"/>
          <w:szCs w:val="24"/>
        </w:rPr>
        <w:t xml:space="preserve">was used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commentRangeStart w:id="29"/>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commentRangeEnd w:id="29"/>
      <w:r w:rsidR="00E64739">
        <w:rPr>
          <w:rStyle w:val="a7"/>
        </w:rPr>
        <w:commentReference w:id="29"/>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5560836A" w:rsidR="00A17DAE" w:rsidRPr="000F350F" w:rsidRDefault="00A17DAE" w:rsidP="00EA6BAE">
      <w:pPr>
        <w:widowControl/>
        <w:ind w:firstLine="480"/>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China City Statistical Yearbook (</w:t>
      </w:r>
      <w:hyperlink w:anchor="yearbook" w:history="1">
        <w:r w:rsidRPr="00D96090">
          <w:rPr>
            <w:rStyle w:val="af9"/>
          </w:rPr>
          <w:t>National Bureau of Statistics, 2020</w:t>
        </w:r>
      </w:hyperlink>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AA453C9"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 xml:space="preserve">First, we </w:t>
      </w:r>
      <w:r w:rsidR="0088615C">
        <w:rPr>
          <w:rFonts w:cs="Times New Roman"/>
          <w:shd w:val="clear" w:color="auto" w:fill="FFFFFF"/>
        </w:rPr>
        <w:t>used</w:t>
      </w:r>
      <w:r w:rsidR="00101EDC" w:rsidRPr="0063152F">
        <w:rPr>
          <w:rFonts w:cs="Times New Roman"/>
          <w:shd w:val="clear" w:color="auto" w:fill="FFFFFF"/>
        </w:rPr>
        <w:t xml:space="preserve">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88615C">
        <w:rPr>
          <w:rFonts w:cs="Times New Roman"/>
          <w:shd w:val="clear" w:color="auto" w:fill="FFFFFF"/>
        </w:rPr>
        <w:t xml:space="preserve"> to identify </w:t>
      </w:r>
      <w:r w:rsidR="0088615C">
        <w:rPr>
          <w:rFonts w:cs="Times New Roman"/>
          <w:shd w:val="clear" w:color="auto" w:fill="FFFFFF"/>
        </w:rPr>
        <w:lastRenderedPageBreak/>
        <w:t>driving factors of sludge generation</w:t>
      </w:r>
      <w:r w:rsidR="00101EDC" w:rsidRPr="0063152F">
        <w:rPr>
          <w:rFonts w:cs="Times New Roman"/>
          <w:shd w:val="clear" w:color="auto" w:fill="FFFFFF"/>
        </w:rPr>
        <w:t>.</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hared Socioeconomic Pathways SSP1-SSP5 with China's development characteristics</w:t>
      </w:r>
      <w:r w:rsidR="00101EDC">
        <w:rPr>
          <w:rFonts w:cs="Times New Roman"/>
          <w:shd w:val="clear" w:color="auto" w:fill="FFFFFF"/>
        </w:rPr>
        <w:t xml:space="preserve"> to forecast sludge generation and GHG emission potential </w:t>
      </w:r>
      <w:r w:rsidR="00101EDC" w:rsidRPr="000F350F">
        <w:rPr>
          <w:rFonts w:cs="Times New Roman"/>
          <w:shd w:val="clear" w:color="auto" w:fill="FFFFFF"/>
        </w:rPr>
        <w:t xml:space="preserve">by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w:t>
      </w:r>
      <w:r w:rsidR="00F1362E" w:rsidRPr="000F350F">
        <w:rPr>
          <w:rFonts w:cs="Times New Roman"/>
          <w:shd w:val="clear" w:color="auto" w:fill="FFFFFF"/>
        </w:rPr>
        <w:t>classif</w:t>
      </w:r>
      <w:r w:rsidR="00F1362E">
        <w:rPr>
          <w:rFonts w:cs="Times New Roman"/>
          <w:shd w:val="clear" w:color="auto" w:fill="FFFFFF"/>
        </w:rPr>
        <w:t>ied</w:t>
      </w:r>
      <w:r w:rsidR="00F1362E" w:rsidRPr="000F350F">
        <w:rPr>
          <w:rFonts w:cs="Times New Roman"/>
          <w:shd w:val="clear" w:color="auto" w:fill="FFFFFF"/>
        </w:rPr>
        <w:t xml:space="preserve"> </w:t>
      </w:r>
      <w:r w:rsidR="00101EDC" w:rsidRPr="000F350F">
        <w:rPr>
          <w:rFonts w:cs="Times New Roman"/>
          <w:shd w:val="clear" w:color="auto" w:fill="FFFFFF"/>
        </w:rPr>
        <w:t>the future sludge growth patterns in China into four categories</w:t>
      </w:r>
      <w:r w:rsidR="00101EDC">
        <w:rPr>
          <w:rFonts w:cs="Times New Roman"/>
          <w:shd w:val="clear" w:color="auto" w:fill="FFFFFF"/>
        </w:rPr>
        <w:t>. A Low Carbon Development (LCD) scenario was developed to evaluate the potential reduction of GHG emissions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518D40C6" w:rsidR="00931BD4" w:rsidRDefault="00F1362E" w:rsidP="00A17DAE">
      <w:pPr>
        <w:widowControl/>
        <w:ind w:firstLineChars="0" w:firstLine="420"/>
        <w:rPr>
          <w:rFonts w:cs="Times New Roman"/>
          <w:shd w:val="clear" w:color="auto" w:fill="FFFFFF"/>
        </w:rPr>
      </w:pPr>
      <w:r>
        <w:t>S</w:t>
      </w:r>
      <w:r w:rsidR="00A17DAE" w:rsidRPr="000F350F">
        <w:rPr>
          <w:rFonts w:cs="Times New Roman"/>
          <w:shd w:val="clear" w:color="auto" w:fill="FFFFFF"/>
        </w:rPr>
        <w:t xml:space="preserve">ludge generation is mainly influenced by </w:t>
      </w:r>
      <w:r w:rsidR="003703C3">
        <w:rPr>
          <w:rFonts w:cs="Times New Roman" w:hint="eastAsia"/>
          <w:shd w:val="clear" w:color="auto" w:fill="FFFFFF"/>
        </w:rPr>
        <w:t>social-</w:t>
      </w:r>
      <w:r w:rsidR="00A17DAE" w:rsidRPr="000F350F">
        <w:rPr>
          <w:rFonts w:cs="Times New Roman"/>
          <w:shd w:val="clear" w:color="auto" w:fill="FFFFFF"/>
        </w:rPr>
        <w:t xml:space="preserve">economic </w:t>
      </w:r>
      <w:r>
        <w:rPr>
          <w:rFonts w:cs="Times New Roman"/>
          <w:shd w:val="clear" w:color="auto" w:fill="FFFFFF"/>
        </w:rPr>
        <w:t>development</w:t>
      </w:r>
      <w:r w:rsidR="00A17DAE" w:rsidRPr="000F350F">
        <w:rPr>
          <w:rFonts w:cs="Times New Roman"/>
          <w:shd w:val="clear" w:color="auto" w:fill="FFFFFF"/>
        </w:rPr>
        <w:t>, industrial structure,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the driving forces</w:t>
      </w:r>
      <w:r w:rsidR="00EF6335">
        <w:rPr>
          <w:rFonts w:cs="Times New Roman"/>
          <w:shd w:val="clear" w:color="auto" w:fill="FFFFFF"/>
        </w:rPr>
        <w:t xml:space="preserve"> </w:t>
      </w:r>
      <w:commentRangeStart w:id="30"/>
      <w:r w:rsidR="00A17DAE" w:rsidRPr="000F350F">
        <w:rPr>
          <w:rFonts w:cs="Times New Roman"/>
          <w:shd w:val="clear" w:color="auto" w:fill="FFFFFF"/>
        </w:rPr>
        <w:t>(</w:t>
      </w:r>
      <w:r w:rsidR="00A17DAE" w:rsidRPr="007F54BB">
        <w:rPr>
          <w:rFonts w:cs="Times New Roman"/>
          <w:b/>
          <w:bCs/>
          <w:shd w:val="clear" w:color="auto" w:fill="FFFFFF"/>
        </w:rPr>
        <w:t>Table 2</w:t>
      </w:r>
      <w:commentRangeEnd w:id="30"/>
      <w:r w:rsidR="00DA7BE1">
        <w:rPr>
          <w:rStyle w:val="a7"/>
        </w:rPr>
        <w:commentReference w:id="30"/>
      </w:r>
      <w:r w:rsidR="00A17DAE" w:rsidRPr="000F350F">
        <w:rPr>
          <w:rFonts w:cs="Times New Roman"/>
          <w:shd w:val="clear" w:color="auto" w:fill="FFFFFF"/>
        </w:rPr>
        <w:t>)</w:t>
      </w:r>
      <w:r w:rsidR="00B94AA4">
        <w:rPr>
          <w:rFonts w:cs="Times New Roman"/>
          <w:shd w:val="clear" w:color="auto" w:fill="FFFFFF"/>
        </w:rPr>
        <w:t>; t</w:t>
      </w:r>
      <w:r w:rsidR="00931BD4">
        <w:rPr>
          <w:rFonts w:cs="Times New Roman"/>
          <w:shd w:val="clear" w:color="auto" w:fill="FFFFFF"/>
        </w:rPr>
        <w:t xml:space="preserve">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w:t>
      </w:r>
      <w:r w:rsidR="00B94AA4">
        <w:rPr>
          <w:rFonts w:cs="Times New Roman"/>
          <w:shd w:val="clear" w:color="auto" w:fill="FFFFFF"/>
        </w:rPr>
        <w:t>Socio-economic development</w:t>
      </w:r>
      <w:r w:rsidR="00C52B08">
        <w:rPr>
          <w:rFonts w:cs="Times New Roman"/>
          <w:shd w:val="clear" w:color="auto" w:fill="FFFFFF"/>
        </w:rPr>
        <w:t xml:space="preserve"> will stimulate the need </w:t>
      </w:r>
      <w:r w:rsidR="003C607C">
        <w:rPr>
          <w:rFonts w:cs="Times New Roman"/>
          <w:shd w:val="clear" w:color="auto" w:fill="FFFFFF"/>
        </w:rPr>
        <w:t>for</w:t>
      </w:r>
      <w:r w:rsidR="00C52B08">
        <w:rPr>
          <w:rFonts w:cs="Times New Roman"/>
          <w:shd w:val="clear" w:color="auto" w:fill="FFFFFF"/>
        </w:rPr>
        <w:t xml:space="preserve"> water use</w:t>
      </w:r>
      <w:r w:rsidR="00B94AA4">
        <w:rPr>
          <w:rFonts w:cs="Times New Roman"/>
          <w:shd w:val="clear" w:color="auto" w:fill="FFFFFF"/>
        </w:rPr>
        <w:t xml:space="preserve"> and so </w:t>
      </w:r>
      <w:r w:rsidR="003C607C">
        <w:rPr>
          <w:rFonts w:cs="Times New Roman"/>
          <w:shd w:val="clear" w:color="auto" w:fill="FFFFFF"/>
        </w:rPr>
        <w:t>directly contribut</w:t>
      </w:r>
      <w:r w:rsidR="00B94AA4">
        <w:rPr>
          <w:rFonts w:cs="Times New Roman"/>
          <w:shd w:val="clear" w:color="auto" w:fill="FFFFFF"/>
        </w:rPr>
        <w:t>e</w:t>
      </w:r>
      <w:r w:rsidR="003C607C">
        <w:rPr>
          <w:rFonts w:cs="Times New Roman"/>
          <w:shd w:val="clear" w:color="auto" w:fill="FFFFFF"/>
        </w:rPr>
        <w:t xml:space="preserve"> to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Urban form determines the wastewater collection area</w:t>
      </w:r>
      <w:r w:rsidR="00B94AA4">
        <w:rPr>
          <w:rFonts w:cs="Times New Roman"/>
          <w:shd w:val="clear" w:color="auto" w:fill="FFFFFF"/>
        </w:rPr>
        <w:t xml:space="preserve"> and</w:t>
      </w:r>
      <w:r w:rsidR="00B94AA4" w:rsidRPr="00C7111B">
        <w:rPr>
          <w:rFonts w:cs="Times New Roman"/>
          <w:shd w:val="clear" w:color="auto" w:fill="FFFFFF"/>
        </w:rPr>
        <w:t xml:space="preserve"> </w:t>
      </w:r>
      <w:r w:rsidR="003C607C" w:rsidRPr="00C7111B">
        <w:rPr>
          <w:rFonts w:cs="Times New Roman"/>
          <w:shd w:val="clear" w:color="auto" w:fill="FFFFFF"/>
        </w:rPr>
        <w:t xml:space="preserve">its expansion </w:t>
      </w:r>
      <w:r w:rsidR="00B94AA4">
        <w:rPr>
          <w:rFonts w:cs="Times New Roman"/>
          <w:shd w:val="clear" w:color="auto" w:fill="FFFFFF"/>
        </w:rPr>
        <w:t>also</w:t>
      </w:r>
      <w:r w:rsidR="00B94AA4" w:rsidRPr="00C7111B">
        <w:rPr>
          <w:rFonts w:cs="Times New Roman"/>
          <w:shd w:val="clear" w:color="auto" w:fill="FFFFFF"/>
        </w:rPr>
        <w:t xml:space="preserve"> </w:t>
      </w:r>
      <w:r w:rsidR="003C607C" w:rsidRPr="00C7111B">
        <w:rPr>
          <w:rFonts w:cs="Times New Roman"/>
          <w:shd w:val="clear" w:color="auto" w:fill="FFFFFF"/>
        </w:rPr>
        <w:t>increase</w:t>
      </w:r>
      <w:r w:rsidR="00B94AA4">
        <w:rPr>
          <w:rFonts w:cs="Times New Roman"/>
          <w:shd w:val="clear" w:color="auto" w:fill="FFFFFF"/>
        </w:rPr>
        <w:t>s</w:t>
      </w:r>
      <w:r w:rsidR="003C607C" w:rsidRPr="00C7111B">
        <w:rPr>
          <w:rFonts w:cs="Times New Roman"/>
          <w:shd w:val="clear" w:color="auto" w:fill="FFFFFF"/>
        </w:rPr>
        <w:t xml:space="preserve"> sludge </w:t>
      </w:r>
      <w:r w:rsidR="00617D0B" w:rsidRPr="00C7111B">
        <w:rPr>
          <w:rFonts w:cs="Times New Roman"/>
          <w:shd w:val="clear" w:color="auto" w:fill="FFFFFF"/>
        </w:rPr>
        <w:t>generation</w:t>
      </w:r>
      <w:r w:rsidR="003C607C" w:rsidRPr="00C7111B">
        <w:rPr>
          <w:rFonts w:cs="Times New Roman"/>
          <w:shd w:val="clear" w:color="auto" w:fill="FFFFFF"/>
        </w:rPr>
        <w:t>. Household lifestyle</w:t>
      </w:r>
      <w:r w:rsidR="00B94AA4">
        <w:rPr>
          <w:rFonts w:cs="Times New Roman"/>
          <w:shd w:val="clear" w:color="auto" w:fill="FFFFFF"/>
        </w:rPr>
        <w:t>s</w:t>
      </w:r>
      <w:r w:rsidR="003C607C" w:rsidRPr="00C7111B">
        <w:rPr>
          <w:rFonts w:cs="Times New Roman"/>
          <w:shd w:val="clear" w:color="auto" w:fill="FFFFFF"/>
        </w:rPr>
        <w:t xml:space="preserve">, </w:t>
      </w:r>
      <w:r w:rsidR="00B94AA4">
        <w:rPr>
          <w:rFonts w:cs="Times New Roman"/>
          <w:shd w:val="clear" w:color="auto" w:fill="FFFFFF"/>
        </w:rPr>
        <w:t xml:space="preserve">and </w:t>
      </w:r>
      <w:r w:rsidR="003C607C" w:rsidRPr="00C7111B">
        <w:rPr>
          <w:rFonts w:cs="Times New Roman"/>
          <w:shd w:val="clear" w:color="auto" w:fill="FFFFFF"/>
        </w:rPr>
        <w:t xml:space="preserve">especially food </w:t>
      </w:r>
      <w:r w:rsidR="00B94AA4">
        <w:rPr>
          <w:rFonts w:cs="Times New Roman"/>
          <w:shd w:val="clear" w:color="auto" w:fill="FFFFFF"/>
        </w:rPr>
        <w:t>preferences,</w:t>
      </w:r>
      <w:r w:rsidR="00B94AA4" w:rsidRPr="00C7111B">
        <w:rPr>
          <w:rFonts w:cs="Times New Roman"/>
          <w:shd w:val="clear" w:color="auto" w:fill="FFFFFF"/>
        </w:rPr>
        <w:t xml:space="preserve"> </w:t>
      </w:r>
      <w:r w:rsidR="003C607C" w:rsidRPr="00C7111B">
        <w:rPr>
          <w:rFonts w:cs="Times New Roman"/>
          <w:shd w:val="clear" w:color="auto" w:fill="FFFFFF"/>
        </w:rPr>
        <w:t xml:space="preserve">will affect </w:t>
      </w:r>
      <w:r w:rsidR="00B94AA4">
        <w:rPr>
          <w:rFonts w:cs="Times New Roman"/>
          <w:shd w:val="clear" w:color="auto" w:fill="FFFFFF"/>
        </w:rPr>
        <w:t>carbon content of</w:t>
      </w:r>
      <w:r w:rsidR="003C607C" w:rsidRPr="00C7111B">
        <w:rPr>
          <w:rFonts w:cs="Times New Roman"/>
          <w:shd w:val="clear" w:color="auto" w:fill="FFFFFF"/>
        </w:rPr>
        <w:t xml:space="preserve"> wastewater, leading to </w:t>
      </w:r>
      <w:r w:rsidR="00B94AA4">
        <w:rPr>
          <w:rFonts w:cs="Times New Roman"/>
          <w:shd w:val="clear" w:color="auto" w:fill="FFFFFF"/>
        </w:rPr>
        <w:t>an</w:t>
      </w:r>
      <w:r w:rsidR="00B94AA4" w:rsidRPr="00C7111B">
        <w:rPr>
          <w:rFonts w:cs="Times New Roman"/>
          <w:shd w:val="clear" w:color="auto" w:fill="FFFFFF"/>
        </w:rPr>
        <w:t xml:space="preserve"> </w:t>
      </w:r>
      <w:r w:rsidR="003C607C" w:rsidRPr="00C7111B">
        <w:rPr>
          <w:rFonts w:cs="Times New Roman"/>
          <w:shd w:val="clear" w:color="auto" w:fill="FFFFFF"/>
        </w:rPr>
        <w:t xml:space="preserve">increase </w:t>
      </w:r>
      <w:r w:rsidR="00B94AA4">
        <w:rPr>
          <w:rFonts w:cs="Times New Roman"/>
          <w:shd w:val="clear" w:color="auto" w:fill="FFFFFF"/>
        </w:rPr>
        <w:t>in</w:t>
      </w:r>
      <w:r w:rsidR="00B94AA4" w:rsidRPr="00C7111B">
        <w:rPr>
          <w:rFonts w:cs="Times New Roman"/>
          <w:shd w:val="clear" w:color="auto" w:fill="FFFFFF"/>
        </w:rPr>
        <w:t xml:space="preserve"> </w:t>
      </w:r>
      <w:r w:rsidR="003C607C" w:rsidRPr="00C7111B">
        <w:rPr>
          <w:rFonts w:cs="Times New Roman"/>
          <w:shd w:val="clear" w:color="auto" w:fill="FFFFFF"/>
        </w:rPr>
        <w:t>sludge content</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3065F2">
        <w:rPr>
          <w:shd w:val="clear" w:color="auto" w:fill="FFFFFF"/>
        </w:rPr>
        <w:t>D</w:t>
      </w:r>
      <w:r w:rsidR="0029200A" w:rsidRPr="00C7111B">
        <w:rPr>
          <w:shd w:val="clear" w:color="auto" w:fill="FFFFFF"/>
        </w:rPr>
        <w:t>ifferent</w:t>
      </w:r>
      <w:r w:rsidR="00931BD4" w:rsidRPr="00C7111B">
        <w:rPr>
          <w:shd w:val="clear" w:color="auto" w:fill="FFFFFF"/>
        </w:rPr>
        <w:t xml:space="preserve"> </w:t>
      </w:r>
      <w:r w:rsidR="003065F2">
        <w:rPr>
          <w:shd w:val="clear" w:color="auto" w:fill="FFFFFF"/>
        </w:rPr>
        <w:t xml:space="preserve">wastewater treatment </w:t>
      </w:r>
      <w:r w:rsidR="00931BD4" w:rsidRPr="00C7111B">
        <w:rPr>
          <w:shd w:val="clear" w:color="auto" w:fill="FFFFFF"/>
        </w:rPr>
        <w:t>technolog</w:t>
      </w:r>
      <w:r w:rsidR="003065F2">
        <w:rPr>
          <w:shd w:val="clear" w:color="auto" w:fill="FFFFFF"/>
        </w:rPr>
        <w:t>ies</w:t>
      </w:r>
      <w:r w:rsidR="0029200A" w:rsidRPr="00C7111B">
        <w:rPr>
          <w:shd w:val="clear" w:color="auto" w:fill="FFFFFF"/>
        </w:rPr>
        <w:t xml:space="preserve"> contribute to</w:t>
      </w:r>
      <w:r w:rsidR="007F54BB">
        <w:rPr>
          <w:shd w:val="clear" w:color="auto" w:fill="FFFFFF"/>
        </w:rPr>
        <w:t xml:space="preserve"> </w:t>
      </w:r>
      <w:r w:rsidR="0029200A" w:rsidRPr="00C7111B">
        <w:rPr>
          <w:shd w:val="clear" w:color="auto" w:fill="FFFFFF"/>
        </w:rPr>
        <w:t>different level</w:t>
      </w:r>
      <w:r w:rsidR="003065F2">
        <w:rPr>
          <w:shd w:val="clear" w:color="auto" w:fill="FFFFFF"/>
        </w:rPr>
        <w:t>s</w:t>
      </w:r>
      <w:r w:rsidR="0029200A" w:rsidRPr="00C7111B">
        <w:rPr>
          <w:shd w:val="clear" w:color="auto" w:fill="FFFFFF"/>
        </w:rPr>
        <w:t xml:space="preserve"> of sludge </w:t>
      </w:r>
      <w:r w:rsidR="00617D0B" w:rsidRPr="00C7111B">
        <w:rPr>
          <w:shd w:val="clear" w:color="auto" w:fill="FFFFFF"/>
        </w:rPr>
        <w:t>generation</w:t>
      </w:r>
      <w:r w:rsidR="00931BD4" w:rsidRPr="00C7111B">
        <w:rPr>
          <w:shd w:val="clear" w:color="auto" w:fill="FFFFFF"/>
        </w:rPr>
        <w:t xml:space="preserve"> (</w:t>
      </w:r>
      <w:proofErr w:type="spellStart"/>
      <w:r w:rsidR="00627A31">
        <w:fldChar w:fldCharType="begin"/>
      </w:r>
      <w:r w:rsidR="00627A31">
        <w:instrText xml:space="preserve"> HYPERLINK \l "l4" </w:instrText>
      </w:r>
      <w:r w:rsidR="00627A31">
        <w:fldChar w:fldCharType="separate"/>
      </w:r>
      <w:r w:rsidR="00931BD4" w:rsidRPr="00C7111B">
        <w:rPr>
          <w:rStyle w:val="af9"/>
        </w:rPr>
        <w:t>Jin</w:t>
      </w:r>
      <w:proofErr w:type="spellEnd"/>
      <w:r w:rsidR="00931BD4" w:rsidRPr="00C7111B">
        <w:rPr>
          <w:rStyle w:val="af9"/>
        </w:rPr>
        <w:t xml:space="preserve"> et al., 2014</w:t>
      </w:r>
      <w:r w:rsidR="00627A31">
        <w:rPr>
          <w:rStyle w:val="af9"/>
        </w:rPr>
        <w:fldChar w:fldCharType="end"/>
      </w:r>
      <w:r w:rsidR="00C7111B">
        <w:rPr>
          <w:shd w:val="clear" w:color="auto" w:fill="FFFFFF"/>
        </w:rPr>
        <w:t>)</w:t>
      </w:r>
      <w:r w:rsidR="003065F2">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14AD8B79"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respectively</w:t>
      </w:r>
      <w:r w:rsidR="00DB0341">
        <w:rPr>
          <w:rFonts w:cs="Times New Roman"/>
          <w:shd w:val="clear" w:color="auto" w:fill="FFFFFF"/>
        </w:rPr>
        <w:t>, and</w:t>
      </w:r>
      <w:r w:rsidRPr="000F350F">
        <w:rPr>
          <w:rFonts w:cs="Times New Roman"/>
          <w:shd w:val="clear" w:color="auto" w:fill="FFFFFF"/>
        </w:rPr>
        <w:t xml:space="preserve">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w:t>
      </w:r>
      <w:r w:rsidRPr="000F350F">
        <w:rPr>
          <w:rFonts w:cs="Times New Roman"/>
          <w:shd w:val="clear" w:color="auto" w:fill="FFFFFF"/>
        </w:rPr>
        <w:lastRenderedPageBreak/>
        <w:t xml:space="preserve">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r w:rsidR="00DB0341">
        <w:t>(</w:t>
      </w:r>
      <w:hyperlink w:anchor="wang2017geodetector" w:history="1">
        <w:r w:rsidR="00560786" w:rsidRPr="00A877AA">
          <w:rPr>
            <w:rStyle w:val="af9"/>
            <w:u w:val="none"/>
          </w:rPr>
          <w:t>Wang et al., 2017</w:t>
        </w:r>
      </w:hyperlink>
      <w:r w:rsidR="00DB0341">
        <w:rPr>
          <w:rStyle w:val="af9"/>
          <w:u w:val="none"/>
        </w:rPr>
        <w:t>)</w:t>
      </w:r>
      <w:r w:rsidRPr="000F350F">
        <w:rPr>
          <w:rFonts w:cs="Times New Roman"/>
          <w:shd w:val="clear" w:color="auto" w:fill="FFFFFF"/>
        </w:rPr>
        <w:t>.</w:t>
      </w:r>
    </w:p>
    <w:p w14:paraId="60CC5867" w14:textId="77777777" w:rsidR="00A50499" w:rsidRDefault="00A50499" w:rsidP="00A17DAE">
      <w:pPr>
        <w:widowControl/>
        <w:ind w:firstLineChars="0" w:firstLine="0"/>
        <w:rPr>
          <w:rFonts w:cs="Times New Roman"/>
          <w:shd w:val="clear" w:color="auto" w:fill="FFFFFF"/>
        </w:rPr>
      </w:pPr>
    </w:p>
    <w:p w14:paraId="77FB6E96" w14:textId="5AFD572A" w:rsidR="007F40BE" w:rsidRPr="007B0ED5" w:rsidRDefault="007F40BE" w:rsidP="007B0ED5">
      <w:pPr>
        <w:widowControl/>
        <w:spacing w:line="240" w:lineRule="auto"/>
        <w:ind w:firstLineChars="0" w:firstLine="0"/>
        <w:jc w:val="center"/>
        <w:rPr>
          <w:rFonts w:cs="Times New Roman"/>
          <w:szCs w:val="24"/>
          <w:shd w:val="clear" w:color="auto" w:fill="FFFFFF"/>
        </w:rPr>
      </w:pPr>
      <w:r w:rsidRPr="007B0ED5">
        <w:rPr>
          <w:rFonts w:cs="Times New Roman"/>
          <w:b/>
          <w:bCs/>
          <w:szCs w:val="24"/>
        </w:rPr>
        <w:t>Tab</w:t>
      </w:r>
      <w:r w:rsidR="00D00065"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2</w:t>
      </w:r>
      <w:r w:rsidR="00DB0341">
        <w:rPr>
          <w:rFonts w:cs="Times New Roman"/>
          <w:b/>
          <w:bCs/>
          <w:szCs w:val="24"/>
        </w:rPr>
        <w:t>.</w:t>
      </w:r>
      <w:r w:rsidRPr="007B0ED5">
        <w:rPr>
          <w:rFonts w:cs="Times New Roman"/>
          <w:szCs w:val="24"/>
        </w:rPr>
        <w:t xml:space="preserve"> </w:t>
      </w:r>
      <w:r w:rsidR="00D00065" w:rsidRPr="007B0ED5">
        <w:rPr>
          <w:rFonts w:cs="Times New Roman"/>
          <w:szCs w:val="24"/>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25D774D9"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del w:id="31" w:author="WANG HONGTAO" w:date="2022-04-26T22:13:00Z">
              <w:r w:rsidRPr="00D169CE" w:rsidDel="006749B8">
                <w:rPr>
                  <w:rFonts w:ascii="Times New Roman" w:hAnsi="Times New Roman"/>
                  <w:sz w:val="21"/>
                  <w:szCs w:val="21"/>
                  <w:lang w:eastAsia="zh-CN"/>
                </w:rPr>
                <w:delText>Darainage</w:delText>
              </w:r>
            </w:del>
            <w:ins w:id="32" w:author="WANG HONGTAO" w:date="2022-04-26T22:13:00Z">
              <w:r w:rsidR="006749B8" w:rsidRPr="00D169CE">
                <w:rPr>
                  <w:rFonts w:ascii="Times New Roman" w:hAnsi="Times New Roman"/>
                  <w:sz w:val="21"/>
                  <w:szCs w:val="21"/>
                  <w:lang w:eastAsia="zh-CN"/>
                </w:rPr>
                <w:t>Drainage</w:t>
              </w:r>
            </w:ins>
            <w:r w:rsidRPr="00D169CE">
              <w:rPr>
                <w:rFonts w:ascii="Times New Roman" w:hAnsi="Times New Roman"/>
                <w:sz w:val="21"/>
                <w:szCs w:val="21"/>
                <w:lang w:eastAsia="zh-CN"/>
              </w:rPr>
              <w:t xml:space="preserve"> Statistical Yearbook</w:t>
            </w:r>
          </w:p>
        </w:tc>
      </w:tr>
    </w:tbl>
    <w:p w14:paraId="0F761A3B" w14:textId="22B1143D"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w:rPr>
            <w:rFonts w:ascii="Cambria Math" w:hAnsi="Cambria Math"/>
            <w:sz w:val="20"/>
            <w:szCs w:val="18"/>
          </w:rPr>
          <m:t xml:space="preserve"> </m:t>
        </m:r>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DB0341">
        <w:rPr>
          <w:color w:val="37352F"/>
          <w:kern w:val="0"/>
          <w:sz w:val="16"/>
          <w:szCs w:val="16"/>
        </w:rPr>
        <w:t xml:space="preserve">where </w:t>
      </w:r>
      <w:r w:rsidR="002D33C7" w:rsidRPr="0063152F">
        <w:rPr>
          <w:sz w:val="20"/>
          <w:szCs w:val="18"/>
        </w:rPr>
        <w:t>F is the volume of food consumption</w:t>
      </w:r>
      <w:r w:rsidR="00DB0341">
        <w:rPr>
          <w:sz w:val="20"/>
          <w:szCs w:val="18"/>
        </w:rPr>
        <w:t xml:space="preserve"> and</w:t>
      </w:r>
      <w:r w:rsidR="002D33C7" w:rsidRPr="0063152F">
        <w:rPr>
          <w:sz w:val="20"/>
          <w:szCs w:val="18"/>
        </w:rPr>
        <w:t xml:space="preserve"> C is the carbon content of specific food</w:t>
      </w:r>
      <w:r w:rsidR="00DB0341">
        <w:rPr>
          <w:sz w:val="20"/>
          <w:szCs w:val="18"/>
        </w:rPr>
        <w:t>s</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 xml:space="preserve">2) </w:t>
      </w:r>
      <w:commentRangeStart w:id="33"/>
      <w:r>
        <w:t>Machine learning</w:t>
      </w:r>
      <w:commentRangeEnd w:id="33"/>
      <w:r w:rsidR="00DA7BE1">
        <w:rPr>
          <w:rStyle w:val="a7"/>
        </w:rPr>
        <w:commentReference w:id="33"/>
      </w:r>
    </w:p>
    <w:p w14:paraId="6CA425E2" w14:textId="3B27005F"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w:t>
      </w:r>
      <w:r w:rsidR="00DB0341">
        <w:rPr>
          <w:rFonts w:cs="Times New Roman"/>
          <w:shd w:val="clear" w:color="auto" w:fill="FFFFFF"/>
        </w:rPr>
        <w:t>, and t</w:t>
      </w:r>
      <w:r w:rsidRPr="000F350F">
        <w:rPr>
          <w:rFonts w:cs="Times New Roman"/>
          <w:shd w:val="clear" w:color="auto" w:fill="FFFFFF"/>
        </w:rPr>
        <w:t xml:space="preserve">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sidR="00E56AC2">
        <w:rPr>
          <w:rFonts w:cs="Times New Roman"/>
          <w:shd w:val="clear" w:color="auto" w:fill="FFFFFF"/>
        </w:rPr>
        <w:t>.</w:t>
      </w:r>
      <w:r>
        <w:rPr>
          <w:rFonts w:cs="Times New Roman"/>
          <w:shd w:val="clear" w:color="auto" w:fill="FFFFFF"/>
        </w:rPr>
        <w:t xml:space="preserve"> </w:t>
      </w:r>
      <w:r w:rsidR="00E56AC2">
        <w:rPr>
          <w:rFonts w:cs="Times New Roman"/>
          <w:shd w:val="clear" w:color="auto" w:fill="FFFFFF"/>
        </w:rPr>
        <w:t xml:space="preserve">An </w:t>
      </w:r>
      <w:r w:rsidRPr="000F350F">
        <w:rPr>
          <w:rFonts w:cs="Times New Roman"/>
          <w:shd w:val="clear" w:color="auto" w:fill="FFFFFF"/>
        </w:rPr>
        <w:t xml:space="preserve">Ensemble Learning algorithm based on </w:t>
      </w:r>
      <w:r>
        <w:rPr>
          <w:rFonts w:cs="Times New Roman"/>
          <w:shd w:val="clear" w:color="auto" w:fill="FFFFFF"/>
        </w:rPr>
        <w:t xml:space="preserve">a </w:t>
      </w:r>
      <w:r w:rsidRPr="000F350F">
        <w:rPr>
          <w:rFonts w:cs="Times New Roman"/>
          <w:shd w:val="clear" w:color="auto" w:fill="FFFFFF"/>
        </w:rPr>
        <w:t>Decision Tree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E56AC2">
        <w:rPr>
          <w:rFonts w:cs="Times New Roman"/>
          <w:shd w:val="clear" w:color="auto" w:fill="FFFFFF"/>
        </w:rPr>
        <w:t xml:space="preserve"> </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0F350F">
        <w:rPr>
          <w:rFonts w:cs="Times New Roman"/>
          <w:shd w:val="clear" w:color="auto" w:fill="FFFFFF"/>
        </w:rPr>
        <w:t>)</w:t>
      </w:r>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proofErr w:type="spellStart"/>
      <w:r w:rsidR="00627A31">
        <w:fldChar w:fldCharType="begin"/>
      </w:r>
      <w:r w:rsidR="00627A31">
        <w:instrText xml:space="preserve"> HYPERLINK \l "sumanta2018iterative" </w:instrText>
      </w:r>
      <w:r w:rsidR="00627A31">
        <w:fldChar w:fldCharType="separate"/>
      </w:r>
      <w:r w:rsidRPr="004D7ED4">
        <w:rPr>
          <w:rStyle w:val="af9"/>
          <w:rFonts w:cs="Times New Roman"/>
          <w:u w:val="none"/>
          <w:shd w:val="clear" w:color="auto" w:fill="FFFFFF"/>
        </w:rPr>
        <w:t>Sumanta</w:t>
      </w:r>
      <w:proofErr w:type="spellEnd"/>
      <w:r w:rsidRPr="004D7ED4">
        <w:rPr>
          <w:rStyle w:val="af9"/>
          <w:rFonts w:cs="Times New Roman"/>
          <w:u w:val="none"/>
          <w:shd w:val="clear" w:color="auto" w:fill="FFFFFF"/>
        </w:rPr>
        <w:t xml:space="preserve"> et al., 2018</w:t>
      </w:r>
      <w:r w:rsidR="00627A31">
        <w:rPr>
          <w:rStyle w:val="af9"/>
          <w:rFonts w:cs="Times New Roman"/>
          <w:u w:val="none"/>
          <w:shd w:val="clear" w:color="auto" w:fill="FFFFFF"/>
        </w:rPr>
        <w:fldChar w:fldCharType="end"/>
      </w:r>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w:t>
      </w:r>
      <w:r w:rsidR="008A29FC">
        <w:rPr>
          <w:rFonts w:cs="Times New Roman"/>
          <w:shd w:val="clear" w:color="auto" w:fill="FFFFFF"/>
        </w:rPr>
        <w:t>GHG</w:t>
      </w:r>
      <w:r w:rsidRPr="000F350F">
        <w:rPr>
          <w:rFonts w:cs="Times New Roman"/>
          <w:shd w:val="clear" w:color="auto" w:fill="FFFFFF"/>
        </w:rPr>
        <w:t xml:space="preserve"> emission </w:t>
      </w:r>
      <w:r w:rsidR="00E56AC2">
        <w:rPr>
          <w:rFonts w:cs="Times New Roman"/>
          <w:shd w:val="clear" w:color="auto" w:fill="FFFFFF"/>
        </w:rPr>
        <w:t>from</w:t>
      </w:r>
      <w:r w:rsidR="00E56AC2" w:rsidRPr="000F350F">
        <w:rPr>
          <w:rFonts w:cs="Times New Roman"/>
          <w:shd w:val="clear" w:color="auto" w:fill="FFFFFF"/>
        </w:rPr>
        <w:t xml:space="preserve"> </w:t>
      </w:r>
      <w:r w:rsidRPr="000F350F">
        <w:rPr>
          <w:rFonts w:cs="Times New Roman"/>
          <w:shd w:val="clear" w:color="auto" w:fill="FFFFFF"/>
        </w:rPr>
        <w:t>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conversion coefficients under different disposal methods. </w:t>
      </w:r>
      <w:r w:rsidR="00375085" w:rsidRPr="00DE2DD1">
        <w:rPr>
          <w:rFonts w:cs="Times New Roman"/>
          <w:color w:val="333333"/>
          <w:shd w:val="clear" w:color="auto" w:fill="FFFFFF"/>
        </w:rPr>
        <w:t xml:space="preserve"> </w:t>
      </w:r>
    </w:p>
    <w:p w14:paraId="550F7A51" w14:textId="67C5E7D4"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lastRenderedPageBreak/>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sidR="00E56AC2">
        <w:rPr>
          <w:rFonts w:cs="Times New Roman"/>
          <w:shd w:val="clear" w:color="auto" w:fill="FFFFFF"/>
        </w:rPr>
        <w:t>,</w:t>
      </w:r>
      <w:r>
        <w:rPr>
          <w:rFonts w:cs="Times New Roman"/>
          <w:shd w:val="clear" w:color="auto" w:fill="FFFFFF"/>
        </w:rPr>
        <w:t xml:space="preserve"> which were calculated by dividing the sludge generation in 2060 </w:t>
      </w:r>
      <w:r w:rsidR="00E56AC2">
        <w:rPr>
          <w:rFonts w:cs="Times New Roman"/>
          <w:shd w:val="clear" w:color="auto" w:fill="FFFFFF"/>
        </w:rPr>
        <w:t xml:space="preserve">by sludge generation in </w:t>
      </w:r>
      <w:r>
        <w:rPr>
          <w:rFonts w:cs="Times New Roman"/>
          <w:shd w:val="clear" w:color="auto" w:fill="FFFFFF"/>
        </w:rPr>
        <w:t>2017</w:t>
      </w:r>
      <w:r w:rsidRPr="000F350F">
        <w:rPr>
          <w:rFonts w:cs="Times New Roman"/>
          <w:shd w:val="clear" w:color="auto" w:fill="FFFFFF"/>
        </w:rPr>
        <w:t xml:space="preserve">. </w:t>
      </w:r>
      <w:r>
        <w:rPr>
          <w:rFonts w:cs="Times New Roman"/>
          <w:shd w:val="clear" w:color="auto" w:fill="FFFFFF"/>
        </w:rPr>
        <w:t xml:space="preserve">Four future sludge growth patterns </w:t>
      </w:r>
      <w:r w:rsidR="00E56AC2">
        <w:rPr>
          <w:rFonts w:cs="Times New Roman"/>
          <w:shd w:val="clear" w:color="auto" w:fill="FFFFFF"/>
        </w:rPr>
        <w:t>were</w:t>
      </w:r>
      <w:r>
        <w:rPr>
          <w:rFonts w:cs="Times New Roman"/>
          <w:shd w:val="clear" w:color="auto" w:fill="FFFFFF"/>
        </w:rPr>
        <w:t xml:space="preserve"> distinguished</w:t>
      </w:r>
      <w:r w:rsidR="00E56AC2">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2E5B9638" w:rsidR="00A17DAE" w:rsidRPr="000F350F" w:rsidRDefault="001E4A40" w:rsidP="00A17DAE">
      <w:pPr>
        <w:widowControl/>
        <w:ind w:firstLineChars="0" w:firstLine="420"/>
        <w:rPr>
          <w:rFonts w:cs="Times New Roman"/>
          <w:shd w:val="clear" w:color="auto" w:fill="FFFFFF"/>
        </w:rPr>
      </w:pPr>
      <w:commentRangeStart w:id="34"/>
      <w:r w:rsidRPr="00DE2DD1">
        <w:rPr>
          <w:rFonts w:cs="Times New Roman"/>
          <w:color w:val="333333"/>
          <w:shd w:val="clear" w:color="auto" w:fill="FFFFFF"/>
        </w:rPr>
        <w:tab/>
      </w:r>
      <w:r w:rsidR="00A17DAE" w:rsidRPr="000F350F">
        <w:rPr>
          <w:rFonts w:cs="Times New Roman"/>
          <w:shd w:val="clear" w:color="auto" w:fill="FFFFFF"/>
        </w:rPr>
        <w:t xml:space="preserve">Scenario analysis can help assess the environmental response to human </w:t>
      </w:r>
      <w:commentRangeEnd w:id="34"/>
      <w:r w:rsidR="000100F6">
        <w:rPr>
          <w:rStyle w:val="a7"/>
        </w:rPr>
        <w:commentReference w:id="34"/>
      </w:r>
      <w:r w:rsidR="00A17DAE" w:rsidRPr="000F350F">
        <w:rPr>
          <w:rFonts w:cs="Times New Roman"/>
          <w:shd w:val="clear" w:color="auto" w:fill="FFFFFF"/>
        </w:rPr>
        <w:t>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xml:space="preserve">, LDP, </w:t>
      </w:r>
      <w:r w:rsidRPr="000F350F">
        <w:rPr>
          <w:rFonts w:cs="Times New Roman"/>
          <w:shd w:val="clear" w:color="auto" w:fill="FFFFFF"/>
        </w:rPr>
        <w:lastRenderedPageBreak/>
        <w:t>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Table 3</w:t>
      </w:r>
      <w:r w:rsidRPr="000F350F">
        <w:rPr>
          <w:rFonts w:cs="Times New Roman"/>
          <w:shd w:val="clear" w:color="auto" w:fill="FFFFFF"/>
        </w:rPr>
        <w:t>)</w:t>
      </w:r>
      <w:r>
        <w:rPr>
          <w:rFonts w:cs="Times New Roman"/>
          <w:shd w:val="clear" w:color="auto" w:fill="FFFFFF"/>
        </w:rPr>
        <w:t>.</w:t>
      </w:r>
    </w:p>
    <w:p w14:paraId="46ABC961" w14:textId="322D130C" w:rsidR="00375085" w:rsidRPr="007B0ED5" w:rsidRDefault="00375085" w:rsidP="007B0ED5">
      <w:pPr>
        <w:widowControl/>
        <w:spacing w:line="240" w:lineRule="auto"/>
        <w:ind w:firstLineChars="0" w:firstLine="0"/>
        <w:jc w:val="center"/>
        <w:rPr>
          <w:rFonts w:cs="Times New Roman"/>
          <w:b/>
          <w:bCs/>
          <w:szCs w:val="24"/>
        </w:rPr>
      </w:pPr>
      <w:r w:rsidRPr="007B0ED5">
        <w:rPr>
          <w:rFonts w:cs="Times New Roman"/>
          <w:b/>
          <w:bCs/>
          <w:szCs w:val="24"/>
        </w:rPr>
        <w:t>Tab</w:t>
      </w:r>
      <w:r w:rsidR="001E5113"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3</w:t>
      </w:r>
      <w:r w:rsidRPr="007B0ED5">
        <w:rPr>
          <w:rFonts w:cs="Times New Roman"/>
          <w:b/>
          <w:bCs/>
          <w:szCs w:val="24"/>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0A9EB2E5"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 xml:space="preserve">Detailed coefficients for each province </w:t>
      </w:r>
      <w:r w:rsidR="0076298B">
        <w:rPr>
          <w:rFonts w:ascii="Times New Roman" w:eastAsia="宋体" w:hAnsi="Times New Roman" w:cs="Times New Roman"/>
          <w:sz w:val="18"/>
          <w:szCs w:val="18"/>
        </w:rPr>
        <w:t>a</w:t>
      </w:r>
      <w:r w:rsidRPr="0063152F">
        <w:rPr>
          <w:rFonts w:ascii="Times New Roman" w:eastAsia="宋体" w:hAnsi="Times New Roman" w:cs="Times New Roman"/>
          <w:sz w:val="18"/>
          <w:szCs w:val="18"/>
        </w:rPr>
        <w:t>re shown in Table S2</w:t>
      </w:r>
    </w:p>
    <w:p w14:paraId="2AAD7EE1" w14:textId="77777777" w:rsidR="00A50499" w:rsidRPr="00A50499" w:rsidRDefault="00A17DAE" w:rsidP="00A50499">
      <w:pPr>
        <w:widowControl/>
        <w:ind w:firstLineChars="100" w:firstLine="24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0663CA" w:rsidRPr="00A50499">
        <w:rPr>
          <w:rFonts w:cs="Times New Roman"/>
          <w:shd w:val="clear" w:color="auto" w:fill="FFFFFF"/>
        </w:rPr>
        <w:t>(</w:t>
      </w:r>
      <w:hyperlink w:anchor="l15" w:history="1">
        <w:r w:rsidR="000663CA" w:rsidRPr="00A50499">
          <w:rPr>
            <w:rFonts w:cs="Times New Roman"/>
            <w:shd w:val="clear" w:color="auto" w:fill="FFFFFF"/>
          </w:rPr>
          <w:t>Wei et al</w:t>
        </w:r>
        <w:r w:rsidR="004D7ED4" w:rsidRPr="00A50499">
          <w:rPr>
            <w:rFonts w:cs="Times New Roman"/>
            <w:shd w:val="clear" w:color="auto" w:fill="FFFFFF"/>
          </w:rPr>
          <w:t>.</w:t>
        </w:r>
        <w:r w:rsidR="000663CA" w:rsidRPr="00A50499">
          <w:rPr>
            <w:rFonts w:cs="Times New Roman"/>
            <w:shd w:val="clear" w:color="auto" w:fill="FFFFFF"/>
          </w:rPr>
          <w:t>, 2020</w:t>
        </w:r>
      </w:hyperlink>
      <w:r w:rsidR="000663CA" w:rsidRPr="00A50499">
        <w:rPr>
          <w:rFonts w:cs="Times New Roman"/>
          <w:shd w:val="clear" w:color="auto" w:fill="FFFFFF"/>
        </w:rPr>
        <w:t>)</w:t>
      </w:r>
      <w:r w:rsidR="00723669" w:rsidRPr="00A50499">
        <w:rPr>
          <w:rFonts w:cs="Times New Roman"/>
          <w:shd w:val="clear" w:color="auto" w:fill="FFFFFF"/>
        </w:rPr>
        <w:t>.</w:t>
      </w:r>
    </w:p>
    <w:p w14:paraId="3A9C7FAA" w14:textId="502EB39D" w:rsidR="00B45FC6" w:rsidRDefault="00B45FC6" w:rsidP="007D5A2F">
      <w:pPr>
        <w:pStyle w:val="1"/>
        <w:numPr>
          <w:ilvl w:val="0"/>
          <w:numId w:val="3"/>
        </w:numPr>
      </w:pPr>
      <w:r w:rsidRPr="00271610">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commentRangeStart w:id="35"/>
      <w:r>
        <w:rPr>
          <w:rFonts w:eastAsia="宋体"/>
        </w:rPr>
        <w:t>Spatial distribution of sludge generation in China</w:t>
      </w:r>
      <w:commentRangeEnd w:id="35"/>
      <w:r w:rsidR="00DB7F00">
        <w:rPr>
          <w:rStyle w:val="a7"/>
          <w:rFonts w:eastAsia="宋体" w:cstheme="minorBidi"/>
          <w:bCs w:val="0"/>
          <w:i w:val="0"/>
        </w:rPr>
        <w:commentReference w:id="35"/>
      </w:r>
    </w:p>
    <w:p w14:paraId="671FE666" w14:textId="3C367E90"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w:t>
      </w:r>
      <w:r w:rsidR="00627691">
        <w:rPr>
          <w:rFonts w:cs="Times New Roman"/>
          <w:shd w:val="clear" w:color="auto" w:fill="FFFFFF"/>
        </w:rPr>
        <w:t>of</w:t>
      </w:r>
      <w:r w:rsidR="00627691" w:rsidRPr="00333915">
        <w:rPr>
          <w:rFonts w:cs="Times New Roman"/>
          <w:shd w:val="clear" w:color="auto" w:fill="FFFFFF"/>
        </w:rPr>
        <w:t xml:space="preserve"> </w:t>
      </w:r>
      <w:r w:rsidRPr="00333915">
        <w:rPr>
          <w:rFonts w:cs="Times New Roman"/>
          <w:shd w:val="clear" w:color="auto" w:fill="FFFFFF"/>
        </w:rPr>
        <w:t xml:space="preserve">China </w:t>
      </w:r>
      <w:r>
        <w:rPr>
          <w:rFonts w:cs="Times New Roman"/>
          <w:shd w:val="clear" w:color="auto" w:fill="FFFFFF"/>
        </w:rPr>
        <w:t>contributes</w:t>
      </w:r>
      <w:r w:rsidRPr="00333915">
        <w:rPr>
          <w:rFonts w:cs="Times New Roman"/>
          <w:shd w:val="clear" w:color="auto" w:fill="FFFFFF"/>
        </w:rPr>
        <w:t xml:space="preserve"> about 70% </w:t>
      </w:r>
      <w:r w:rsidR="00627691">
        <w:rPr>
          <w:rFonts w:cs="Times New Roman"/>
          <w:shd w:val="clear" w:color="auto" w:fill="FFFFFF"/>
        </w:rPr>
        <w:t xml:space="preserve">to total </w:t>
      </w:r>
      <w:r w:rsidRPr="00333915">
        <w:rPr>
          <w:rFonts w:cs="Times New Roman"/>
          <w:shd w:val="clear" w:color="auto" w:fill="FFFFFF"/>
        </w:rPr>
        <w:t>sludge generation</w:t>
      </w:r>
      <w:r w:rsidR="00701135">
        <w:rPr>
          <w:rFonts w:cs="Times New Roman"/>
          <w:shd w:val="clear" w:color="auto" w:fill="FFFFFF"/>
        </w:rPr>
        <w:t xml:space="preserve"> (</w:t>
      </w:r>
      <w:r w:rsidR="00701135" w:rsidRPr="007F54BB">
        <w:rPr>
          <w:rFonts w:cs="Times New Roman"/>
          <w:b/>
          <w:bCs/>
          <w:shd w:val="clear" w:color="auto" w:fill="FFFFFF"/>
        </w:rPr>
        <w:t>Fig. 1. (b)</w:t>
      </w:r>
      <w:r w:rsidR="00701135">
        <w:rPr>
          <w:rFonts w:cs="Times New Roman"/>
          <w:shd w:val="clear" w:color="auto" w:fill="FFFFFF"/>
        </w:rPr>
        <w:t>)</w:t>
      </w:r>
      <w:r w:rsidR="00627691">
        <w:rPr>
          <w:rFonts w:cs="Times New Roman"/>
          <w:shd w:val="clear" w:color="auto" w:fill="FFFFFF"/>
        </w:rPr>
        <w:t>, and m</w:t>
      </w:r>
      <w:r w:rsidR="00701135">
        <w:rPr>
          <w:rFonts w:cs="Times New Roman"/>
          <w:shd w:val="clear" w:color="auto" w:fill="FFFFFF"/>
        </w:rPr>
        <w:t>ost WWTPs generate 2000 to 5000 tons of sludge a year (</w:t>
      </w:r>
      <w:r w:rsidR="00701135" w:rsidRPr="007F54BB">
        <w:rPr>
          <w:rFonts w:cs="Times New Roman"/>
          <w:b/>
          <w:bCs/>
          <w:shd w:val="clear" w:color="auto" w:fill="FFFFFF"/>
        </w:rPr>
        <w:t>Fig. 1. (a)</w:t>
      </w:r>
      <w:r w:rsidR="00701135">
        <w:rPr>
          <w:rFonts w:cs="Times New Roman"/>
          <w:shd w:val="clear" w:color="auto" w:fill="FFFFFF"/>
        </w:rPr>
        <w:t xml:space="preserve">). WWTPs with </w:t>
      </w:r>
      <w:r w:rsidR="00627691">
        <w:rPr>
          <w:rFonts w:cs="Times New Roman"/>
          <w:shd w:val="clear" w:color="auto" w:fill="FFFFFF"/>
        </w:rPr>
        <w:t xml:space="preserve">very high </w:t>
      </w:r>
      <w:r w:rsidR="00701135">
        <w:rPr>
          <w:rFonts w:cs="Times New Roman"/>
          <w:shd w:val="clear" w:color="auto" w:fill="FFFFFF"/>
        </w:rPr>
        <w:t>sludge generation (&gt; 5</w:t>
      </w:r>
      <w:ins w:id="36" w:author="WANG HONGTAO" w:date="2022-04-26T22:22:00Z">
        <w:r w:rsidR="000100F6">
          <w:rPr>
            <w:rFonts w:cs="Times New Roman" w:hint="eastAsia"/>
            <w:shd w:val="clear" w:color="auto" w:fill="FFFFFF"/>
          </w:rPr>
          <w:t>,</w:t>
        </w:r>
      </w:ins>
      <w:r w:rsidR="00701135">
        <w:rPr>
          <w:rFonts w:cs="Times New Roman"/>
          <w:shd w:val="clear" w:color="auto" w:fill="FFFFFF"/>
        </w:rPr>
        <w:t xml:space="preserve">000 tons a year) are concentrated in </w:t>
      </w:r>
      <w:r w:rsidR="007F54BB">
        <w:rPr>
          <w:rFonts w:cs="Times New Roman"/>
          <w:shd w:val="clear" w:color="auto" w:fill="FFFFFF"/>
        </w:rPr>
        <w:t>Jiangsu</w:t>
      </w:r>
      <w:r w:rsidR="00701135">
        <w:rPr>
          <w:rFonts w:cs="Times New Roman"/>
          <w:shd w:val="clear" w:color="auto" w:fill="FFFFFF"/>
        </w:rPr>
        <w:t>, Shanghai, Shandong, Henan, and Liaoning</w:t>
      </w:r>
      <w:r w:rsidR="00627691">
        <w:rPr>
          <w:rFonts w:cs="Times New Roman"/>
          <w:shd w:val="clear" w:color="auto" w:fill="FFFFFF"/>
        </w:rPr>
        <w:t>, and s</w:t>
      </w:r>
      <w:r w:rsidR="00701135">
        <w:rPr>
          <w:rFonts w:cs="Times New Roman"/>
          <w:shd w:val="clear" w:color="auto" w:fill="FFFFFF"/>
        </w:rPr>
        <w:t xml:space="preserve">ludge generation has a higher GINI coefficient (0.512) </w:t>
      </w:r>
      <w:r w:rsidR="00627691">
        <w:rPr>
          <w:rFonts w:cs="Times New Roman"/>
          <w:shd w:val="clear" w:color="auto" w:fill="FFFFFF"/>
        </w:rPr>
        <w:t xml:space="preserve">than GDP (0.402) </w:t>
      </w:r>
      <w:r w:rsidR="00701135">
        <w:rPr>
          <w:rFonts w:cs="Times New Roman"/>
          <w:shd w:val="clear" w:color="auto" w:fill="FFFFFF"/>
        </w:rPr>
        <w:t>(</w:t>
      </w:r>
      <w:r w:rsidR="00701135" w:rsidRPr="007F54BB">
        <w:rPr>
          <w:rFonts w:cs="Times New Roman"/>
          <w:b/>
          <w:bCs/>
          <w:shd w:val="clear" w:color="auto" w:fill="FFFFFF"/>
        </w:rPr>
        <w:t>Fig. 1. (c)</w:t>
      </w:r>
      <w:r w:rsidR="00701135">
        <w:rPr>
          <w:rFonts w:cs="Times New Roman"/>
          <w:shd w:val="clear" w:color="auto" w:fill="FFFFFF"/>
        </w:rPr>
        <w:t>)</w:t>
      </w:r>
      <w:r w:rsidR="00627691">
        <w:rPr>
          <w:rFonts w:cs="Times New Roman"/>
          <w:shd w:val="clear" w:color="auto" w:fill="FFFFFF"/>
        </w:rPr>
        <w:t>.</w:t>
      </w:r>
    </w:p>
    <w:p w14:paraId="20DA63F1" w14:textId="7811FD6B" w:rsidR="00B45FC6" w:rsidRDefault="00B45FC6" w:rsidP="00B45FC6">
      <w:pPr>
        <w:pStyle w:val="2"/>
        <w:rPr>
          <w:rFonts w:eastAsia="宋体"/>
        </w:rPr>
      </w:pPr>
      <w:r>
        <w:rPr>
          <w:rFonts w:hint="eastAsia"/>
        </w:rPr>
        <w:lastRenderedPageBreak/>
        <w:t>3</w:t>
      </w:r>
      <w:r>
        <w:t>.</w:t>
      </w:r>
      <w:r w:rsidR="00E77F57">
        <w:t>2</w:t>
      </w:r>
      <w:r>
        <w:t xml:space="preserve">. </w:t>
      </w:r>
      <w:r w:rsidRPr="00686107">
        <w:rPr>
          <w:rFonts w:eastAsia="宋体"/>
        </w:rPr>
        <w:t>Regional driving factors of sludge generation</w:t>
      </w:r>
    </w:p>
    <w:p w14:paraId="22826A62" w14:textId="3773AB06" w:rsidR="00A17DAE" w:rsidRPr="000F350F" w:rsidRDefault="00627691" w:rsidP="00A17DAE">
      <w:pPr>
        <w:ind w:firstLine="480"/>
        <w:rPr>
          <w:rFonts w:cs="Times New Roman"/>
          <w:shd w:val="clear" w:color="auto" w:fill="FFFFFF"/>
        </w:rPr>
      </w:pPr>
      <w:r>
        <w:rPr>
          <w:rFonts w:cs="Times New Roman"/>
          <w:shd w:val="clear" w:color="auto" w:fill="FFFFFF"/>
        </w:rPr>
        <w:t>F</w:t>
      </w:r>
      <w:r w:rsidR="00A17DAE" w:rsidRPr="000F350F">
        <w:rPr>
          <w:rFonts w:cs="Times New Roman"/>
          <w:shd w:val="clear" w:color="auto" w:fill="FFFFFF"/>
        </w:rPr>
        <w:t xml:space="preserve">actor detection </w:t>
      </w:r>
      <w:r>
        <w:rPr>
          <w:rFonts w:cs="Times New Roman"/>
          <w:shd w:val="clear" w:color="auto" w:fill="FFFFFF"/>
        </w:rPr>
        <w:t xml:space="preserve">results </w:t>
      </w:r>
      <w:r w:rsidR="00A17DAE" w:rsidRPr="000F350F">
        <w:rPr>
          <w:rFonts w:cs="Times New Roman"/>
          <w:shd w:val="clear" w:color="auto" w:fill="FFFFFF"/>
        </w:rPr>
        <w:t xml:space="preserve">showed that all nine indicators passed the significance test </w:t>
      </w:r>
      <w:r>
        <w:rPr>
          <w:rFonts w:cs="Times New Roman"/>
          <w:shd w:val="clear" w:color="auto" w:fill="FFFFFF"/>
        </w:rPr>
        <w:t xml:space="preserve">in </w:t>
      </w:r>
      <w:proofErr w:type="spellStart"/>
      <w:r>
        <w:rPr>
          <w:rFonts w:cs="Times New Roman"/>
          <w:shd w:val="clear" w:color="auto" w:fill="FFFFFF"/>
        </w:rPr>
        <w:t>GeoDetector</w:t>
      </w:r>
      <w:proofErr w:type="spellEnd"/>
      <w:r>
        <w:rPr>
          <w:rFonts w:cs="Times New Roman"/>
          <w:shd w:val="clear" w:color="auto" w:fill="FFFFFF"/>
        </w:rPr>
        <w:t xml:space="preserve"> </w:t>
      </w:r>
      <w:r w:rsidR="00A17DAE" w:rsidRPr="000F350F">
        <w:rPr>
          <w:rFonts w:cs="Times New Roman"/>
          <w:shd w:val="clear" w:color="auto" w:fill="FFFFFF"/>
        </w:rPr>
        <w:t xml:space="preserve">at the 95% confidence level </w:t>
      </w:r>
      <w:r w:rsidR="00DD527D">
        <w:rPr>
          <w:rFonts w:cs="Times New Roman"/>
          <w:shd w:val="clear" w:color="auto" w:fill="FFFFFF"/>
        </w:rPr>
        <w:t>(</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4C4958">
        <w:rPr>
          <w:rFonts w:cs="Times New Roman"/>
          <w:b/>
          <w:bCs/>
          <w:shd w:val="clear" w:color="auto" w:fill="FFFFFF"/>
        </w:rPr>
        <w:t>.</w:t>
      </w:r>
      <w:r w:rsidR="00DD527D">
        <w:rPr>
          <w:rFonts w:cs="Times New Roman"/>
          <w:shd w:val="clear" w:color="auto" w:fill="FFFFFF"/>
        </w:rPr>
        <w:t>)</w:t>
      </w:r>
      <w:r w:rsidR="00A17DAE" w:rsidRPr="000F350F">
        <w:rPr>
          <w:rFonts w:cs="Times New Roman"/>
          <w:shd w:val="clear" w:color="auto" w:fill="FFFFFF"/>
        </w:rPr>
        <w:t>. BA and GDP ha</w:t>
      </w:r>
      <w:r w:rsidR="00A17DAE">
        <w:rPr>
          <w:rFonts w:cs="Times New Roman"/>
          <w:shd w:val="clear" w:color="auto" w:fill="FFFFFF"/>
        </w:rPr>
        <w:t>d</w:t>
      </w:r>
      <w:r w:rsidR="00A17DAE" w:rsidRPr="000F350F">
        <w:rPr>
          <w:rFonts w:cs="Times New Roman"/>
          <w:shd w:val="clear" w:color="auto" w:fill="FFFFFF"/>
        </w:rPr>
        <w:t xml:space="preserve"> q-values of 0.654 and 0.638, respectively, and </w:t>
      </w:r>
      <w:r w:rsidR="00A17DAE">
        <w:rPr>
          <w:rFonts w:cs="Times New Roman"/>
          <w:shd w:val="clear" w:color="auto" w:fill="FFFFFF"/>
        </w:rPr>
        <w:t>we</w:t>
      </w:r>
      <w:r w:rsidR="00A17DAE" w:rsidRPr="000F350F">
        <w:rPr>
          <w:rFonts w:cs="Times New Roman"/>
          <w:shd w:val="clear" w:color="auto" w:fill="FFFFFF"/>
        </w:rPr>
        <w:t>re the two most influential factors. The q-values of LDP (0.573), CCF (0.515), FCE (0.512)</w:t>
      </w:r>
      <w:r w:rsidR="00A17DAE">
        <w:rPr>
          <w:rFonts w:cs="Times New Roman"/>
          <w:shd w:val="clear" w:color="auto" w:fill="FFFFFF"/>
        </w:rPr>
        <w:t xml:space="preserve"> and </w:t>
      </w:r>
      <w:r w:rsidR="00A17DAE" w:rsidRPr="000F350F">
        <w:rPr>
          <w:rFonts w:cs="Times New Roman"/>
          <w:shd w:val="clear" w:color="auto" w:fill="FFFFFF"/>
        </w:rPr>
        <w:t xml:space="preserve">POP (0.501) </w:t>
      </w:r>
      <w:r w:rsidR="00A17DAE">
        <w:rPr>
          <w:rFonts w:cs="Times New Roman"/>
          <w:shd w:val="clear" w:color="auto" w:fill="FFFFFF"/>
        </w:rPr>
        <w:t>we</w:t>
      </w:r>
      <w:r w:rsidR="00A17DAE" w:rsidRPr="000F350F">
        <w:rPr>
          <w:rFonts w:cs="Times New Roman"/>
          <w:shd w:val="clear" w:color="auto" w:fill="FFFFFF"/>
        </w:rPr>
        <w:t>re all above 0.500 and ha</w:t>
      </w:r>
      <w:r w:rsidR="00A17DAE">
        <w:rPr>
          <w:rFonts w:cs="Times New Roman"/>
          <w:shd w:val="clear" w:color="auto" w:fill="FFFFFF"/>
        </w:rPr>
        <w:t>d</w:t>
      </w:r>
      <w:r w:rsidR="00A17DAE"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00A17DAE"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00A17DAE" w:rsidRPr="000F350F">
        <w:rPr>
          <w:rFonts w:cs="Times New Roman"/>
          <w:shd w:val="clear" w:color="auto" w:fill="FFFFFF"/>
        </w:rPr>
        <w:t>, which in turn leads to higher sludge generation.</w:t>
      </w:r>
    </w:p>
    <w:p w14:paraId="0037EAED" w14:textId="6B74DA39"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Report</w:t>
        </w:r>
      </w:hyperlink>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w:lastRenderedPageBreak/>
        <mc:AlternateContent>
          <mc:Choice Requires="wpg">
            <w:drawing>
              <wp:inline distT="0" distB="0" distL="0" distR="0" wp14:anchorId="0D6DF06B" wp14:editId="725B485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7066484"/>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37"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38"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37"/>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39"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40"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39"/>
                      </w:p>
                    </w:txbxContent>
                  </v:textbox>
                </v:shape>
                <w10:anchorlock/>
              </v:group>
            </w:pict>
          </mc:Fallback>
        </mc:AlternateContent>
      </w:r>
    </w:p>
    <w:p w14:paraId="54D527B9" w14:textId="77777777" w:rsidR="000100F6" w:rsidRDefault="00A17DAE" w:rsidP="00A50499">
      <w:pPr>
        <w:ind w:firstLine="480"/>
        <w:rPr>
          <w:ins w:id="41" w:author="WANG HONGTAO" w:date="2022-04-26T22:23:00Z"/>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4D447C">
        <w:rPr>
          <w:rStyle w:val="af9"/>
          <w:u w:val="none"/>
        </w:rPr>
        <w:t>,</w:t>
      </w:r>
      <w:r w:rsidR="003454DB">
        <w:t xml:space="preserve"> which </w:t>
      </w:r>
      <w:r w:rsidR="004D447C">
        <w:t xml:space="preserve">indicated that </w:t>
      </w:r>
      <w:r w:rsidR="003454DB">
        <w:t>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w:t>
      </w:r>
      <w:r w:rsidR="00A50499">
        <w:rPr>
          <w:rFonts w:cs="Times New Roman"/>
          <w:shd w:val="clear" w:color="auto" w:fill="FFFFFF"/>
        </w:rPr>
        <w:t>many</w:t>
      </w:r>
      <w:r w:rsidRPr="000F350F">
        <w:rPr>
          <w:rFonts w:cs="Times New Roman"/>
          <w:shd w:val="clear" w:color="auto" w:fill="FFFFFF"/>
        </w:rPr>
        <w:t xml:space="preserve"> WWTP</w:t>
      </w:r>
      <w:r w:rsidR="00A50499">
        <w:rPr>
          <w:rFonts w:cs="Times New Roman"/>
          <w:shd w:val="clear" w:color="auto" w:fill="FFFFFF"/>
        </w:rPr>
        <w:t>s</w:t>
      </w:r>
      <w:r w:rsidRPr="000F350F">
        <w:rPr>
          <w:rFonts w:cs="Times New Roman"/>
          <w:shd w:val="clear" w:color="auto" w:fill="FFFFFF"/>
        </w:rPr>
        <w:t xml:space="preserve">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 xml:space="preserve">so </w:t>
      </w:r>
      <w:r w:rsidR="00A50499">
        <w:rPr>
          <w:noProof/>
        </w:rPr>
        <w:lastRenderedPageBreak/>
        <mc:AlternateContent>
          <mc:Choice Requires="wpg">
            <w:drawing>
              <wp:anchor distT="0" distB="0" distL="114300" distR="114300" simplePos="0" relativeHeight="251661312" behindDoc="0" locked="0" layoutInCell="1" allowOverlap="1" wp14:anchorId="4FEE7ECC" wp14:editId="0D872A9B">
                <wp:simplePos x="0" y="0"/>
                <wp:positionH relativeFrom="margin">
                  <wp:align>left</wp:align>
                </wp:positionH>
                <wp:positionV relativeFrom="paragraph">
                  <wp:posOffset>229253</wp:posOffset>
                </wp:positionV>
                <wp:extent cx="5539105" cy="5433060"/>
                <wp:effectExtent l="0" t="0" r="4445" b="0"/>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255" cy="5433544"/>
                          <a:chOff x="0" y="0"/>
                          <a:chExt cx="59309" cy="56718"/>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13"/>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left:0;text-align:left;margin-left:0;margin-top:18.05pt;width:436.15pt;height:427.8pt;z-index:251661312;mso-position-horizontal:left;mso-position-horizontal-relative:margin;mso-position-vertical-relative:text" coordsize="59309,5671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5" o:title=""/>
                  <o:lock v:ext="edit" aspectratio="f"/>
                </v:shape>
                <v:shape id="文本框 24" o:spid="_x0000_s1031" type="#_x0000_t202" style="position:absolute;left:571;top:53613;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" stroked="f">
                  <v:textbox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anchorx="margin"/>
              </v:group>
            </w:pict>
          </mc:Fallback>
        </mc:AlternateContent>
      </w:r>
      <w:r w:rsidR="00D4091C">
        <w:rPr>
          <w:rFonts w:cs="Times New Roman"/>
          <w:shd w:val="clear" w:color="auto" w:fill="FFFFFF"/>
        </w:rPr>
        <w:t>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4319EE3B" w:rsidR="00B45FC6" w:rsidRDefault="00B45FC6" w:rsidP="00A50499">
      <w:pPr>
        <w:ind w:firstLine="480"/>
      </w:pPr>
      <w:commentRangeStart w:id="42"/>
      <w:r>
        <w:rPr>
          <w:kern w:val="0"/>
        </w:rPr>
        <w:t>3.</w:t>
      </w:r>
      <w:r w:rsidR="00E77F57">
        <w:rPr>
          <w:kern w:val="0"/>
        </w:rPr>
        <w:t>3</w:t>
      </w:r>
      <w:r>
        <w:rPr>
          <w:kern w:val="0"/>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commentRangeEnd w:id="42"/>
      <w:r w:rsidR="003A2578">
        <w:rPr>
          <w:rStyle w:val="a7"/>
        </w:rPr>
        <w:commentReference w:id="42"/>
      </w:r>
    </w:p>
    <w:p w14:paraId="661F1E30" w14:textId="299D386F" w:rsidR="00D4091C" w:rsidRDefault="00A50499" w:rsidP="00110886">
      <w:pPr>
        <w:ind w:firstLine="480"/>
        <w:rPr>
          <w:rFonts w:cs="Times New Roman"/>
          <w:shd w:val="clear" w:color="auto" w:fill="FFFFFF"/>
        </w:rPr>
      </w:pPr>
      <w:r>
        <w:rPr>
          <w:noProof/>
        </w:rPr>
        <w:lastRenderedPageBreak/>
        <mc:AlternateContent>
          <mc:Choice Requires="wpg">
            <w:drawing>
              <wp:anchor distT="0" distB="0" distL="114300" distR="114300" simplePos="0" relativeHeight="251703296" behindDoc="0" locked="0" layoutInCell="1" allowOverlap="1" wp14:anchorId="76F7670B" wp14:editId="706E21DE">
                <wp:simplePos x="0" y="0"/>
                <wp:positionH relativeFrom="column">
                  <wp:posOffset>-50721</wp:posOffset>
                </wp:positionH>
                <wp:positionV relativeFrom="paragraph">
                  <wp:posOffset>-3375105</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4pt;margin-top:-265.75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4B714014">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6C4B9170"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">
                <v:imagedata r:id="rId19"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sidR="00D4091C">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sidR="00D4091C">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00D4091C" w:rsidRPr="000F350F">
        <w:rPr>
          <w:rFonts w:cs="Times New Roman"/>
          <w:shd w:val="clear" w:color="auto" w:fill="FFFFFF"/>
        </w:rPr>
        <w:t xml:space="preserve">Sludge generation under different SSP scenarios </w:t>
      </w:r>
      <w:r w:rsidR="00D4091C">
        <w:rPr>
          <w:rFonts w:cs="Times New Roman"/>
          <w:shd w:val="clear" w:color="auto" w:fill="FFFFFF"/>
        </w:rPr>
        <w:t>has</w:t>
      </w:r>
      <w:r w:rsidR="00D4091C" w:rsidRPr="000F350F">
        <w:rPr>
          <w:rFonts w:cs="Times New Roman"/>
          <w:shd w:val="clear" w:color="auto" w:fill="FFFFFF"/>
        </w:rPr>
        <w:t xml:space="preserve"> similar growth trends</w:t>
      </w:r>
      <w:commentRangeStart w:id="43"/>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I</w:t>
      </w:r>
      <w:commentRangeEnd w:id="43"/>
      <w:r w:rsidR="00C738B8">
        <w:rPr>
          <w:rStyle w:val="a7"/>
        </w:rPr>
        <w:commentReference w:id="43"/>
      </w:r>
      <w:r w:rsidR="00110886" w:rsidRPr="007821E9">
        <w:t xml:space="preserve">n order to quantify the uncertainty of the prediction results, </w:t>
      </w:r>
      <w:r w:rsidR="00AD6135">
        <w:t>we took</w:t>
      </w:r>
      <w:r w:rsidR="00110886" w:rsidRPr="007821E9">
        <w:t xml:space="preserve"> the upper and lower 5% intervals for the predicted independent variables, respectively, to re-predict sludge </w:t>
      </w:r>
      <w:r w:rsidR="00617D0B">
        <w:t>generation</w:t>
      </w:r>
      <w:r w:rsidR="00D4091C" w:rsidRPr="000F350F">
        <w:rPr>
          <w:rFonts w:cs="Times New Roman"/>
          <w:shd w:val="clear" w:color="auto" w:fill="FFFFFF"/>
        </w:rPr>
        <w:t xml:space="preserve">. Under all SSPs, sludge </w:t>
      </w:r>
      <w:r w:rsidR="009B7EE9">
        <w:rPr>
          <w:rFonts w:cs="Times New Roman"/>
          <w:shd w:val="clear" w:color="auto" w:fill="FFFFFF"/>
        </w:rPr>
        <w:t xml:space="preserve">continued </w:t>
      </w:r>
      <w:r w:rsidR="00AD6135">
        <w:rPr>
          <w:rFonts w:cs="Times New Roman"/>
          <w:shd w:val="clear" w:color="auto" w:fill="FFFFFF"/>
        </w:rPr>
        <w:t>to grow</w:t>
      </w:r>
      <w:r w:rsidR="00D4091C" w:rsidRPr="000F350F">
        <w:rPr>
          <w:rFonts w:cs="Times New Roman"/>
          <w:shd w:val="clear" w:color="auto" w:fill="FFFFFF"/>
        </w:rPr>
        <w:t xml:space="preserve"> </w:t>
      </w:r>
      <w:r w:rsidR="00D4091C">
        <w:rPr>
          <w:rFonts w:cs="Times New Roman"/>
          <w:shd w:val="clear" w:color="auto" w:fill="FFFFFF"/>
        </w:rPr>
        <w:t>at a decreasing rate</w:t>
      </w:r>
      <w:r w:rsidR="00D4091C" w:rsidRPr="000F350F">
        <w:rPr>
          <w:rFonts w:cs="Times New Roman"/>
          <w:shd w:val="clear" w:color="auto" w:fill="FFFFFF"/>
        </w:rPr>
        <w:t>. SSP5 ha</w:t>
      </w:r>
      <w:r w:rsidR="00D4091C">
        <w:rPr>
          <w:rFonts w:cs="Times New Roman"/>
          <w:shd w:val="clear" w:color="auto" w:fill="FFFFFF"/>
        </w:rPr>
        <w:t>d</w:t>
      </w:r>
      <w:r w:rsidR="00D4091C" w:rsidRPr="000F350F">
        <w:rPr>
          <w:rFonts w:cs="Times New Roman"/>
          <w:shd w:val="clear" w:color="auto" w:fill="FFFFFF"/>
        </w:rPr>
        <w:t xml:space="preserve"> the </w:t>
      </w:r>
      <w:r w:rsidR="00D4091C">
        <w:rPr>
          <w:rFonts w:cs="Times New Roman"/>
          <w:shd w:val="clear" w:color="auto" w:fill="FFFFFF"/>
        </w:rPr>
        <w:t>highest</w:t>
      </w:r>
      <w:r w:rsidR="00D4091C"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236709">
        <w:rPr>
          <w:rFonts w:cs="Times New Roman"/>
          <w:shd w:val="clear" w:color="auto" w:fill="FFFFFF"/>
        </w:rPr>
        <w:t>5</w:t>
      </w:r>
      <w:r w:rsidR="00D4091C" w:rsidRPr="000F350F">
        <w:rPr>
          <w:rFonts w:cs="Times New Roman"/>
          <w:shd w:val="clear" w:color="auto" w:fill="FFFFFF"/>
        </w:rPr>
        <w:t>.</w:t>
      </w:r>
      <w:r w:rsidR="00236709">
        <w:rPr>
          <w:rFonts w:cs="Times New Roman"/>
          <w:shd w:val="clear" w:color="auto" w:fill="FFFFFF"/>
        </w:rPr>
        <w:t>25</w:t>
      </w:r>
      <w:r w:rsidR="00D4091C">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Pr>
          <w:rFonts w:cs="Times New Roman"/>
          <w:shd w:val="clear" w:color="auto" w:fill="FFFFFF"/>
        </w:rPr>
        <w:t>)</w:t>
      </w:r>
      <w:r w:rsidR="00D4091C" w:rsidRPr="000F350F">
        <w:rPr>
          <w:rFonts w:cs="Times New Roman"/>
          <w:shd w:val="clear" w:color="auto" w:fill="FFFFFF"/>
        </w:rPr>
        <w:t xml:space="preserve">, </w:t>
      </w:r>
      <w:r w:rsidR="00F70891">
        <w:rPr>
          <w:rFonts w:cs="Times New Roman"/>
          <w:shd w:val="clear" w:color="auto" w:fill="FFFFFF"/>
        </w:rPr>
        <w:t xml:space="preserve">followed by </w:t>
      </w:r>
      <w:r w:rsidR="00D4091C" w:rsidRPr="000F350F">
        <w:rPr>
          <w:rFonts w:cs="Times New Roman"/>
          <w:shd w:val="clear" w:color="auto" w:fill="FFFFFF"/>
        </w:rPr>
        <w:t xml:space="preserve">SSP3 and SSP4 </w:t>
      </w:r>
      <w:r w:rsidR="00AD6135">
        <w:rPr>
          <w:rFonts w:cs="Times New Roman"/>
          <w:shd w:val="clear" w:color="auto" w:fill="FFFFFF"/>
        </w:rPr>
        <w:t xml:space="preserve">(which </w:t>
      </w:r>
      <w:r w:rsidR="00D4091C" w:rsidRPr="000F350F">
        <w:rPr>
          <w:rFonts w:cs="Times New Roman"/>
          <w:shd w:val="clear" w:color="auto" w:fill="FFFFFF"/>
        </w:rPr>
        <w:t>generate</w:t>
      </w:r>
      <w:r w:rsidR="00D4091C">
        <w:rPr>
          <w:rFonts w:cs="Times New Roman"/>
          <w:shd w:val="clear" w:color="auto" w:fill="FFFFFF"/>
        </w:rPr>
        <w:t>d</w:t>
      </w:r>
      <w:r w:rsidR="00D4091C" w:rsidRPr="000F350F">
        <w:rPr>
          <w:rFonts w:cs="Times New Roman"/>
          <w:shd w:val="clear" w:color="auto" w:fill="FFFFFF"/>
        </w:rPr>
        <w:t xml:space="preserve"> 2</w:t>
      </w:r>
      <w:r w:rsidR="00F70891">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and 2</w:t>
      </w:r>
      <w:r w:rsidR="00236709">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AD6135">
        <w:rPr>
          <w:rFonts w:cs="Times New Roman"/>
          <w:shd w:val="clear" w:color="auto" w:fill="FFFFFF"/>
        </w:rPr>
        <w:t>)</w:t>
      </w:r>
      <w:r w:rsidR="00D4091C">
        <w:rPr>
          <w:rFonts w:cs="Times New Roman"/>
          <w:shd w:val="clear" w:color="auto" w:fill="FFFFFF"/>
        </w:rPr>
        <w:t xml:space="preserve"> while the totals for</w:t>
      </w:r>
      <w:r w:rsidR="00D4091C" w:rsidRPr="000F350F">
        <w:rPr>
          <w:rFonts w:cs="Times New Roman"/>
          <w:shd w:val="clear" w:color="auto" w:fill="FFFFFF"/>
        </w:rPr>
        <w:t xml:space="preserve"> SSP</w:t>
      </w:r>
      <w:r w:rsidR="00AD6135">
        <w:rPr>
          <w:rFonts w:cs="Times New Roman"/>
          <w:shd w:val="clear" w:color="auto" w:fill="FFFFFF"/>
        </w:rPr>
        <w:t>2</w:t>
      </w:r>
      <w:r w:rsidR="00D4091C" w:rsidRPr="000F350F">
        <w:rPr>
          <w:rFonts w:cs="Times New Roman"/>
          <w:shd w:val="clear" w:color="auto" w:fill="FFFFFF"/>
        </w:rPr>
        <w:t xml:space="preserve"> and SSP</w:t>
      </w:r>
      <w:r w:rsidR="00AD6135">
        <w:rPr>
          <w:rFonts w:cs="Times New Roman"/>
          <w:shd w:val="clear" w:color="auto" w:fill="FFFFFF"/>
        </w:rPr>
        <w:t>1</w:t>
      </w:r>
      <w:r w:rsidR="00D4091C" w:rsidRPr="000F350F">
        <w:rPr>
          <w:rFonts w:cs="Times New Roman"/>
          <w:shd w:val="clear" w:color="auto" w:fill="FFFFFF"/>
        </w:rPr>
        <w:t xml:space="preserve"> </w:t>
      </w:r>
      <w:r w:rsidR="00D4091C">
        <w:rPr>
          <w:rFonts w:cs="Times New Roman"/>
          <w:shd w:val="clear" w:color="auto" w:fill="FFFFFF"/>
        </w:rPr>
        <w:t>were the lowest</w:t>
      </w:r>
      <w:r w:rsidR="00D4091C" w:rsidRPr="000F350F">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AD6135">
        <w:rPr>
          <w:rFonts w:cs="Times New Roman"/>
          <w:shd w:val="clear" w:color="auto" w:fill="FFFFFF"/>
        </w:rPr>
        <w:t>1</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and 2</w:t>
      </w:r>
      <w:r w:rsidR="00AD6135">
        <w:rPr>
          <w:rFonts w:cs="Times New Roman"/>
          <w:shd w:val="clear" w:color="auto" w:fill="FFFFFF"/>
        </w:rPr>
        <w:t>0</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w:t>
      </w:r>
      <w:r w:rsidR="00D4091C"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00D4091C" w:rsidRPr="000F350F">
        <w:rPr>
          <w:rFonts w:cs="Times New Roman"/>
          <w:shd w:val="clear" w:color="auto" w:fill="FFFFFF"/>
        </w:rPr>
        <w:t xml:space="preserve"> </w:t>
      </w:r>
      <w:r w:rsidR="009B7EE9">
        <w:rPr>
          <w:rFonts w:cs="Times New Roman"/>
          <w:shd w:val="clear" w:color="auto" w:fill="FFFFFF"/>
        </w:rPr>
        <w:t>is</w:t>
      </w:r>
      <w:r w:rsidR="009B7EE9" w:rsidRPr="000F350F">
        <w:rPr>
          <w:rFonts w:cs="Times New Roman"/>
          <w:shd w:val="clear" w:color="auto" w:fill="FFFFFF"/>
        </w:rPr>
        <w:t xml:space="preserve"> </w:t>
      </w:r>
      <w:r w:rsidR="00D4091C">
        <w:rPr>
          <w:rFonts w:cs="Times New Roman"/>
          <w:shd w:val="clear" w:color="auto" w:fill="FFFFFF"/>
        </w:rPr>
        <w:t xml:space="preserve">therefore </w:t>
      </w:r>
      <w:r w:rsidR="009B7EE9">
        <w:rPr>
          <w:rFonts w:cs="Times New Roman"/>
          <w:shd w:val="clear" w:color="auto" w:fill="FFFFFF"/>
        </w:rPr>
        <w:t xml:space="preserve">expected to </w:t>
      </w:r>
      <w:r w:rsidR="00D4091C">
        <w:rPr>
          <w:rFonts w:cs="Times New Roman"/>
          <w:shd w:val="clear" w:color="auto" w:fill="FFFFFF"/>
        </w:rPr>
        <w:t>increase substantially</w:t>
      </w:r>
      <w:r w:rsidR="00D4091C" w:rsidRPr="000F350F">
        <w:rPr>
          <w:rFonts w:cs="Times New Roman"/>
          <w:shd w:val="clear" w:color="auto" w:fill="FFFFFF"/>
        </w:rPr>
        <w:t xml:space="preserve"> compared </w:t>
      </w:r>
      <w:r w:rsidR="00AD6135">
        <w:rPr>
          <w:rFonts w:cs="Times New Roman"/>
          <w:shd w:val="clear" w:color="auto" w:fill="FFFFFF"/>
        </w:rPr>
        <w:t xml:space="preserve">to </w:t>
      </w:r>
      <w:r w:rsidR="00D4091C">
        <w:rPr>
          <w:rFonts w:cs="Times New Roman"/>
          <w:shd w:val="clear" w:color="auto" w:fill="FFFFFF"/>
        </w:rPr>
        <w:t>the</w:t>
      </w:r>
      <w:r w:rsidR="00D4091C" w:rsidRPr="000F350F">
        <w:rPr>
          <w:rFonts w:cs="Times New Roman"/>
          <w:shd w:val="clear" w:color="auto" w:fill="FFFFFF"/>
        </w:rPr>
        <w:t xml:space="preserve"> 2017 </w:t>
      </w:r>
      <w:r w:rsidR="00D4091C">
        <w:rPr>
          <w:rFonts w:cs="Times New Roman"/>
          <w:shd w:val="clear" w:color="auto" w:fill="FFFFFF"/>
        </w:rPr>
        <w:t>total of</w:t>
      </w:r>
      <w:r w:rsidR="00D4091C" w:rsidRPr="000F350F">
        <w:rPr>
          <w:rFonts w:cs="Times New Roman"/>
          <w:shd w:val="clear" w:color="auto" w:fill="FFFFFF"/>
        </w:rPr>
        <w:t xml:space="preserve"> 10.49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As the</w:t>
      </w:r>
      <w:r w:rsidR="00D4091C" w:rsidRPr="000F350F">
        <w:rPr>
          <w:rFonts w:cs="Times New Roman"/>
          <w:shd w:val="clear" w:color="auto" w:fill="FFFFFF"/>
        </w:rPr>
        <w:t xml:space="preserve"> SSP1 scenario ha</w:t>
      </w:r>
      <w:r w:rsidR="00D4091C">
        <w:rPr>
          <w:rFonts w:cs="Times New Roman"/>
          <w:shd w:val="clear" w:color="auto" w:fill="FFFFFF"/>
        </w:rPr>
        <w:t>d</w:t>
      </w:r>
      <w:r w:rsidR="00D4091C" w:rsidRPr="000F350F">
        <w:rPr>
          <w:rFonts w:cs="Times New Roman"/>
          <w:shd w:val="clear" w:color="auto" w:fill="FFFFFF"/>
        </w:rPr>
        <w:t xml:space="preserve"> </w:t>
      </w:r>
      <w:r w:rsidR="00D4091C">
        <w:rPr>
          <w:rFonts w:cs="Times New Roman"/>
          <w:shd w:val="clear" w:color="auto" w:fill="FFFFFF"/>
        </w:rPr>
        <w:t>the least</w:t>
      </w:r>
      <w:r w:rsidR="00D4091C" w:rsidRPr="000F350F">
        <w:rPr>
          <w:rFonts w:cs="Times New Roman"/>
          <w:shd w:val="clear" w:color="auto" w:fill="FFFFFF"/>
        </w:rPr>
        <w:t xml:space="preserve"> sludge generation and </w:t>
      </w:r>
      <w:r w:rsidR="009B7EE9" w:rsidRPr="000F350F">
        <w:rPr>
          <w:rFonts w:cs="Times New Roman"/>
          <w:shd w:val="clear" w:color="auto" w:fill="FFFFFF"/>
        </w:rPr>
        <w:t>lowe</w:t>
      </w:r>
      <w:r w:rsidR="009B7EE9">
        <w:rPr>
          <w:rFonts w:cs="Times New Roman"/>
          <w:shd w:val="clear" w:color="auto" w:fill="FFFFFF"/>
        </w:rPr>
        <w:t>st</w:t>
      </w:r>
      <w:r w:rsidR="009B7EE9" w:rsidRPr="000F350F">
        <w:rPr>
          <w:rFonts w:cs="Times New Roman"/>
          <w:shd w:val="clear" w:color="auto" w:fill="FFFFFF"/>
        </w:rPr>
        <w:t xml:space="preserve"> </w:t>
      </w:r>
      <w:r w:rsidR="00D4091C" w:rsidRPr="000F350F">
        <w:rPr>
          <w:rFonts w:cs="Times New Roman"/>
          <w:shd w:val="clear" w:color="auto" w:fill="FFFFFF"/>
        </w:rPr>
        <w:t>sludge growth rate</w:t>
      </w:r>
      <w:r w:rsidR="00D4091C">
        <w:rPr>
          <w:rFonts w:cs="Times New Roman"/>
          <w:shd w:val="clear" w:color="auto" w:fill="FFFFFF"/>
        </w:rPr>
        <w:t>, it is</w:t>
      </w:r>
      <w:r w:rsidR="00D4091C" w:rsidRPr="000F350F">
        <w:rPr>
          <w:rFonts w:cs="Times New Roman"/>
          <w:shd w:val="clear" w:color="auto" w:fill="FFFFFF"/>
        </w:rPr>
        <w:t xml:space="preserve"> a suitable development path for sludge mitigation.  </w:t>
      </w:r>
    </w:p>
    <w:p w14:paraId="0856F8DA" w14:textId="6FBE90ED"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AD6135">
        <w:rPr>
          <w:rFonts w:cs="Times New Roman"/>
          <w:shd w:val="clear" w:color="auto" w:fill="FFFFFF"/>
        </w:rPr>
        <w:t>which</w:t>
      </w:r>
      <w:r w:rsidR="00D4091C" w:rsidRPr="000F350F">
        <w:rPr>
          <w:rFonts w:cs="Times New Roman"/>
          <w:shd w:val="clear" w:color="auto" w:fill="FFFFFF"/>
        </w:rPr>
        <w:t xml:space="preserve"> are 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9B7EE9">
        <w:rPr>
          <w:rFonts w:cs="Times New Roman"/>
          <w:shd w:val="clear" w:color="auto" w:fill="FFFFFF"/>
        </w:rPr>
        <w:t>; 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w:t>
      </w:r>
      <w:r w:rsidR="007459D8">
        <w:rPr>
          <w:rFonts w:cs="Times New Roman" w:hint="eastAsia"/>
          <w:noProof/>
        </w:rPr>
        <w:lastRenderedPageBreak/>
        <mc:AlternateContent>
          <mc:Choice Requires="wpg">
            <w:drawing>
              <wp:anchor distT="0" distB="0" distL="114300" distR="114300" simplePos="0" relativeHeight="251668480" behindDoc="0" locked="0" layoutInCell="1" allowOverlap="1" wp14:anchorId="7E187D7F" wp14:editId="090CA7F4">
                <wp:simplePos x="0" y="0"/>
                <wp:positionH relativeFrom="column">
                  <wp:posOffset>61595</wp:posOffset>
                </wp:positionH>
                <wp:positionV relativeFrom="paragraph">
                  <wp:posOffset>-58</wp:posOffset>
                </wp:positionV>
                <wp:extent cx="62367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705" cy="4422140"/>
                          <a:chOff x="73" y="1"/>
                          <a:chExt cx="62378" cy="44240"/>
                        </a:xfrm>
                      </wpg:grpSpPr>
                      <pic:pic xmlns:pic="http://schemas.openxmlformats.org/drawingml/2006/picture">
                        <pic:nvPicPr>
                          <pic:cNvPr id="3" name="图片 11"/>
                          <pic:cNvPicPr>
                            <a:picLocks/>
                          </pic:cNvPicPr>
                        </pic:nvPicPr>
                        <pic:blipFill>
                          <a:blip r:embed="rId26"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5"/>
                            <a:ext cx="61923" cy="3106"/>
                          </a:xfrm>
                          <a:prstGeom prst="rect">
                            <a:avLst/>
                          </a:prstGeom>
                          <a:solidFill>
                            <a:srgbClr val="FFFFFF"/>
                          </a:solidFill>
                          <a:ln>
                            <a:noFill/>
                          </a:ln>
                        </wps:spPr>
                        <wps:txbx>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44"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45" w:author="WANG HONGTAO" w:date="2022-04-26T22:32:00Z">
                                <w:r w:rsidR="007459D8">
                                  <w:rPr>
                                    <w:rFonts w:ascii="Times New Roman" w:hAnsi="Times New Roman" w:cs="Times New Roman"/>
                                    <w:noProof/>
                                  </w:rPr>
                                  <w:t>u</w:t>
                                </w:r>
                              </w:ins>
                              <w:ins w:id="46" w:author="WANG HONGTAO" w:date="2022-04-26T22:31:00Z">
                                <w:r w:rsidR="007459D8" w:rsidRPr="007459D8">
                                  <w:rPr>
                                    <w:rFonts w:ascii="Times New Roman" w:hAnsi="Times New Roman" w:cs="Times New Roman"/>
                                    <w:noProof/>
                                    <w:rPrChange w:id="47"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4.85pt;margin-top:0;width:491.1pt;height:348.2pt;z-index:251668480;mso-position-horizontal-relative:text;mso-position-vertical-relative:text;mso-width-relative:margin;mso-height-relative:margin" coordorigin="73,1" coordsize="62378,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27" o:title=""/>
                  <o:lock v:ext="edit" aspectratio="f"/>
                </v:shape>
                <v:shape id="文本框 10" o:spid="_x0000_s1037" type="#_x0000_t202" style="position:absolute;left:528;top:41135;width:61923;height:3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48"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49" w:author="WANG HONGTAO" w:date="2022-04-26T22:32:00Z">
                          <w:r w:rsidR="007459D8">
                            <w:rPr>
                              <w:rFonts w:ascii="Times New Roman" w:hAnsi="Times New Roman" w:cs="Times New Roman"/>
                              <w:noProof/>
                            </w:rPr>
                            <w:t>u</w:t>
                          </w:r>
                        </w:ins>
                        <w:ins w:id="50" w:author="WANG HONGTAO" w:date="2022-04-26T22:31:00Z">
                          <w:r w:rsidR="007459D8" w:rsidRPr="007459D8">
                            <w:rPr>
                              <w:rFonts w:ascii="Times New Roman" w:hAnsi="Times New Roman" w:cs="Times New Roman"/>
                              <w:noProof/>
                              <w:rPrChange w:id="51" w:author="WANG HONGTAO" w:date="2022-04-26T22:32:00Z">
                                <w:rPr>
                                  <w:rFonts w:ascii="Times New Roman" w:hAnsi="Times New Roman" w:cs="Times New Roman"/>
                                  <w:sz w:val="18"/>
                                  <w:szCs w:val="18"/>
                                </w:rPr>
                              </w:rPrChange>
                            </w:rPr>
                            <w:t xml:space="preserve">nder different scenarios </w:t>
                          </w:r>
                        </w:ins>
                        <w:r w:rsidRPr="00A1789D">
                          <w:rPr>
                            <w:rFonts w:ascii="Times New Roman" w:hAnsi="Times New Roman" w:cs="Times New Roman"/>
                            <w:noProof/>
                          </w:rPr>
                          <w:t>in 2060.</w:t>
                        </w:r>
                      </w:p>
                    </w:txbxContent>
                  </v:textbox>
                </v:shape>
                <w10:wrap type="square"/>
              </v:group>
            </w:pict>
          </mc:Fallback>
        </mc:AlternateContent>
      </w:r>
      <w:r w:rsidR="00D4091C" w:rsidRPr="000F350F">
        <w:rPr>
          <w:rFonts w:cs="Times New Roman"/>
          <w:shd w:val="clear" w:color="auto" w:fill="FFFFFF"/>
        </w:rPr>
        <w:t xml:space="preserve">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31"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w:t>
      </w:r>
      <w:r w:rsidR="009B7EE9">
        <w:rPr>
          <w:rFonts w:cs="Times New Roman"/>
          <w:shd w:val="clear" w:color="auto" w:fill="FFFFFF"/>
        </w:rPr>
        <w:t xml:space="preserve">relatively </w:t>
      </w:r>
      <w:r w:rsidR="00D4091C" w:rsidRPr="000F350F">
        <w:rPr>
          <w:rFonts w:cs="Times New Roman"/>
          <w:shd w:val="clear" w:color="auto" w:fill="FFFFFF"/>
        </w:rPr>
        <w:t xml:space="preserve">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w:t>
      </w:r>
      <w:r w:rsidR="000A3FD4" w:rsidRPr="000A3FD4">
        <w:rPr>
          <w:rFonts w:cs="Times New Roman"/>
          <w:shd w:val="clear" w:color="auto" w:fill="FFFFFF"/>
        </w:rPr>
        <w:t xml:space="preserve">will find it difficult to reduce </w:t>
      </w:r>
      <w:r w:rsidR="000A3FD4">
        <w:rPr>
          <w:rFonts w:cs="Times New Roman"/>
          <w:shd w:val="clear" w:color="auto" w:fill="FFFFFF"/>
        </w:rPr>
        <w:t>sludge generation</w:t>
      </w:r>
      <w:r w:rsidR="00D4091C" w:rsidRPr="000F350F">
        <w:rPr>
          <w:rFonts w:cs="Times New Roman"/>
          <w:shd w:val="clear" w:color="auto" w:fill="FFFFFF"/>
        </w:rPr>
        <w:t xml:space="preserve">.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(SSP5) can reduce 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w:t>
      </w:r>
      <w:r w:rsidR="009B7EE9">
        <w:rPr>
          <w:rFonts w:cs="Times New Roman"/>
          <w:shd w:val="clear" w:color="auto" w:fill="FFFFFF"/>
        </w:rPr>
        <w:t>are</w:t>
      </w:r>
      <w:r w:rsidR="009B7EE9" w:rsidRPr="00674971">
        <w:rPr>
          <w:rFonts w:cs="Times New Roman"/>
          <w:shd w:val="clear" w:color="auto" w:fill="FFFFFF"/>
        </w:rPr>
        <w:t xml:space="preserve">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0BC7F929"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w:t>
      </w:r>
      <w:r w:rsidRPr="000F350F">
        <w:rPr>
          <w:rFonts w:cs="Times New Roman"/>
          <w:shd w:val="clear" w:color="auto" w:fill="FFFFFF"/>
        </w:rPr>
        <w:lastRenderedPageBreak/>
        <w:t xml:space="preserve">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Peak </w:t>
      </w:r>
      <w:r w:rsidR="009B7EE9">
        <w:rPr>
          <w:rFonts w:cs="Times New Roman"/>
          <w:shd w:val="clear" w:color="auto" w:fill="FFFFFF"/>
        </w:rPr>
        <w:t xml:space="preserve">Carbon </w:t>
      </w:r>
      <w:r w:rsidR="00B571F8">
        <w:rPr>
          <w:rFonts w:cs="Times New Roman"/>
          <w:shd w:val="clear" w:color="auto" w:fill="FFFFFF"/>
        </w:rPr>
        <w:t>in</w:t>
      </w:r>
      <w:r w:rsidR="002667A0">
        <w:rPr>
          <w:rFonts w:cs="Times New Roman"/>
          <w:shd w:val="clear" w:color="auto" w:fill="FFFFFF"/>
        </w:rPr>
        <w:t xml:space="preserve"> 2030. </w:t>
      </w:r>
      <w:r w:rsidR="009B7EE9">
        <w:rPr>
          <w:rFonts w:cs="Times New Roman"/>
          <w:shd w:val="clear" w:color="auto" w:fill="FFFFFF"/>
        </w:rPr>
        <w:t>However, given t</w:t>
      </w:r>
      <w:r w:rsidR="009B7EE9" w:rsidRPr="000F350F">
        <w:rPr>
          <w:rFonts w:cs="Times New Roman"/>
          <w:shd w:val="clear" w:color="auto" w:fill="FFFFFF"/>
        </w:rPr>
        <w:t xml:space="preserve">he </w:t>
      </w:r>
      <w:r w:rsidRPr="000F350F">
        <w:rPr>
          <w:rFonts w:cs="Times New Roman"/>
          <w:shd w:val="clear" w:color="auto" w:fill="FFFFFF"/>
        </w:rPr>
        <w:t xml:space="preserve">relatively high carbon content of food in the Midwest and the </w:t>
      </w:r>
      <w:r w:rsidR="009B7EE9">
        <w:rPr>
          <w:rFonts w:cs="Times New Roman"/>
          <w:shd w:val="clear" w:color="auto" w:fill="FFFFFF"/>
        </w:rPr>
        <w:t xml:space="preserve">expected </w:t>
      </w:r>
      <w:r w:rsidRPr="000F350F">
        <w:rPr>
          <w:rFonts w:cs="Times New Roman"/>
          <w:shd w:val="clear" w:color="auto" w:fill="FFFFFF"/>
        </w:rPr>
        <w:t>transition to the recommended dietary structure</w:t>
      </w:r>
      <w:r w:rsidR="009B7EE9">
        <w:rPr>
          <w:rFonts w:cs="Times New Roman"/>
          <w:shd w:val="clear" w:color="auto" w:fill="FFFFFF"/>
        </w:rPr>
        <w:t>, it should be possible to</w:t>
      </w:r>
      <w:r w:rsidRPr="000F350F">
        <w:rPr>
          <w:rFonts w:cs="Times New Roman"/>
          <w:shd w:val="clear" w:color="auto" w:fill="FFFFFF"/>
        </w:rPr>
        <w:t xml:space="preserve">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009B7EE9">
        <w:rPr>
          <w:noProof/>
        </w:rPr>
        <w:t>improvements to</w:t>
      </w:r>
      <w:r w:rsidRPr="000F350F">
        <w:rPr>
          <w:rFonts w:cs="Times New Roman"/>
          <w:shd w:val="clear" w:color="auto" w:fill="FFFFFF"/>
        </w:rPr>
        <w:t xml:space="preserve"> wastewater treatment technology, a</w:t>
      </w:r>
      <w:r w:rsidR="002D171B">
        <w:rPr>
          <w:rFonts w:cs="Times New Roman"/>
          <w:shd w:val="clear" w:color="auto" w:fill="FFFFFF"/>
        </w:rPr>
        <w:t xml:space="preserve"> source-to-end</w:t>
      </w:r>
      <w:r w:rsidRPr="000F350F">
        <w:rPr>
          <w:rFonts w:cs="Times New Roman"/>
          <w:shd w:val="clear" w:color="auto" w:fill="FFFFFF"/>
        </w:rPr>
        <w:t xml:space="preserve"> sludge reduction path </w:t>
      </w:r>
      <w:r w:rsidR="002D171B">
        <w:rPr>
          <w:rFonts w:cs="Times New Roman"/>
          <w:shd w:val="clear" w:color="auto" w:fill="FFFFFF"/>
        </w:rPr>
        <w:t>can help to reduce</w:t>
      </w:r>
      <w:r w:rsidRPr="000F350F">
        <w:rPr>
          <w:rFonts w:cs="Times New Roman"/>
          <w:shd w:val="clear" w:color="auto" w:fill="FFFFFF"/>
        </w:rPr>
        <w:t xml:space="preserve"> rapid sludge growth.</w:t>
      </w:r>
    </w:p>
    <w:p w14:paraId="28B9C2EC" w14:textId="65C9F378"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002D171B">
        <w:rPr>
          <w:rFonts w:cs="Times New Roman"/>
          <w:shd w:val="clear" w:color="auto" w:fill="FFFFFF"/>
        </w:rPr>
        <w:t>, so 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5DB79822" w14:textId="0F8E23DB" w:rsidR="00B45FC6" w:rsidRDefault="00F727C3" w:rsidP="00A50499">
      <w:pPr>
        <w:widowControl/>
        <w:spacing w:line="240" w:lineRule="auto"/>
        <w:ind w:firstLineChars="0" w:firstLine="0"/>
        <w:jc w:val="left"/>
        <w:rPr>
          <w:rFonts w:eastAsiaTheme="minorEastAsia"/>
        </w:rPr>
      </w:pPr>
      <w:r>
        <w:br w:type="page"/>
      </w:r>
      <w:commentRangeStart w:id="52"/>
      <w:r w:rsidR="00B45FC6">
        <w:lastRenderedPageBreak/>
        <w:t>3.</w:t>
      </w:r>
      <w:r w:rsidR="00E77F57">
        <w:t>4</w:t>
      </w:r>
      <w:r w:rsidR="00B45FC6">
        <w:t>. G</w:t>
      </w:r>
      <w:r w:rsidR="00B45FC6">
        <w:rPr>
          <w:rFonts w:hint="eastAsia"/>
        </w:rPr>
        <w:t>reenhouse gas emissions</w:t>
      </w:r>
      <w:r w:rsidR="00B45FC6">
        <w:t xml:space="preserve"> </w:t>
      </w:r>
      <w:r w:rsidR="00D4091C">
        <w:t>from</w:t>
      </w:r>
      <w:r w:rsidR="00B45FC6">
        <w:t xml:space="preserve"> </w:t>
      </w:r>
      <w:r w:rsidR="00B45FC6">
        <w:rPr>
          <w:rFonts w:hint="eastAsia"/>
        </w:rPr>
        <w:t>sludge</w:t>
      </w:r>
      <w:r w:rsidR="00D4091C">
        <w:t xml:space="preserve"> disposal</w:t>
      </w:r>
      <w:commentRangeEnd w:id="52"/>
      <w:r w:rsidR="003A2578">
        <w:rPr>
          <w:rStyle w:val="a7"/>
        </w:rPr>
        <w:commentReference w:id="52"/>
      </w:r>
    </w:p>
    <w:p w14:paraId="380EDDA1" w14:textId="7E72C633"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w:t>
      </w:r>
      <w:r w:rsidR="002D171B">
        <w:rPr>
          <w:rFonts w:cs="Times New Roman"/>
          <w:shd w:val="clear" w:color="auto" w:fill="FFFFFF"/>
        </w:rPr>
        <w:t>it</w:t>
      </w:r>
      <w:r w:rsidR="002D171B" w:rsidRPr="000F350F">
        <w:rPr>
          <w:rFonts w:cs="Times New Roman"/>
          <w:shd w:val="clear" w:color="auto" w:fill="FFFFFF"/>
        </w:rPr>
        <w:t xml:space="preserve"> </w:t>
      </w:r>
      <w:r w:rsidR="002D171B">
        <w:rPr>
          <w:rFonts w:cs="Times New Roman"/>
          <w:shd w:val="clear" w:color="auto" w:fill="FFFFFF"/>
        </w:rPr>
        <w:t>was</w:t>
      </w:r>
      <w:r w:rsidR="002D171B" w:rsidRPr="000F350F">
        <w:rPr>
          <w:rFonts w:cs="Times New Roman"/>
          <w:shd w:val="clear" w:color="auto" w:fill="FFFFFF"/>
        </w:rPr>
        <w:t xml:space="preserve"> </w:t>
      </w:r>
      <w:r w:rsidR="00D4091C" w:rsidRPr="000F350F">
        <w:rPr>
          <w:rFonts w:cs="Times New Roman"/>
          <w:shd w:val="clear" w:color="auto" w:fill="FFFFFF"/>
        </w:rPr>
        <w:t xml:space="preserve">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lastRenderedPageBreak/>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01C27D21" w:rsidR="009D19EA" w:rsidRDefault="009D19EA" w:rsidP="009D19EA">
      <w:pPr>
        <w:ind w:firstLine="480"/>
      </w:pPr>
      <w:commentRangeStart w:id="53"/>
      <w:r w:rsidRPr="000F350F">
        <w:t>Fig</w:t>
      </w:r>
      <w:r w:rsidR="00FA3D8C">
        <w:t>.</w:t>
      </w:r>
      <w:r w:rsidRPr="000F350F">
        <w:t xml:space="preserve"> </w:t>
      </w:r>
      <w:r w:rsidR="00E37B0F">
        <w:t>6</w:t>
      </w:r>
      <w:r w:rsidR="00FA3D8C">
        <w:t>.</w:t>
      </w:r>
      <w:r w:rsidRPr="000F350F">
        <w:t xml:space="preserve"> </w:t>
      </w:r>
      <w:commentRangeEnd w:id="53"/>
      <w:r w:rsidR="00161730">
        <w:rPr>
          <w:rStyle w:val="a7"/>
        </w:rPr>
        <w:commentReference w:id="53"/>
      </w:r>
      <w:r w:rsidRPr="000F350F">
        <w:t xml:space="preserve">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w:t>
      </w:r>
      <w:r w:rsidR="002D171B">
        <w:t xml:space="preserve">may </w:t>
      </w:r>
      <w:r w:rsidRPr="000F350F">
        <w:t xml:space="preserve">also </w:t>
      </w:r>
      <w:r w:rsidR="002D171B">
        <w:t>pollute</w:t>
      </w:r>
      <w:r w:rsidRPr="000F350F">
        <w:t xml:space="preserve"> groundwater and </w:t>
      </w:r>
      <w:r w:rsidR="002D171B">
        <w:t>adversely</w:t>
      </w:r>
      <w:r w:rsidR="002D171B" w:rsidRPr="000F350F">
        <w:t xml:space="preserve"> </w:t>
      </w:r>
      <w:r w:rsidRPr="000F350F">
        <w:t>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treated and incinerated directly. The use of sludge for building materials requires incineration treatment, which also has the disadvantage of wasting the chemical elements in sludge (</w:t>
      </w:r>
      <w:proofErr w:type="spellStart"/>
      <w:r w:rsidR="00627A31">
        <w:fldChar w:fldCharType="begin"/>
      </w:r>
      <w:r w:rsidR="00627A31">
        <w:instrText xml:space="preserve"> HYPERLINK \l "l4" </w:instrText>
      </w:r>
      <w:r w:rsidR="00627A31">
        <w:fldChar w:fldCharType="separate"/>
      </w:r>
      <w:r w:rsidRPr="00A277A2">
        <w:rPr>
          <w:rStyle w:val="af9"/>
          <w:u w:val="none"/>
        </w:rPr>
        <w:t>Jin</w:t>
      </w:r>
      <w:proofErr w:type="spellEnd"/>
      <w:r w:rsidRPr="00A277A2">
        <w:rPr>
          <w:rStyle w:val="af9"/>
          <w:u w:val="none"/>
        </w:rPr>
        <w:t xml:space="preserve"> et al., 2014</w:t>
      </w:r>
      <w:r w:rsidR="00627A31">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w:t>
      </w:r>
      <w:r w:rsidR="002D171B">
        <w:t>for</w:t>
      </w:r>
      <w:r w:rsidR="002D171B" w:rsidRPr="000F350F">
        <w:t xml:space="preserve"> </w:t>
      </w:r>
      <w:r w:rsidRPr="000F350F">
        <w:t xml:space="preserve">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0AE3BA8D"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to simulate the effective methods to optimize sludge treatment</w:t>
      </w:r>
      <w:r w:rsidR="00BA1341">
        <w:rPr>
          <w:rFonts w:cs="Times New Roman"/>
          <w:shd w:val="clear" w:color="auto" w:fill="FFFFFF"/>
        </w:rPr>
        <w:t>,</w:t>
      </w:r>
      <w:r>
        <w:rPr>
          <w:rFonts w:cs="Times New Roman"/>
          <w:shd w:val="clear" w:color="auto" w:fill="FFFFFF"/>
        </w:rPr>
        <w:t xml:space="preserve"> </w:t>
      </w:r>
      <w:r w:rsidR="00BA1341">
        <w:rPr>
          <w:rFonts w:cs="Times New Roman"/>
          <w:shd w:val="clear" w:color="auto" w:fill="FFFFFF"/>
        </w:rPr>
        <w:t>assuming that</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sidRPr="000F350F">
        <w:t xml:space="preserve">, </w:t>
      </w:r>
      <w:r w:rsidR="00BA1341">
        <w:t xml:space="preserve">and which effectively reduced </w:t>
      </w:r>
      <w:r>
        <w:t xml:space="preserve">GHG </w:t>
      </w:r>
      <w:r w:rsidRPr="000F350F">
        <w:t>emission</w:t>
      </w:r>
      <w:r>
        <w:t>s</w:t>
      </w:r>
      <w:r w:rsidRPr="000F350F">
        <w:t xml:space="preserve">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w:t>
      </w:r>
      <w:r w:rsidR="00F96E43">
        <w:t>The s</w:t>
      </w:r>
      <w:r>
        <w:t xml:space="preserve">ignificant potential </w:t>
      </w:r>
      <w:r w:rsidR="00F96E43">
        <w:t xml:space="preserve">reduction in </w:t>
      </w:r>
      <w:r>
        <w:t xml:space="preserve">GHG </w:t>
      </w:r>
      <w:r w:rsidR="00F96E43">
        <w:t xml:space="preserve">emissions </w:t>
      </w:r>
      <w:r>
        <w:t>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520BD946"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v:textbox>
                </v:shape>
                <w10:wrap type="square"/>
              </v:group>
            </w:pict>
          </mc:Fallback>
        </mc:AlternateContent>
      </w:r>
      <w:r>
        <w:t xml:space="preserve">To ameliorate the rapid growth of GHG emissions from sludge treatments, different strategies should be implemented.  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end</w:t>
      </w:r>
      <w:r w:rsidR="00F96E43">
        <w:t>s</w:t>
      </w:r>
      <w:r>
        <w:t xml:space="preserve"> up in </w:t>
      </w:r>
      <w:r w:rsidRPr="000F350F">
        <w:rPr>
          <w:rFonts w:hint="eastAsia"/>
        </w:rPr>
        <w:t>l</w:t>
      </w:r>
      <w:r w:rsidRPr="000F350F">
        <w:t xml:space="preserve">andfill </w:t>
      </w:r>
      <w:r>
        <w:t>sites</w:t>
      </w:r>
      <w:r w:rsidRPr="000F350F">
        <w:t xml:space="preserve">. As sludge generation rises, </w:t>
      </w:r>
      <w:r>
        <w:t xml:space="preserve">other disposal </w:t>
      </w:r>
      <w:r w:rsidR="00F96E43">
        <w:t>methods</w:t>
      </w:r>
      <w:r w:rsidR="00F96E43"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00676730">
        <w:rPr>
          <w:rFonts w:cs="Times New Roman"/>
        </w:rPr>
        <w:t>Given</w:t>
      </w:r>
      <w:r w:rsidR="00676730" w:rsidRPr="00FC0A99">
        <w:rPr>
          <w:rFonts w:cs="Times New Roman"/>
        </w:rPr>
        <w:t xml:space="preserve"> </w:t>
      </w:r>
      <w:r w:rsidRPr="00FC0A99">
        <w:rPr>
          <w:rFonts w:cs="Times New Roman"/>
        </w:rPr>
        <w:t>the</w:t>
      </w:r>
      <w:r w:rsidR="00676730">
        <w:rPr>
          <w:rFonts w:cs="Times New Roman"/>
        </w:rPr>
        <w:t xml:space="preserve"> expected</w:t>
      </w:r>
      <w:r w:rsidRPr="00FC0A99">
        <w:rPr>
          <w:rFonts w:cs="Times New Roman"/>
        </w:rPr>
        <w:t xml:space="preserve"> rapid growth rate</w:t>
      </w:r>
      <w:r>
        <w:rPr>
          <w:rFonts w:cs="Times New Roman"/>
        </w:rPr>
        <w:t xml:space="preserve">, </w:t>
      </w:r>
      <w:r w:rsidRPr="00FC0A99">
        <w:rPr>
          <w:rFonts w:cs="Times New Roman"/>
        </w:rPr>
        <w:t xml:space="preserve">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w:t>
      </w:r>
      <w:r w:rsidR="00676730">
        <w:rPr>
          <w:rFonts w:cs="Times New Roman"/>
        </w:rPr>
        <w:t>changes in</w:t>
      </w:r>
      <w:r w:rsidRPr="00FC0A99">
        <w:rPr>
          <w:rFonts w:cs="Times New Roman"/>
        </w:rPr>
        <w:t xml:space="preserve"> dietary structure and </w:t>
      </w:r>
      <w:r w:rsidR="00676730">
        <w:rPr>
          <w:rFonts w:cs="Times New Roman"/>
        </w:rPr>
        <w:t xml:space="preserve">more </w:t>
      </w:r>
      <w:r w:rsidRPr="00FC0A99">
        <w:rPr>
          <w:rFonts w:cs="Times New Roman"/>
        </w:rPr>
        <w:t xml:space="preserve">compact </w:t>
      </w:r>
      <w:r w:rsidR="00676730">
        <w:rPr>
          <w:rFonts w:cs="Times New Roman"/>
        </w:rPr>
        <w:t xml:space="preserve">urban </w:t>
      </w:r>
      <w:r w:rsidRPr="00FC0A99">
        <w:rPr>
          <w:rFonts w:cs="Times New Roman"/>
        </w:rPr>
        <w:t xml:space="preserve">development to reduce </w:t>
      </w:r>
      <w:r>
        <w:rPr>
          <w:rFonts w:cs="Times New Roman"/>
        </w:rPr>
        <w:t>GHG</w:t>
      </w:r>
      <w:r w:rsidRPr="00FC0A99">
        <w:rPr>
          <w:rFonts w:cs="Times New Roman"/>
        </w:rPr>
        <w:t xml:space="preserve"> emissions.</w:t>
      </w:r>
      <w:r w:rsidRPr="000F350F">
        <w:t xml:space="preserve"> </w:t>
      </w:r>
    </w:p>
    <w:p w14:paraId="44CF53BD" w14:textId="2B9B24ED" w:rsidR="00101EDC" w:rsidRPr="000F350F" w:rsidRDefault="00101EDC" w:rsidP="00101EDC">
      <w:pPr>
        <w:ind w:firstLineChars="0" w:firstLine="420"/>
      </w:pPr>
      <w:r w:rsidRPr="000F350F">
        <w:t>The proportion of sludge incineration in the HH region is 20%, which will generate about 4-7 Mt</w:t>
      </w:r>
      <w:r>
        <w:t>s</w:t>
      </w:r>
      <w:r w:rsidRPr="000F350F">
        <w:t xml:space="preserve"> CO</w:t>
      </w:r>
      <w:r w:rsidRPr="000F350F">
        <w:rPr>
          <w:vertAlign w:val="subscript"/>
        </w:rPr>
        <w:t>2</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6FF52CE6" w:rsidR="00101EDC" w:rsidRPr="000F350F" w:rsidRDefault="00101EDC" w:rsidP="00101EDC">
      <w:pPr>
        <w:ind w:firstLine="480"/>
      </w:pPr>
      <w:r w:rsidRPr="000F350F">
        <w:lastRenderedPageBreak/>
        <w:t xml:space="preserve">In summary, to control the growth of </w:t>
      </w:r>
      <w:r>
        <w:t>GHG</w:t>
      </w:r>
      <w:r w:rsidRPr="000F350F">
        <w:t xml:space="preserve"> emissions from sludge,</w:t>
      </w:r>
      <w:r w:rsidR="00F96E43">
        <w:t xml:space="preserve"> effective tools include measures to</w:t>
      </w:r>
      <w:r w:rsidRPr="000F350F">
        <w:t xml:space="preserve"> introduc</w:t>
      </w:r>
      <w:r w:rsidR="00F96E43">
        <w:t>e</w:t>
      </w:r>
      <w:r w:rsidRPr="000F350F">
        <w:t xml:space="preserve"> AD </w:t>
      </w:r>
      <w:r w:rsidR="00F96E43">
        <w:t xml:space="preserve">and to </w:t>
      </w:r>
      <w:r w:rsidRPr="000F350F">
        <w:t xml:space="preserve">change sludge emissions. The </w:t>
      </w:r>
      <w:r w:rsidR="0099253A">
        <w:t>growth</w:t>
      </w:r>
      <w:r w:rsidR="0099253A" w:rsidRPr="000F350F">
        <w:t xml:space="preserve"> </w:t>
      </w:r>
      <w:r w:rsidRPr="000F350F">
        <w:t xml:space="preserve">of sludge </w:t>
      </w:r>
      <w:r>
        <w:t>GHG</w:t>
      </w:r>
      <w:r w:rsidRPr="000F350F">
        <w:t xml:space="preserve"> emissions will slow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52137305" w:rsidR="00034E4F" w:rsidRPr="00062D4D" w:rsidRDefault="00034E4F" w:rsidP="007B0ED5">
      <w:pPr>
        <w:pStyle w:val="aa"/>
        <w:keepNext/>
        <w:spacing w:line="240" w:lineRule="auto"/>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7B0ED5">
        <w:trPr>
          <w:cantSplit/>
          <w:trHeight w:val="284"/>
        </w:trPr>
        <w:tc>
          <w:tcPr>
            <w:tcW w:w="1672"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673"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210246E4" w14:textId="59462F49"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roofErr w:type="gramStart"/>
            <w:r w:rsidR="004061AF">
              <w:rPr>
                <w:rFonts w:ascii="Times New Roman" w:hAnsi="Times New Roman"/>
                <w:b/>
                <w:bCs/>
                <w:sz w:val="21"/>
                <w:szCs w:val="21"/>
                <w:lang w:eastAsia="zh-CN"/>
              </w:rPr>
              <w:t>%)</w:t>
            </w:r>
            <w:r w:rsidR="007B0ED5">
              <w:rPr>
                <w:rFonts w:ascii="Times New Roman" w:hAnsi="Times New Roman"/>
                <w:b/>
                <w:bCs/>
                <w:sz w:val="21"/>
                <w:szCs w:val="21"/>
                <w:lang w:eastAsia="zh-CN"/>
              </w:rPr>
              <w:t>*</w:t>
            </w:r>
            <w:proofErr w:type="gramEnd"/>
          </w:p>
        </w:tc>
      </w:tr>
      <w:tr w:rsidR="0039694F" w:rsidRPr="0039694F" w14:paraId="4A759DD0" w14:textId="77777777" w:rsidTr="007B0ED5">
        <w:trPr>
          <w:cantSplit/>
          <w:trHeight w:val="284"/>
        </w:trPr>
        <w:tc>
          <w:tcPr>
            <w:tcW w:w="1672"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673"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673"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673"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673"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7B0ED5">
        <w:trPr>
          <w:cantSplit/>
          <w:trHeight w:val="284"/>
        </w:trPr>
        <w:tc>
          <w:tcPr>
            <w:tcW w:w="1672"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673"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673"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673"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673"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7B0ED5">
        <w:trPr>
          <w:cantSplit/>
          <w:trHeight w:val="284"/>
        </w:trPr>
        <w:tc>
          <w:tcPr>
            <w:tcW w:w="1672"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673"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673"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673"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673"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7B0ED5">
        <w:trPr>
          <w:cantSplit/>
          <w:trHeight w:val="284"/>
        </w:trPr>
        <w:tc>
          <w:tcPr>
            <w:tcW w:w="1672"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673"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673"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673"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673"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7B0ED5">
        <w:trPr>
          <w:cantSplit/>
          <w:trHeight w:val="284"/>
        </w:trPr>
        <w:tc>
          <w:tcPr>
            <w:tcW w:w="1672"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673"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673"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673"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673"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E3A2DE3" w14:textId="3FEBDAD1" w:rsidR="007821E9" w:rsidRDefault="0099253A" w:rsidP="00A50499">
      <w:pPr>
        <w:ind w:firstLine="360"/>
      </w:pPr>
      <w:r>
        <w:rPr>
          <w:rFonts w:cs="Times New Roman"/>
          <w:sz w:val="18"/>
          <w:szCs w:val="18"/>
        </w:rPr>
        <w:t xml:space="preserve">Note that </w:t>
      </w:r>
      <w:r w:rsidR="007B0ED5">
        <w:rPr>
          <w:rFonts w:cs="Times New Roman"/>
          <w:sz w:val="18"/>
          <w:szCs w:val="18"/>
        </w:rPr>
        <w:t>stable sludge GHG emissions in LL will require additional measures</w:t>
      </w:r>
    </w:p>
    <w:p w14:paraId="4872BD26" w14:textId="3B948A99" w:rsidR="00D11DDD" w:rsidRDefault="00D11DDD" w:rsidP="0047514C">
      <w:pPr>
        <w:pStyle w:val="1"/>
      </w:pPr>
      <w:r>
        <w:rPr>
          <w:rFonts w:hint="eastAsia"/>
        </w:rPr>
        <w:t>4</w:t>
      </w:r>
      <w:r>
        <w:t>.Conclusions</w:t>
      </w:r>
    </w:p>
    <w:p w14:paraId="0B59F332" w14:textId="1AC45880"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forecast</w:t>
      </w:r>
      <w:r w:rsidR="0099253A">
        <w:t>s</w:t>
      </w:r>
      <w:r w:rsidRPr="000F350F">
        <w:t xml:space="preserve">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 </w:t>
      </w:r>
      <w:r w:rsidR="0099253A">
        <w:t xml:space="preserve">reasonably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35EFE0E7" w14:textId="2EFA9FFD" w:rsidR="00FF4833" w:rsidRDefault="009D19EA" w:rsidP="00A50499">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w:t>
      </w:r>
      <w:r w:rsidR="0099253A">
        <w:t>,</w:t>
      </w:r>
      <w:r w:rsidRPr="000F350F">
        <w:t xml:space="preserve"> western and northern regions having greater urbanization potential and higher sludge growth rates. </w:t>
      </w:r>
      <w:r w:rsidRPr="000F350F">
        <w:lastRenderedPageBreak/>
        <w:t>Combining low</w:t>
      </w:r>
      <w:r>
        <w:t>er</w:t>
      </w:r>
      <w:r w:rsidRPr="000F350F">
        <w:t xml:space="preserve">-carbon </w:t>
      </w:r>
      <w:commentRangeStart w:id="54"/>
      <w:r w:rsidRPr="000F350F">
        <w:t>eating habits</w:t>
      </w:r>
      <w:commentRangeEnd w:id="54"/>
      <w:r w:rsidR="00C07D13">
        <w:rPr>
          <w:rStyle w:val="a7"/>
        </w:rPr>
        <w:commentReference w:id="54"/>
      </w:r>
      <w:r w:rsidRPr="000F350F">
        <w:t xml:space="preserve">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w:t>
      </w:r>
      <w:r w:rsidR="0099253A">
        <w:t>Increasing</w:t>
      </w:r>
      <w:r w:rsidR="0099253A" w:rsidRPr="000F350F">
        <w:t xml:space="preserve"> </w:t>
      </w:r>
      <w:r>
        <w:t>l</w:t>
      </w:r>
      <w:r w:rsidRPr="000F350F">
        <w:t xml:space="preserve">and </w:t>
      </w:r>
      <w:r>
        <w:t>a</w:t>
      </w:r>
      <w:r w:rsidRPr="000F350F">
        <w:t xml:space="preserve">pplication </w:t>
      </w:r>
      <w:r w:rsidR="0099253A">
        <w:t>during</w:t>
      </w:r>
      <w:r w:rsidR="0099253A" w:rsidRPr="000F350F">
        <w:t xml:space="preserve"> </w:t>
      </w:r>
      <w:r w:rsidRPr="000F350F">
        <w:t xml:space="preserve">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w:t>
      </w:r>
      <w:r w:rsidR="0099253A">
        <w:t>will be</w:t>
      </w:r>
      <w:r w:rsidR="0099253A" w:rsidRPr="000F350F">
        <w:t xml:space="preserve"> </w:t>
      </w:r>
      <w:r w:rsidRPr="000F350F">
        <w:t xml:space="preserve">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w:t>
      </w:r>
      <w:r w:rsidR="0099253A">
        <w:t>s</w:t>
      </w:r>
      <w:r w:rsidRPr="000F350F">
        <w:t>,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5E8DF95E" w14:textId="01795EDC" w:rsidR="00B45FC6" w:rsidRPr="00A92F40" w:rsidRDefault="00A5100D" w:rsidP="00B45FC6">
      <w:pPr>
        <w:ind w:left="1832" w:right="1832" w:firstLineChars="0" w:firstLine="560"/>
        <w:jc w:val="center"/>
        <w:outlineLvl w:val="0"/>
        <w:rPr>
          <w:rFonts w:eastAsia="黑体" w:cs="Times New Roman"/>
          <w:b/>
          <w:bCs/>
          <w:kern w:val="0"/>
          <w:sz w:val="28"/>
          <w:szCs w:val="28"/>
        </w:rPr>
      </w:pPr>
      <w:r w:rsidRPr="00A92F40">
        <w:rPr>
          <w:rFonts w:eastAsia="黑体" w:cs="Times New Roman"/>
          <w:b/>
          <w:bCs/>
          <w:kern w:val="0"/>
          <w:sz w:val="28"/>
          <w:szCs w:val="28"/>
        </w:rPr>
        <w:t>References</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bookmarkStart w:id="55" w:name="_bookmark66"/>
      <w:bookmarkEnd w:id="55"/>
    </w:p>
    <w:p w14:paraId="1D01C62E" w14:textId="200ADF2F" w:rsidR="00764B53" w:rsidRPr="00A92F40" w:rsidRDefault="00764B53" w:rsidP="00764B53">
      <w:pPr>
        <w:widowControl/>
        <w:spacing w:line="240" w:lineRule="auto"/>
        <w:ind w:firstLineChars="0" w:firstLine="0"/>
        <w:rPr>
          <w:rFonts w:eastAsia="微软雅黑" w:cs="Times New Roman"/>
          <w:color w:val="333333"/>
          <w:sz w:val="18"/>
          <w:szCs w:val="18"/>
          <w:shd w:val="clear" w:color="auto" w:fill="FFFFFF"/>
        </w:rPr>
      </w:pPr>
      <w:bookmarkStart w:id="56" w:name="l23kumar2018estimation"/>
      <w:r w:rsidRPr="00A92F40">
        <w:rPr>
          <w:rFonts w:eastAsia="微软雅黑" w:cs="Times New Roman"/>
          <w:color w:val="333333"/>
          <w:sz w:val="18"/>
          <w:szCs w:val="18"/>
          <w:shd w:val="clear" w:color="auto" w:fill="FFFFFF"/>
        </w:rPr>
        <w:t xml:space="preserve">Atul </w:t>
      </w:r>
      <w:proofErr w:type="spellStart"/>
      <w:proofErr w:type="gramStart"/>
      <w:r w:rsidRPr="00A92F40">
        <w:rPr>
          <w:rFonts w:eastAsia="微软雅黑" w:cs="Times New Roman"/>
          <w:color w:val="333333"/>
          <w:sz w:val="18"/>
          <w:szCs w:val="18"/>
          <w:shd w:val="clear" w:color="auto" w:fill="FFFFFF"/>
        </w:rPr>
        <w:t>Kumar,S.R</w:t>
      </w:r>
      <w:proofErr w:type="spellEnd"/>
      <w:r w:rsidRPr="00A92F40">
        <w:rPr>
          <w:rFonts w:eastAsia="微软雅黑" w:cs="Times New Roman"/>
          <w:color w:val="333333"/>
          <w:sz w:val="18"/>
          <w:szCs w:val="18"/>
          <w:shd w:val="clear" w:color="auto" w:fill="FFFFFF"/>
        </w:rPr>
        <w:t>.</w:t>
      </w:r>
      <w:proofErr w:type="gram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Samadder,Nitin</w:t>
      </w:r>
      <w:proofErr w:type="spellEnd"/>
      <w:r w:rsidRPr="00A92F40">
        <w:rPr>
          <w:rFonts w:eastAsia="微软雅黑" w:cs="Times New Roman"/>
          <w:color w:val="333333"/>
          <w:sz w:val="18"/>
          <w:szCs w:val="18"/>
          <w:shd w:val="clear" w:color="auto" w:fill="FFFFFF"/>
        </w:rPr>
        <w:t xml:space="preserve"> Kumar &amp; Chandrakant Singh.(2018).Estimation of the generation rate of different types of plastic wastes and possible revenue recovery from informal recycling. </w:t>
      </w:r>
      <w:r w:rsidRPr="00A92F40">
        <w:rPr>
          <w:rFonts w:eastAsia="微软雅黑" w:cs="Times New Roman"/>
          <w:i/>
          <w:iCs/>
          <w:color w:val="333333"/>
          <w:sz w:val="18"/>
          <w:szCs w:val="18"/>
        </w:rPr>
        <w:t>Waste Management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doi:10.1016/j.wasman</w:t>
      </w:r>
      <w:proofErr w:type="gramEnd"/>
      <w:r w:rsidRPr="00A92F40">
        <w:rPr>
          <w:rFonts w:eastAsia="微软雅黑" w:cs="Times New Roman"/>
          <w:color w:val="333333"/>
          <w:sz w:val="18"/>
          <w:szCs w:val="18"/>
          <w:shd w:val="clear" w:color="auto" w:fill="FFFFFF"/>
        </w:rPr>
        <w:t>.2018.08.045.</w:t>
      </w:r>
    </w:p>
    <w:p w14:paraId="79050737" w14:textId="77777777"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57" w:name="sumanta2018iterative"/>
      <w:proofErr w:type="spellStart"/>
      <w:r w:rsidRPr="00A92F40">
        <w:rPr>
          <w:rFonts w:eastAsia="微软雅黑" w:cs="Times New Roman" w:hint="eastAsia"/>
          <w:color w:val="333333"/>
          <w:sz w:val="18"/>
          <w:szCs w:val="18"/>
          <w:shd w:val="clear" w:color="auto" w:fill="FFFFFF"/>
        </w:rPr>
        <w:t>Basu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Sumanta,Kumbier</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Karl,Brown</w:t>
      </w:r>
      <w:proofErr w:type="spellEnd"/>
      <w:r w:rsidRPr="00A92F40">
        <w:rPr>
          <w:rFonts w:eastAsia="微软雅黑" w:cs="Times New Roman" w:hint="eastAsia"/>
          <w:color w:val="333333"/>
          <w:sz w:val="18"/>
          <w:szCs w:val="18"/>
          <w:shd w:val="clear" w:color="auto" w:fill="FFFFFF"/>
        </w:rPr>
        <w:t xml:space="preserve"> James B &amp; Yu Bin.(2018).Iterative random forests to discover predictive and stable high-order interactions.. Proceedings of the National Academy of Sciences of the United States of </w:t>
      </w:r>
      <w:proofErr w:type="gramStart"/>
      <w:r w:rsidRPr="00A92F40">
        <w:rPr>
          <w:rFonts w:eastAsia="微软雅黑" w:cs="Times New Roman" w:hint="eastAsia"/>
          <w:color w:val="333333"/>
          <w:sz w:val="18"/>
          <w:szCs w:val="18"/>
          <w:shd w:val="clear" w:color="auto" w:fill="FFFFFF"/>
        </w:rPr>
        <w:t>America(</w:t>
      </w:r>
      <w:proofErr w:type="gramEnd"/>
      <w:r w:rsidRPr="00A92F40">
        <w:rPr>
          <w:rFonts w:eastAsia="微软雅黑" w:cs="Times New Roman" w:hint="eastAsia"/>
          <w:color w:val="333333"/>
          <w:sz w:val="18"/>
          <w:szCs w:val="18"/>
          <w:shd w:val="clear" w:color="auto" w:fill="FFFFFF"/>
        </w:rPr>
        <w:t>8). doi:10.1073/pnas.1711236115.</w:t>
      </w:r>
    </w:p>
    <w:p w14:paraId="171F7DD5" w14:textId="7AEC556D"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58" w:name="li2019robust"/>
      <w:bookmarkEnd w:id="57"/>
      <w:r w:rsidRPr="00A92F40">
        <w:rPr>
          <w:rFonts w:eastAsia="微软雅黑" w:cs="Times New Roman" w:hint="eastAsia"/>
          <w:color w:val="333333"/>
          <w:sz w:val="18"/>
          <w:szCs w:val="18"/>
          <w:shd w:val="clear" w:color="auto" w:fill="FFFFFF"/>
        </w:rPr>
        <w:t xml:space="preserve">Bo </w:t>
      </w:r>
      <w:proofErr w:type="spellStart"/>
      <w:proofErr w:type="gramStart"/>
      <w:r w:rsidRPr="00A92F40">
        <w:rPr>
          <w:rFonts w:eastAsia="微软雅黑" w:cs="Times New Roman" w:hint="eastAsia"/>
          <w:color w:val="333333"/>
          <w:sz w:val="18"/>
          <w:szCs w:val="18"/>
          <w:shd w:val="clear" w:color="auto" w:fill="FFFFFF"/>
        </w:rPr>
        <w:t>Li,Zhang</w:t>
      </w:r>
      <w:proofErr w:type="spellEnd"/>
      <w:proofErr w:type="gramEnd"/>
      <w:r w:rsidRPr="00A92F40">
        <w:rPr>
          <w:rFonts w:eastAsia="微软雅黑" w:cs="Times New Roman" w:hint="eastAsia"/>
          <w:color w:val="333333"/>
          <w:sz w:val="18"/>
          <w:szCs w:val="18"/>
          <w:shd w:val="clear" w:color="auto" w:fill="FFFFFF"/>
        </w:rPr>
        <w:t xml:space="preserve">-Tao </w:t>
      </w:r>
      <w:proofErr w:type="spellStart"/>
      <w:r w:rsidRPr="00A92F40">
        <w:rPr>
          <w:rFonts w:eastAsia="微软雅黑" w:cs="Times New Roman" w:hint="eastAsia"/>
          <w:color w:val="333333"/>
          <w:sz w:val="18"/>
          <w:szCs w:val="18"/>
          <w:shd w:val="clear" w:color="auto" w:fill="FFFFFF"/>
        </w:rPr>
        <w:t>Fan,Xiao</w:t>
      </w:r>
      <w:proofErr w:type="spellEnd"/>
      <w:r w:rsidRPr="00A92F40">
        <w:rPr>
          <w:rFonts w:eastAsia="微软雅黑" w:cs="Times New Roman" w:hint="eastAsia"/>
          <w:color w:val="333333"/>
          <w:sz w:val="18"/>
          <w:szCs w:val="18"/>
          <w:shd w:val="clear" w:color="auto" w:fill="FFFFFF"/>
        </w:rPr>
        <w:t xml:space="preserve">-Long </w:t>
      </w:r>
      <w:proofErr w:type="spellStart"/>
      <w:r w:rsidRPr="00A92F40">
        <w:rPr>
          <w:rFonts w:eastAsia="微软雅黑" w:cs="Times New Roman" w:hint="eastAsia"/>
          <w:color w:val="333333"/>
          <w:sz w:val="18"/>
          <w:szCs w:val="18"/>
          <w:shd w:val="clear" w:color="auto" w:fill="FFFFFF"/>
        </w:rPr>
        <w:t>Zhang,De</w:t>
      </w:r>
      <w:proofErr w:type="spellEnd"/>
      <w:r w:rsidRPr="00A92F40">
        <w:rPr>
          <w:rFonts w:eastAsia="微软雅黑" w:cs="Times New Roman" w:hint="eastAsia"/>
          <w:color w:val="333333"/>
          <w:sz w:val="18"/>
          <w:szCs w:val="18"/>
          <w:shd w:val="clear" w:color="auto" w:fill="FFFFFF"/>
        </w:rPr>
        <w:t>-Shuang Huang. Robust dimensionality reduction via feature space to feature space distance metric learning[J]. Neural Networks,2019,112.</w:t>
      </w:r>
    </w:p>
    <w:p w14:paraId="6A8DB453" w14:textId="77777777" w:rsidR="006D2B8B" w:rsidRPr="00A92F40" w:rsidRDefault="006D2B8B" w:rsidP="00A92F40">
      <w:pPr>
        <w:widowControl/>
        <w:spacing w:line="240" w:lineRule="auto"/>
        <w:ind w:firstLineChars="0" w:firstLine="0"/>
        <w:rPr>
          <w:rFonts w:eastAsia="微软雅黑" w:cs="Times New Roman"/>
          <w:color w:val="333333"/>
          <w:sz w:val="18"/>
          <w:szCs w:val="18"/>
          <w:shd w:val="clear" w:color="auto" w:fill="FFFFFF"/>
        </w:rPr>
      </w:pPr>
      <w:bookmarkStart w:id="59" w:name="_Ref98702681"/>
      <w:bookmarkStart w:id="60" w:name="drainage"/>
      <w:r w:rsidRPr="00A92F40">
        <w:rPr>
          <w:rFonts w:eastAsia="微软雅黑" w:cs="Times New Roman"/>
          <w:color w:val="333333"/>
          <w:sz w:val="18"/>
          <w:szCs w:val="18"/>
          <w:shd w:val="clear" w:color="auto" w:fill="FFFFFF"/>
        </w:rPr>
        <w:t xml:space="preserve">China Urban Water Supply and Drainage </w:t>
      </w:r>
      <w:proofErr w:type="gramStart"/>
      <w:r w:rsidRPr="00A92F40">
        <w:rPr>
          <w:rFonts w:eastAsia="微软雅黑" w:cs="Times New Roman"/>
          <w:color w:val="333333"/>
          <w:sz w:val="18"/>
          <w:szCs w:val="18"/>
          <w:shd w:val="clear" w:color="auto" w:fill="FFFFFF"/>
        </w:rPr>
        <w:t>Association(</w:t>
      </w:r>
      <w:proofErr w:type="gramEnd"/>
      <w:r w:rsidRPr="00A92F40">
        <w:rPr>
          <w:rFonts w:eastAsia="微软雅黑" w:cs="Times New Roman"/>
          <w:color w:val="333333"/>
          <w:sz w:val="18"/>
          <w:szCs w:val="18"/>
          <w:shd w:val="clear" w:color="auto" w:fill="FFFFFF"/>
        </w:rPr>
        <w:t xml:space="preserve">2019).2018 Urban Drainage Statistical </w:t>
      </w:r>
      <w:proofErr w:type="spellStart"/>
      <w:r w:rsidRPr="00A92F40">
        <w:rPr>
          <w:rFonts w:eastAsia="微软雅黑" w:cs="Times New Roman"/>
          <w:color w:val="333333"/>
          <w:sz w:val="18"/>
          <w:szCs w:val="18"/>
          <w:shd w:val="clear" w:color="auto" w:fill="FFFFFF"/>
        </w:rPr>
        <w:t>Yearbook.China</w:t>
      </w:r>
      <w:proofErr w:type="spellEnd"/>
      <w:r w:rsidRPr="00A92F40">
        <w:rPr>
          <w:rFonts w:eastAsia="微软雅黑" w:cs="Times New Roman"/>
          <w:color w:val="333333"/>
          <w:sz w:val="18"/>
          <w:szCs w:val="18"/>
          <w:shd w:val="clear" w:color="auto" w:fill="FFFFFF"/>
        </w:rPr>
        <w:t xml:space="preserve"> Urban Water Association.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59"/>
    </w:p>
    <w:p w14:paraId="5796299D" w14:textId="1F6CE6B2" w:rsidR="006D2B8B" w:rsidRPr="00A92F40" w:rsidRDefault="00A1789D" w:rsidP="004D7ED4">
      <w:pPr>
        <w:widowControl/>
        <w:spacing w:line="240" w:lineRule="auto"/>
        <w:ind w:firstLineChars="0" w:firstLine="0"/>
        <w:rPr>
          <w:rFonts w:eastAsia="微软雅黑" w:cs="Times New Roman"/>
          <w:color w:val="333333"/>
          <w:sz w:val="18"/>
          <w:szCs w:val="18"/>
          <w:shd w:val="clear" w:color="auto" w:fill="FFFFFF"/>
        </w:rPr>
      </w:pPr>
      <w:bookmarkStart w:id="61" w:name="yearb"/>
      <w:bookmarkEnd w:id="60"/>
      <w:r w:rsidRPr="00D96090">
        <w:rPr>
          <w:rFonts w:eastAsia="微软雅黑" w:cs="Times New Roman"/>
          <w:color w:val="333333"/>
          <w:sz w:val="18"/>
          <w:szCs w:val="18"/>
          <w:shd w:val="clear" w:color="auto" w:fill="FFFFFF"/>
        </w:rPr>
        <w:t xml:space="preserve">National Bureau of </w:t>
      </w:r>
      <w:proofErr w:type="gramStart"/>
      <w:r w:rsidRPr="00D96090">
        <w:rPr>
          <w:rFonts w:eastAsia="微软雅黑" w:cs="Times New Roman"/>
          <w:color w:val="333333"/>
          <w:sz w:val="18"/>
          <w:szCs w:val="18"/>
          <w:shd w:val="clear" w:color="auto" w:fill="FFFFFF"/>
        </w:rPr>
        <w:t>Statistics.(</w:t>
      </w:r>
      <w:proofErr w:type="gramEnd"/>
      <w:r w:rsidRPr="00D96090">
        <w:rPr>
          <w:rFonts w:eastAsia="微软雅黑" w:cs="Times New Roman"/>
          <w:color w:val="333333"/>
          <w:sz w:val="18"/>
          <w:szCs w:val="18"/>
          <w:shd w:val="clear" w:color="auto" w:fill="FFFFFF"/>
        </w:rPr>
        <w:t xml:space="preserve">2020). China Statistical Yearbook. </w:t>
      </w:r>
      <w:hyperlink r:id="rId47" w:history="1">
        <w:r w:rsidRPr="00D96090">
          <w:rPr>
            <w:rFonts w:eastAsia="微软雅黑" w:cs="Times New Roman"/>
            <w:color w:val="333333"/>
            <w:sz w:val="18"/>
            <w:szCs w:val="18"/>
            <w:shd w:val="clear" w:color="auto" w:fill="FFFFFF"/>
          </w:rPr>
          <w:t>http://www.stats.gov.cn</w:t>
        </w:r>
      </w:hyperlink>
      <w:bookmarkEnd w:id="61"/>
    </w:p>
    <w:p w14:paraId="5C20C598" w14:textId="71DCDBD6" w:rsidR="004D7ED4" w:rsidRPr="00A92F40" w:rsidRDefault="00F96C4D" w:rsidP="00764B53">
      <w:pPr>
        <w:widowControl/>
        <w:spacing w:line="240" w:lineRule="auto"/>
        <w:ind w:firstLineChars="0" w:firstLine="0"/>
        <w:rPr>
          <w:rFonts w:eastAsia="微软雅黑" w:cs="Times New Roman"/>
          <w:color w:val="333333"/>
          <w:sz w:val="18"/>
          <w:szCs w:val="18"/>
          <w:shd w:val="clear" w:color="auto" w:fill="FFFFFF"/>
        </w:rPr>
      </w:pPr>
      <w:bookmarkStart w:id="62" w:name="dietreport"/>
      <w:bookmarkEnd w:id="58"/>
      <w:r w:rsidRPr="00A92F40">
        <w:rPr>
          <w:rFonts w:eastAsia="微软雅黑" w:cs="Times New Roman"/>
          <w:color w:val="333333"/>
          <w:sz w:val="18"/>
          <w:szCs w:val="18"/>
          <w:shd w:val="clear" w:color="auto" w:fill="FFFFFF"/>
        </w:rPr>
        <w:t xml:space="preserve">Chinese Nutrition </w:t>
      </w:r>
      <w:proofErr w:type="gramStart"/>
      <w:r w:rsidRPr="00A92F40">
        <w:rPr>
          <w:rFonts w:eastAsia="微软雅黑" w:cs="Times New Roman"/>
          <w:color w:val="333333"/>
          <w:sz w:val="18"/>
          <w:szCs w:val="18"/>
          <w:shd w:val="clear" w:color="auto" w:fill="FFFFFF"/>
        </w:rPr>
        <w:t>Society.(</w:t>
      </w:r>
      <w:proofErr w:type="gramEnd"/>
      <w:r w:rsidRPr="00A92F40">
        <w:rPr>
          <w:rFonts w:eastAsia="微软雅黑" w:cs="Times New Roman"/>
          <w:color w:val="333333"/>
          <w:sz w:val="18"/>
          <w:szCs w:val="18"/>
          <w:shd w:val="clear" w:color="auto" w:fill="FFFFFF"/>
        </w:rPr>
        <w:t>2021).The Chinese Dietary Guidelines. Chinese Nutrition Society.</w:t>
      </w:r>
      <w:bookmarkEnd w:id="62"/>
    </w:p>
    <w:p w14:paraId="68A7CFB4" w14:textId="299178F1"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63" w:name="l34zhang2017impact"/>
      <w:r w:rsidRPr="00A92F40">
        <w:rPr>
          <w:rFonts w:eastAsia="微软雅黑" w:cs="Times New Roman" w:hint="eastAsia"/>
          <w:color w:val="333333"/>
          <w:sz w:val="18"/>
          <w:szCs w:val="18"/>
          <w:shd w:val="clear" w:color="auto" w:fill="FFFFFF"/>
        </w:rPr>
        <w:t xml:space="preserve">Da </w:t>
      </w:r>
      <w:proofErr w:type="spellStart"/>
      <w:proofErr w:type="gramStart"/>
      <w:r w:rsidRPr="00A92F40">
        <w:rPr>
          <w:rFonts w:eastAsia="微软雅黑" w:cs="Times New Roman" w:hint="eastAsia"/>
          <w:color w:val="333333"/>
          <w:sz w:val="18"/>
          <w:szCs w:val="18"/>
          <w:shd w:val="clear" w:color="auto" w:fill="FFFFFF"/>
        </w:rPr>
        <w:t>Zhang,Qingxu</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Huang,Chunyang</w:t>
      </w:r>
      <w:proofErr w:type="spellEnd"/>
      <w:r w:rsidRPr="00A92F40">
        <w:rPr>
          <w:rFonts w:eastAsia="微软雅黑" w:cs="Times New Roman" w:hint="eastAsia"/>
          <w:color w:val="333333"/>
          <w:sz w:val="18"/>
          <w:szCs w:val="18"/>
          <w:shd w:val="clear" w:color="auto" w:fill="FFFFFF"/>
        </w:rPr>
        <w:t xml:space="preserve"> He &amp; </w:t>
      </w:r>
      <w:proofErr w:type="spellStart"/>
      <w:r w:rsidRPr="00A92F40">
        <w:rPr>
          <w:rFonts w:eastAsia="微软雅黑" w:cs="Times New Roman" w:hint="eastAsia"/>
          <w:color w:val="333333"/>
          <w:sz w:val="18"/>
          <w:szCs w:val="18"/>
          <w:shd w:val="clear" w:color="auto" w:fill="FFFFFF"/>
        </w:rPr>
        <w:t>Jianguo</w:t>
      </w:r>
      <w:proofErr w:type="spellEnd"/>
      <w:r w:rsidRPr="00A92F40">
        <w:rPr>
          <w:rFonts w:eastAsia="微软雅黑" w:cs="Times New Roman" w:hint="eastAsia"/>
          <w:color w:val="333333"/>
          <w:sz w:val="18"/>
          <w:szCs w:val="18"/>
          <w:shd w:val="clear" w:color="auto" w:fill="FFFFFF"/>
        </w:rPr>
        <w:t xml:space="preserve"> Wu.(2017).Impacts of urban expansion on ecosystem services in the Beijing-Tianjin-Hebei urban agglomeration, China: A scenario analysis based on the Shared Socioeconomic Pathways. Resources, Conservation &amp; Recycling. </w:t>
      </w:r>
      <w:proofErr w:type="gramStart"/>
      <w:r w:rsidRPr="00A92F40">
        <w:rPr>
          <w:rFonts w:eastAsia="微软雅黑" w:cs="Times New Roman" w:hint="eastAsia"/>
          <w:color w:val="333333"/>
          <w:sz w:val="18"/>
          <w:szCs w:val="18"/>
          <w:shd w:val="clear" w:color="auto" w:fill="FFFFFF"/>
        </w:rPr>
        <w:t>doi:10.1016/j.resconrec</w:t>
      </w:r>
      <w:proofErr w:type="gramEnd"/>
      <w:r w:rsidRPr="00A92F40">
        <w:rPr>
          <w:rFonts w:eastAsia="微软雅黑" w:cs="Times New Roman" w:hint="eastAsia"/>
          <w:color w:val="333333"/>
          <w:sz w:val="18"/>
          <w:szCs w:val="18"/>
          <w:shd w:val="clear" w:color="auto" w:fill="FFFFFF"/>
        </w:rPr>
        <w:t>.2017.06.003.</w:t>
      </w:r>
      <w:bookmarkEnd w:id="63"/>
    </w:p>
    <w:p w14:paraId="5288B7ED" w14:textId="7CBE398E"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64" w:name="_Ref98702280"/>
      <w:bookmarkStart w:id="65" w:name="l31detlef2012scenario"/>
      <w:r w:rsidRPr="00A92F40">
        <w:rPr>
          <w:rFonts w:eastAsia="微软雅黑" w:cs="Times New Roman" w:hint="eastAsia"/>
          <w:color w:val="333333"/>
          <w:sz w:val="18"/>
          <w:szCs w:val="18"/>
          <w:shd w:val="clear" w:color="auto" w:fill="FFFFFF"/>
        </w:rPr>
        <w:t xml:space="preserve">Detlef P. van </w:t>
      </w:r>
      <w:proofErr w:type="spellStart"/>
      <w:proofErr w:type="gramStart"/>
      <w:r w:rsidRPr="00A92F40">
        <w:rPr>
          <w:rFonts w:eastAsia="微软雅黑" w:cs="Times New Roman" w:hint="eastAsia"/>
          <w:color w:val="333333"/>
          <w:sz w:val="18"/>
          <w:szCs w:val="18"/>
          <w:shd w:val="clear" w:color="auto" w:fill="FFFFFF"/>
        </w:rPr>
        <w:t>Vuuren,Marcel</w:t>
      </w:r>
      <w:proofErr w:type="spellEnd"/>
      <w:proofErr w:type="gramEnd"/>
      <w:r w:rsidRPr="00A92F40">
        <w:rPr>
          <w:rFonts w:eastAsia="微软雅黑" w:cs="Times New Roman" w:hint="eastAsia"/>
          <w:color w:val="333333"/>
          <w:sz w:val="18"/>
          <w:szCs w:val="18"/>
          <w:shd w:val="clear" w:color="auto" w:fill="FFFFFF"/>
        </w:rPr>
        <w:t xml:space="preserve"> T.J. </w:t>
      </w:r>
      <w:proofErr w:type="spellStart"/>
      <w:r w:rsidRPr="00A92F40">
        <w:rPr>
          <w:rFonts w:eastAsia="微软雅黑" w:cs="Times New Roman" w:hint="eastAsia"/>
          <w:color w:val="333333"/>
          <w:sz w:val="18"/>
          <w:szCs w:val="18"/>
          <w:shd w:val="clear" w:color="auto" w:fill="FFFFFF"/>
        </w:rPr>
        <w:t>Kok,Bastien</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Girod,Paul</w:t>
      </w:r>
      <w:proofErr w:type="spellEnd"/>
      <w:r w:rsidRPr="00A92F40">
        <w:rPr>
          <w:rFonts w:eastAsia="微软雅黑" w:cs="Times New Roman" w:hint="eastAsia"/>
          <w:color w:val="333333"/>
          <w:sz w:val="18"/>
          <w:szCs w:val="18"/>
          <w:shd w:val="clear" w:color="auto" w:fill="FFFFFF"/>
        </w:rPr>
        <w:t xml:space="preserve"> L. Lucas &amp; Bert de Vries.(2012).Scenarios in Global Environmental Assessments: Key characteristics and lessons for future use.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.2012.06.001.</w:t>
      </w:r>
      <w:bookmarkEnd w:id="64"/>
      <w:bookmarkEnd w:id="65"/>
    </w:p>
    <w:p w14:paraId="7B868425" w14:textId="230C8470"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66" w:name="l8"/>
      <w:bookmarkEnd w:id="56"/>
      <w:proofErr w:type="spellStart"/>
      <w:proofErr w:type="gramStart"/>
      <w:r w:rsidRPr="00A92F40">
        <w:rPr>
          <w:rFonts w:eastAsia="微软雅黑" w:cs="Times New Roman" w:hint="eastAsia"/>
          <w:color w:val="333333"/>
          <w:sz w:val="18"/>
          <w:szCs w:val="18"/>
          <w:shd w:val="clear" w:color="auto" w:fill="FFFFFF"/>
        </w:rPr>
        <w:t>Duarte,Pinilla</w:t>
      </w:r>
      <w:proofErr w:type="spellEnd"/>
      <w:proofErr w:type="gramEnd"/>
      <w:r w:rsidRPr="00A92F40">
        <w:rPr>
          <w:rFonts w:eastAsia="微软雅黑" w:cs="Times New Roman" w:hint="eastAsia"/>
          <w:color w:val="333333"/>
          <w:sz w:val="18"/>
          <w:szCs w:val="18"/>
          <w:shd w:val="clear" w:color="auto" w:fill="FFFFFF"/>
        </w:rPr>
        <w:t xml:space="preserve"> &amp; Serrano.(2014).Looking backward to look forward: water use and economic growth from a long-term perspective. Applied </w:t>
      </w:r>
      <w:proofErr w:type="gramStart"/>
      <w:r w:rsidRPr="00A92F40">
        <w:rPr>
          <w:rFonts w:eastAsia="微软雅黑" w:cs="Times New Roman" w:hint="eastAsia"/>
          <w:color w:val="333333"/>
          <w:sz w:val="18"/>
          <w:szCs w:val="18"/>
          <w:shd w:val="clear" w:color="auto" w:fill="FFFFFF"/>
        </w:rPr>
        <w:t>Economics(</w:t>
      </w:r>
      <w:proofErr w:type="gramEnd"/>
      <w:r w:rsidRPr="00A92F40">
        <w:rPr>
          <w:rFonts w:eastAsia="微软雅黑" w:cs="Times New Roman" w:hint="eastAsia"/>
          <w:color w:val="333333"/>
          <w:sz w:val="18"/>
          <w:szCs w:val="18"/>
          <w:shd w:val="clear" w:color="auto" w:fill="FFFFFF"/>
        </w:rPr>
        <w:t>2). doi:10.1080/00036846.2013.844329.</w:t>
      </w:r>
    </w:p>
    <w:p w14:paraId="32419448" w14:textId="55734920" w:rsidR="00EF30EF" w:rsidRPr="00A92F40" w:rsidRDefault="00EF30EF" w:rsidP="008624D9">
      <w:pPr>
        <w:widowControl/>
        <w:spacing w:line="240" w:lineRule="auto"/>
        <w:ind w:firstLineChars="0" w:firstLine="0"/>
        <w:rPr>
          <w:rFonts w:eastAsia="微软雅黑" w:cs="Times New Roman"/>
          <w:color w:val="333333"/>
          <w:sz w:val="18"/>
          <w:szCs w:val="18"/>
          <w:shd w:val="clear" w:color="auto" w:fill="FFFFFF"/>
        </w:rPr>
      </w:pPr>
      <w:bookmarkStart w:id="67" w:name="l32elmar2012the"/>
      <w:r w:rsidRPr="00A92F40">
        <w:rPr>
          <w:rFonts w:eastAsia="微软雅黑" w:cs="Times New Roman" w:hint="eastAsia"/>
          <w:color w:val="333333"/>
          <w:sz w:val="18"/>
          <w:szCs w:val="18"/>
          <w:shd w:val="clear" w:color="auto" w:fill="FFFFFF"/>
        </w:rPr>
        <w:lastRenderedPageBreak/>
        <w:t xml:space="preserve">Elmar </w:t>
      </w:r>
      <w:proofErr w:type="spellStart"/>
      <w:proofErr w:type="gramStart"/>
      <w:r w:rsidRPr="00A92F40">
        <w:rPr>
          <w:rFonts w:eastAsia="微软雅黑" w:cs="Times New Roman" w:hint="eastAsia"/>
          <w:color w:val="333333"/>
          <w:sz w:val="18"/>
          <w:szCs w:val="18"/>
          <w:shd w:val="clear" w:color="auto" w:fill="FFFFFF"/>
        </w:rPr>
        <w:t>Kriegler,Brian</w:t>
      </w:r>
      <w:proofErr w:type="spellEnd"/>
      <w:proofErr w:type="gramEnd"/>
      <w:r w:rsidRPr="00A92F40">
        <w:rPr>
          <w:rFonts w:eastAsia="微软雅黑" w:cs="Times New Roman" w:hint="eastAsia"/>
          <w:color w:val="333333"/>
          <w:sz w:val="18"/>
          <w:szCs w:val="18"/>
          <w:shd w:val="clear" w:color="auto" w:fill="FFFFFF"/>
        </w:rPr>
        <w:t xml:space="preserve"> C. O</w:t>
      </w:r>
      <w:r w:rsidRPr="00A92F40">
        <w:rPr>
          <w:rFonts w:eastAsia="微软雅黑" w:cs="Times New Roman" w:hint="eastAsia"/>
          <w:color w:val="333333"/>
          <w:sz w:val="18"/>
          <w:szCs w:val="18"/>
          <w:shd w:val="clear" w:color="auto" w:fill="FFFFFF"/>
        </w:rPr>
        <w:t>’</w:t>
      </w:r>
      <w:proofErr w:type="spellStart"/>
      <w:r w:rsidRPr="00A92F40">
        <w:rPr>
          <w:rFonts w:eastAsia="微软雅黑" w:cs="Times New Roman" w:hint="eastAsia"/>
          <w:color w:val="333333"/>
          <w:sz w:val="18"/>
          <w:szCs w:val="18"/>
          <w:shd w:val="clear" w:color="auto" w:fill="FFFFFF"/>
        </w:rPr>
        <w:t>Neill,Stephane</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Hallegatte,Tom</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Kram,Robert</w:t>
      </w:r>
      <w:proofErr w:type="spellEnd"/>
      <w:r w:rsidRPr="00A92F40">
        <w:rPr>
          <w:rFonts w:eastAsia="微软雅黑" w:cs="Times New Roman" w:hint="eastAsia"/>
          <w:color w:val="333333"/>
          <w:sz w:val="18"/>
          <w:szCs w:val="18"/>
          <w:shd w:val="clear" w:color="auto" w:fill="FFFFFF"/>
        </w:rPr>
        <w:t xml:space="preserve"> J. </w:t>
      </w:r>
      <w:proofErr w:type="spellStart"/>
      <w:r w:rsidRPr="00A92F40">
        <w:rPr>
          <w:rFonts w:eastAsia="微软雅黑" w:cs="Times New Roman" w:hint="eastAsia"/>
          <w:color w:val="333333"/>
          <w:sz w:val="18"/>
          <w:szCs w:val="18"/>
          <w:shd w:val="clear" w:color="auto" w:fill="FFFFFF"/>
        </w:rPr>
        <w:t>Lempert,Richard</w:t>
      </w:r>
      <w:proofErr w:type="spellEnd"/>
      <w:r w:rsidRPr="00A92F40">
        <w:rPr>
          <w:rFonts w:eastAsia="微软雅黑" w:cs="Times New Roman" w:hint="eastAsia"/>
          <w:color w:val="333333"/>
          <w:sz w:val="18"/>
          <w:szCs w:val="18"/>
          <w:shd w:val="clear" w:color="auto" w:fill="FFFFFF"/>
        </w:rPr>
        <w:t xml:space="preserve"> H. Moss &amp; Thomas Wilbanks.(2012).The need for and use of socio-economic scenarios for climate change analysis: A new approach based on shared socio-economic pathways.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.2012.05.005.</w:t>
      </w:r>
      <w:bookmarkEnd w:id="67"/>
    </w:p>
    <w:p w14:paraId="0C6A3A5F" w14:textId="407000E7"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68" w:name="_Ref98699866"/>
      <w:bookmarkStart w:id="69" w:name="eurostat"/>
      <w:bookmarkStart w:id="70" w:name="l5"/>
      <w:bookmarkEnd w:id="66"/>
      <w:proofErr w:type="gramStart"/>
      <w:r w:rsidRPr="00A92F40">
        <w:rPr>
          <w:rFonts w:eastAsia="微软雅黑" w:cs="Times New Roman"/>
          <w:color w:val="333333"/>
          <w:sz w:val="18"/>
          <w:szCs w:val="18"/>
          <w:shd w:val="clear" w:color="auto" w:fill="FFFFFF"/>
        </w:rPr>
        <w:t>Eurostat</w:t>
      </w:r>
      <w:r w:rsidR="00F96C4D" w:rsidRPr="00A92F40">
        <w:rPr>
          <w:rFonts w:eastAsia="微软雅黑" w:cs="Times New Roman"/>
          <w:color w:val="333333"/>
          <w:sz w:val="18"/>
          <w:szCs w:val="18"/>
          <w:shd w:val="clear" w:color="auto" w:fill="FFFFFF"/>
        </w:rPr>
        <w:t>.(</w:t>
      </w:r>
      <w:proofErr w:type="gramEnd"/>
      <w:r w:rsidR="00F96C4D" w:rsidRPr="00A92F40">
        <w:rPr>
          <w:rFonts w:eastAsia="微软雅黑" w:cs="Times New Roman"/>
          <w:color w:val="333333"/>
          <w:sz w:val="18"/>
          <w:szCs w:val="18"/>
          <w:shd w:val="clear" w:color="auto" w:fill="FFFFFF"/>
        </w:rPr>
        <w:t>2020)</w:t>
      </w:r>
      <w:r w:rsidR="00F96C4D" w:rsidRPr="00A92F40">
        <w:rPr>
          <w:rFonts w:eastAsia="微软雅黑" w:cs="Times New Roman" w:hint="eastAsia"/>
          <w:color w:val="333333"/>
          <w:sz w:val="18"/>
          <w:szCs w:val="18"/>
          <w:shd w:val="clear" w:color="auto" w:fill="FFFFFF"/>
        </w:rPr>
        <w:t>.</w:t>
      </w:r>
      <w:hyperlink r:id="rId48" w:history="1">
        <w:r w:rsidR="00F96C4D" w:rsidRPr="00A92F40">
          <w:rPr>
            <w:rFonts w:eastAsia="微软雅黑"/>
            <w:color w:val="333333"/>
            <w:sz w:val="18"/>
            <w:szCs w:val="18"/>
            <w:shd w:val="clear" w:color="auto" w:fill="FFFFFF"/>
          </w:rPr>
          <w:t>https://ec.europa.eu/eurostat/data/database?node_code%C2%BCten00030[DB/OL]</w:t>
        </w:r>
      </w:hyperlink>
      <w:bookmarkEnd w:id="68"/>
      <w:r w:rsidR="00F96C4D" w:rsidRPr="00A92F40">
        <w:rPr>
          <w:rFonts w:eastAsia="微软雅黑" w:cs="Times New Roman"/>
          <w:color w:val="333333"/>
          <w:sz w:val="18"/>
          <w:szCs w:val="18"/>
          <w:shd w:val="clear" w:color="auto" w:fill="FFFFFF"/>
        </w:rPr>
        <w:t xml:space="preserve"> </w:t>
      </w:r>
    </w:p>
    <w:p w14:paraId="40C5C665" w14:textId="3D5A37CA"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71" w:name="l17guo2021application"/>
      <w:bookmarkEnd w:id="69"/>
      <w:r w:rsidRPr="00A92F40">
        <w:rPr>
          <w:rFonts w:eastAsia="微软雅黑" w:cs="Times New Roman" w:hint="eastAsia"/>
          <w:color w:val="333333"/>
          <w:sz w:val="18"/>
          <w:szCs w:val="18"/>
          <w:shd w:val="clear" w:color="auto" w:fill="FFFFFF"/>
        </w:rPr>
        <w:t xml:space="preserve">Hao-nan </w:t>
      </w:r>
      <w:proofErr w:type="spellStart"/>
      <w:proofErr w:type="gramStart"/>
      <w:r w:rsidRPr="00A92F40">
        <w:rPr>
          <w:rFonts w:eastAsia="微软雅黑" w:cs="Times New Roman" w:hint="eastAsia"/>
          <w:color w:val="333333"/>
          <w:sz w:val="18"/>
          <w:szCs w:val="18"/>
          <w:shd w:val="clear" w:color="auto" w:fill="FFFFFF"/>
        </w:rPr>
        <w:t>Guo,Shu</w:t>
      </w:r>
      <w:proofErr w:type="gramEnd"/>
      <w:r w:rsidRPr="00A92F40">
        <w:rPr>
          <w:rFonts w:eastAsia="微软雅黑" w:cs="Times New Roman" w:hint="eastAsia"/>
          <w:color w:val="333333"/>
          <w:sz w:val="18"/>
          <w:szCs w:val="18"/>
          <w:shd w:val="clear" w:color="auto" w:fill="FFFFFF"/>
        </w:rPr>
        <w:t>-biao</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Wu,Ying-jie</w:t>
      </w:r>
      <w:proofErr w:type="spellEnd"/>
      <w:r w:rsidRPr="00A92F40">
        <w:rPr>
          <w:rFonts w:eastAsia="微软雅黑" w:cs="Times New Roman" w:hint="eastAsia"/>
          <w:color w:val="333333"/>
          <w:sz w:val="18"/>
          <w:szCs w:val="18"/>
          <w:shd w:val="clear" w:color="auto" w:fill="FFFFFF"/>
        </w:rPr>
        <w:t xml:space="preserve"> Tian... &amp; Hong-</w:t>
      </w:r>
      <w:proofErr w:type="spellStart"/>
      <w:r w:rsidRPr="00A92F40">
        <w:rPr>
          <w:rFonts w:eastAsia="微软雅黑" w:cs="Times New Roman" w:hint="eastAsia"/>
          <w:color w:val="333333"/>
          <w:sz w:val="18"/>
          <w:szCs w:val="18"/>
          <w:shd w:val="clear" w:color="auto" w:fill="FFFFFF"/>
        </w:rPr>
        <w:t>tao</w:t>
      </w:r>
      <w:proofErr w:type="spellEnd"/>
      <w:r w:rsidRPr="00A92F40">
        <w:rPr>
          <w:rFonts w:eastAsia="微软雅黑" w:cs="Times New Roman" w:hint="eastAsia"/>
          <w:color w:val="333333"/>
          <w:sz w:val="18"/>
          <w:szCs w:val="18"/>
          <w:shd w:val="clear" w:color="auto" w:fill="FFFFFF"/>
        </w:rPr>
        <w:t xml:space="preserve"> Liu.(2021).Application of machine learning methods for the prediction of organic solid waste treatment and recycling processes: A review. Bioresource Technology. </w:t>
      </w:r>
      <w:proofErr w:type="gramStart"/>
      <w:r w:rsidRPr="00A92F40">
        <w:rPr>
          <w:rFonts w:eastAsia="微软雅黑" w:cs="Times New Roman" w:hint="eastAsia"/>
          <w:color w:val="333333"/>
          <w:sz w:val="18"/>
          <w:szCs w:val="18"/>
          <w:shd w:val="clear" w:color="auto" w:fill="FFFFFF"/>
        </w:rPr>
        <w:t>doi:10.1016/j.biortech</w:t>
      </w:r>
      <w:proofErr w:type="gramEnd"/>
      <w:r w:rsidRPr="00A92F40">
        <w:rPr>
          <w:rFonts w:eastAsia="微软雅黑" w:cs="Times New Roman" w:hint="eastAsia"/>
          <w:color w:val="333333"/>
          <w:sz w:val="18"/>
          <w:szCs w:val="18"/>
          <w:shd w:val="clear" w:color="auto" w:fill="FFFFFF"/>
        </w:rPr>
        <w:t>.2020.124114.</w:t>
      </w:r>
    </w:p>
    <w:p w14:paraId="491B1341" w14:textId="139293AA" w:rsidR="00A1789D" w:rsidRPr="00A92F40" w:rsidRDefault="00A1789D" w:rsidP="00E3691D">
      <w:pPr>
        <w:widowControl/>
        <w:spacing w:line="240" w:lineRule="auto"/>
        <w:ind w:firstLineChars="0" w:firstLine="0"/>
        <w:rPr>
          <w:rFonts w:eastAsia="微软雅黑" w:cs="Times New Roman"/>
          <w:color w:val="333333"/>
          <w:sz w:val="18"/>
          <w:szCs w:val="18"/>
          <w:shd w:val="clear" w:color="auto" w:fill="FFFFFF"/>
        </w:rPr>
      </w:pPr>
      <w:bookmarkStart w:id="72" w:name="_Ref98701776"/>
      <w:r w:rsidRPr="00A92F40">
        <w:rPr>
          <w:rFonts w:eastAsia="微软雅黑" w:cs="Times New Roman"/>
          <w:color w:val="333333"/>
          <w:sz w:val="18"/>
          <w:szCs w:val="18"/>
          <w:shd w:val="clear" w:color="auto" w:fill="FFFFFF"/>
        </w:rPr>
        <w:t xml:space="preserve">Huang </w:t>
      </w:r>
      <w:proofErr w:type="spellStart"/>
      <w:r w:rsidRPr="00A92F40">
        <w:rPr>
          <w:rFonts w:eastAsia="微软雅黑" w:cs="Times New Roman"/>
          <w:color w:val="333333"/>
          <w:sz w:val="18"/>
          <w:szCs w:val="18"/>
          <w:shd w:val="clear" w:color="auto" w:fill="FFFFFF"/>
        </w:rPr>
        <w:t>Jixia</w:t>
      </w:r>
      <w:proofErr w:type="spellEnd"/>
      <w:r w:rsidRPr="00A92F40">
        <w:rPr>
          <w:rFonts w:eastAsia="微软雅黑" w:cs="Times New Roman"/>
          <w:color w:val="333333"/>
          <w:sz w:val="18"/>
          <w:szCs w:val="18"/>
          <w:shd w:val="clear" w:color="auto" w:fill="FFFFFF"/>
        </w:rPr>
        <w:t xml:space="preserve"> et al. Identification of health risks of hand, foot and mouth disease in China using the geographical detector </w:t>
      </w:r>
      <w:proofErr w:type="gramStart"/>
      <w:r w:rsidRPr="00A92F40">
        <w:rPr>
          <w:rFonts w:eastAsia="微软雅黑" w:cs="Times New Roman"/>
          <w:color w:val="333333"/>
          <w:sz w:val="18"/>
          <w:szCs w:val="18"/>
          <w:shd w:val="clear" w:color="auto" w:fill="FFFFFF"/>
        </w:rPr>
        <w:t>technique.[</w:t>
      </w:r>
      <w:proofErr w:type="gramEnd"/>
      <w:r w:rsidRPr="00A92F40">
        <w:rPr>
          <w:rFonts w:eastAsia="微软雅黑" w:cs="Times New Roman"/>
          <w:color w:val="333333"/>
          <w:sz w:val="18"/>
          <w:szCs w:val="18"/>
          <w:shd w:val="clear" w:color="auto" w:fill="FFFFFF"/>
        </w:rPr>
        <w:t>J]. International journal of environmental research and public health, 2014, 11(3</w:t>
      </w:r>
      <w:proofErr w:type="gramStart"/>
      <w:r w:rsidRPr="00A92F40">
        <w:rPr>
          <w:rFonts w:eastAsia="微软雅黑" w:cs="Times New Roman"/>
          <w:color w:val="333333"/>
          <w:sz w:val="18"/>
          <w:szCs w:val="18"/>
          <w:shd w:val="clear" w:color="auto" w:fill="FFFFFF"/>
        </w:rPr>
        <w:t>) :</w:t>
      </w:r>
      <w:proofErr w:type="gramEnd"/>
      <w:r w:rsidRPr="00A92F40">
        <w:rPr>
          <w:rFonts w:eastAsia="微软雅黑" w:cs="Times New Roman"/>
          <w:color w:val="333333"/>
          <w:sz w:val="18"/>
          <w:szCs w:val="18"/>
          <w:shd w:val="clear" w:color="auto" w:fill="FFFFFF"/>
        </w:rPr>
        <w:t xml:space="preserve"> 3407-23.</w:t>
      </w:r>
      <w:bookmarkEnd w:id="72"/>
    </w:p>
    <w:p w14:paraId="5E2B2258" w14:textId="0C75B07E" w:rsidR="002D79D7" w:rsidRPr="00A92F40" w:rsidRDefault="002D79D7" w:rsidP="00E3691D">
      <w:pPr>
        <w:widowControl/>
        <w:spacing w:line="240" w:lineRule="auto"/>
        <w:ind w:firstLineChars="0" w:firstLine="0"/>
        <w:rPr>
          <w:rFonts w:eastAsia="微软雅黑" w:cs="Times New Roman"/>
          <w:color w:val="333333"/>
          <w:sz w:val="18"/>
          <w:szCs w:val="18"/>
          <w:shd w:val="clear" w:color="auto" w:fill="FFFFFF"/>
        </w:rPr>
      </w:pPr>
      <w:bookmarkStart w:id="73" w:name="l36li2016the"/>
      <w:proofErr w:type="spellStart"/>
      <w:r w:rsidRPr="00A92F40">
        <w:rPr>
          <w:rFonts w:eastAsia="微软雅黑" w:cs="Times New Roman"/>
          <w:color w:val="333333"/>
          <w:sz w:val="18"/>
          <w:szCs w:val="18"/>
          <w:shd w:val="clear" w:color="auto" w:fill="FFFFFF"/>
        </w:rPr>
        <w:t>H</w:t>
      </w:r>
      <w:r w:rsidRPr="00A92F40">
        <w:rPr>
          <w:rFonts w:eastAsia="微软雅黑" w:cs="Times New Roman" w:hint="eastAsia"/>
          <w:color w:val="333333"/>
          <w:sz w:val="18"/>
          <w:szCs w:val="18"/>
          <w:shd w:val="clear" w:color="auto" w:fill="FFFFFF"/>
        </w:rPr>
        <w:t>uimin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Li,Tong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Wu,Xiao</w:t>
      </w:r>
      <w:proofErr w:type="spellEnd"/>
      <w:r w:rsidRPr="00A92F40">
        <w:rPr>
          <w:rFonts w:eastAsia="微软雅黑" w:cs="Times New Roman" w:hint="eastAsia"/>
          <w:color w:val="333333"/>
          <w:sz w:val="18"/>
          <w:szCs w:val="18"/>
          <w:shd w:val="clear" w:color="auto" w:fill="FFFFFF"/>
        </w:rPr>
        <w:t xml:space="preserve"> Wang &amp; Ye Qi.(2016).The Greenhouse Gas Footprint of China's Food System: An Analysis of Recent Trends and Future Scenarios. Journal of Industrial </w:t>
      </w:r>
      <w:proofErr w:type="gramStart"/>
      <w:r w:rsidRPr="00A92F40">
        <w:rPr>
          <w:rFonts w:eastAsia="微软雅黑" w:cs="Times New Roman" w:hint="eastAsia"/>
          <w:color w:val="333333"/>
          <w:sz w:val="18"/>
          <w:szCs w:val="18"/>
          <w:shd w:val="clear" w:color="auto" w:fill="FFFFFF"/>
        </w:rPr>
        <w:t>Ecology(</w:t>
      </w:r>
      <w:proofErr w:type="gramEnd"/>
      <w:r w:rsidRPr="00A92F40">
        <w:rPr>
          <w:rFonts w:eastAsia="微软雅黑" w:cs="Times New Roman" w:hint="eastAsia"/>
          <w:color w:val="333333"/>
          <w:sz w:val="18"/>
          <w:szCs w:val="18"/>
          <w:shd w:val="clear" w:color="auto" w:fill="FFFFFF"/>
        </w:rPr>
        <w:t>4). doi:10.1111/jiec.12323.</w:t>
      </w:r>
      <w:bookmarkEnd w:id="73"/>
    </w:p>
    <w:p w14:paraId="7FD7707C" w14:textId="3FBEF17D" w:rsidR="00E3691D"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74" w:name="l19rimaityte2012application"/>
      <w:bookmarkEnd w:id="71"/>
      <w:r w:rsidRPr="00A92F40">
        <w:rPr>
          <w:rFonts w:eastAsia="微软雅黑" w:cs="Times New Roman" w:hint="eastAsia"/>
          <w:color w:val="333333"/>
          <w:sz w:val="18"/>
          <w:szCs w:val="18"/>
          <w:shd w:val="clear" w:color="auto" w:fill="FFFFFF"/>
        </w:rPr>
        <w:t xml:space="preserve">Ingrida </w:t>
      </w:r>
      <w:proofErr w:type="spellStart"/>
      <w:r w:rsidRPr="00A92F40">
        <w:rPr>
          <w:rFonts w:eastAsia="微软雅黑" w:cs="Times New Roman" w:hint="eastAsia"/>
          <w:color w:val="333333"/>
          <w:sz w:val="18"/>
          <w:szCs w:val="18"/>
          <w:shd w:val="clear" w:color="auto" w:fill="FFFFFF"/>
        </w:rPr>
        <w:t>Rimaityt</w:t>
      </w:r>
      <w:proofErr w:type="spellEnd"/>
      <w:r w:rsidRPr="00A92F40">
        <w:rPr>
          <w:rFonts w:eastAsia="微软雅黑" w:cs="Times New Roman" w:hint="eastAsia"/>
          <w:color w:val="333333"/>
          <w:sz w:val="18"/>
          <w:szCs w:val="18"/>
          <w:shd w:val="clear" w:color="auto" w:fill="FFFFFF"/>
        </w:rPr>
        <w:t>ė</w:t>
      </w:r>
      <w:r w:rsidRPr="00A92F40">
        <w:rPr>
          <w:rFonts w:eastAsia="微软雅黑" w:cs="Times New Roman" w:hint="eastAsia"/>
          <w:color w:val="333333"/>
          <w:sz w:val="18"/>
          <w:szCs w:val="18"/>
          <w:shd w:val="clear" w:color="auto" w:fill="FFFFFF"/>
        </w:rPr>
        <w:t xml:space="preserve">,Tomas </w:t>
      </w:r>
      <w:proofErr w:type="spellStart"/>
      <w:r w:rsidRPr="00A92F40">
        <w:rPr>
          <w:rFonts w:eastAsia="微软雅黑" w:cs="Times New Roman" w:hint="eastAsia"/>
          <w:color w:val="333333"/>
          <w:sz w:val="18"/>
          <w:szCs w:val="18"/>
          <w:shd w:val="clear" w:color="auto" w:fill="FFFFFF"/>
        </w:rPr>
        <w:t>Ruzgas,Gintaras</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Denafas</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Dainius</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Martuzevicius</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2012).Application and evaluation of forecasting methods for municipal solid waste generation in an eastern-European city. Waste Management &amp; </w:t>
      </w:r>
      <w:proofErr w:type="gramStart"/>
      <w:r w:rsidRPr="00A92F40">
        <w:rPr>
          <w:rFonts w:eastAsia="微软雅黑" w:cs="Times New Roman" w:hint="eastAsia"/>
          <w:color w:val="333333"/>
          <w:sz w:val="18"/>
          <w:szCs w:val="18"/>
          <w:shd w:val="clear" w:color="auto" w:fill="FFFFFF"/>
        </w:rPr>
        <w:t>Research(</w:t>
      </w:r>
      <w:proofErr w:type="gramEnd"/>
      <w:r w:rsidRPr="00A92F40">
        <w:rPr>
          <w:rFonts w:eastAsia="微软雅黑" w:cs="Times New Roman" w:hint="eastAsia"/>
          <w:color w:val="333333"/>
          <w:sz w:val="18"/>
          <w:szCs w:val="18"/>
          <w:shd w:val="clear" w:color="auto" w:fill="FFFFFF"/>
        </w:rPr>
        <w:t>1). doi:10.1177/0734242X10396754.</w:t>
      </w:r>
    </w:p>
    <w:p w14:paraId="1B430D59" w14:textId="1BAA6831" w:rsidR="00CB2C6B" w:rsidRPr="00A92F40" w:rsidRDefault="00CB2C6B" w:rsidP="00A92F40">
      <w:pPr>
        <w:widowControl/>
        <w:spacing w:line="240" w:lineRule="auto"/>
        <w:ind w:firstLineChars="0" w:firstLine="0"/>
        <w:rPr>
          <w:rFonts w:eastAsia="微软雅黑" w:cs="Times New Roman"/>
          <w:color w:val="333333"/>
          <w:sz w:val="18"/>
          <w:szCs w:val="18"/>
          <w:shd w:val="clear" w:color="auto" w:fill="FFFFFF"/>
        </w:rPr>
      </w:pPr>
      <w:bookmarkStart w:id="75" w:name="_Ref69843028"/>
      <w:bookmarkStart w:id="76" w:name="_Ref98701866"/>
      <w:bookmarkStart w:id="77" w:name="wang2017geodetector"/>
      <w:bookmarkStart w:id="78" w:name="l24wang2017theory"/>
      <w:proofErr w:type="spellStart"/>
      <w:r w:rsidRPr="00A92F40">
        <w:rPr>
          <w:rFonts w:eastAsia="微软雅黑" w:cs="Times New Roman"/>
          <w:color w:val="333333"/>
          <w:sz w:val="18"/>
          <w:szCs w:val="18"/>
          <w:shd w:val="clear" w:color="auto" w:fill="FFFFFF"/>
        </w:rPr>
        <w:t>JingFeng</w:t>
      </w:r>
      <w:proofErr w:type="spellEnd"/>
      <w:r w:rsidRPr="00A92F40">
        <w:rPr>
          <w:rFonts w:eastAsia="微软雅黑" w:cs="Times New Roman"/>
          <w:color w:val="333333"/>
          <w:sz w:val="18"/>
          <w:szCs w:val="18"/>
          <w:shd w:val="clear" w:color="auto" w:fill="FFFFFF"/>
        </w:rPr>
        <w:t xml:space="preserve"> Wang, </w:t>
      </w:r>
      <w:proofErr w:type="spellStart"/>
      <w:proofErr w:type="gramStart"/>
      <w:r w:rsidRPr="00A92F40">
        <w:rPr>
          <w:rFonts w:eastAsia="微软雅黑" w:cs="Times New Roman"/>
          <w:color w:val="333333"/>
          <w:sz w:val="18"/>
          <w:szCs w:val="18"/>
          <w:shd w:val="clear" w:color="auto" w:fill="FFFFFF"/>
        </w:rPr>
        <w:t>ChengDongXu</w:t>
      </w:r>
      <w:proofErr w:type="spellEnd"/>
      <w:r w:rsidR="00A877AA" w:rsidRPr="00A92F40">
        <w:rPr>
          <w:rFonts w:eastAsia="微软雅黑" w:cs="Times New Roman"/>
          <w:color w:val="333333"/>
          <w:sz w:val="18"/>
          <w:szCs w:val="18"/>
          <w:shd w:val="clear" w:color="auto" w:fill="FFFFFF"/>
        </w:rPr>
        <w:t>.(</w:t>
      </w:r>
      <w:proofErr w:type="gramEnd"/>
      <w:r w:rsidR="00A877AA" w:rsidRPr="00A92F40">
        <w:rPr>
          <w:rFonts w:eastAsia="微软雅黑" w:cs="Times New Roman"/>
          <w:color w:val="333333"/>
          <w:sz w:val="18"/>
          <w:szCs w:val="18"/>
          <w:shd w:val="clear" w:color="auto" w:fill="FFFFFF"/>
        </w:rPr>
        <w:t>2017).</w:t>
      </w:r>
      <w:proofErr w:type="spellStart"/>
      <w:r w:rsidRPr="00A92F40">
        <w:rPr>
          <w:rFonts w:eastAsia="微软雅黑" w:cs="Times New Roman"/>
          <w:color w:val="333333"/>
          <w:sz w:val="18"/>
          <w:szCs w:val="18"/>
          <w:shd w:val="clear" w:color="auto" w:fill="FFFFFF"/>
        </w:rPr>
        <w:t>Geodetector</w:t>
      </w:r>
      <w:proofErr w:type="spellEnd"/>
      <w:r w:rsidRPr="00A92F40">
        <w:rPr>
          <w:rFonts w:eastAsia="微软雅黑" w:cs="Times New Roman"/>
          <w:color w:val="333333"/>
          <w:sz w:val="18"/>
          <w:szCs w:val="18"/>
          <w:shd w:val="clear" w:color="auto" w:fill="FFFFFF"/>
        </w:rPr>
        <w:t xml:space="preserve">: Theory and Perspectives[J].Acta </w:t>
      </w:r>
      <w:proofErr w:type="spellStart"/>
      <w:r w:rsidRPr="00A92F40">
        <w:rPr>
          <w:rFonts w:eastAsia="微软雅黑" w:cs="Times New Roman"/>
          <w:color w:val="333333"/>
          <w:sz w:val="18"/>
          <w:szCs w:val="18"/>
          <w:shd w:val="clear" w:color="auto" w:fill="FFFFFF"/>
        </w:rPr>
        <w:t>Geographica</w:t>
      </w:r>
      <w:proofErr w:type="spell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Sinica</w:t>
      </w:r>
      <w:bookmarkEnd w:id="75"/>
      <w:proofErr w:type="spellEnd"/>
      <w:r w:rsidR="00A877AA"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76"/>
    </w:p>
    <w:p w14:paraId="40CA8F4C" w14:textId="078AAFAF"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79" w:name="l25wang2016a"/>
      <w:bookmarkEnd w:id="77"/>
      <w:proofErr w:type="spellStart"/>
      <w:r w:rsidRPr="00A92F40">
        <w:rPr>
          <w:rFonts w:eastAsia="微软雅黑" w:cs="Times New Roman" w:hint="eastAsia"/>
          <w:color w:val="333333"/>
          <w:sz w:val="18"/>
          <w:szCs w:val="18"/>
          <w:shd w:val="clear" w:color="auto" w:fill="FFFFFF"/>
        </w:rPr>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Wang,Tong</w:t>
      </w:r>
      <w:proofErr w:type="spellEnd"/>
      <w:proofErr w:type="gramEnd"/>
      <w:r w:rsidRPr="00A92F40">
        <w:rPr>
          <w:rFonts w:eastAsia="微软雅黑" w:cs="Times New Roman" w:hint="eastAsia"/>
          <w:color w:val="333333"/>
          <w:sz w:val="18"/>
          <w:szCs w:val="18"/>
          <w:shd w:val="clear" w:color="auto" w:fill="FFFFFF"/>
        </w:rPr>
        <w:t>-Lin Zhang &amp; Bo-</w:t>
      </w:r>
      <w:proofErr w:type="spellStart"/>
      <w:r w:rsidRPr="00A92F40">
        <w:rPr>
          <w:rFonts w:eastAsia="微软雅黑" w:cs="Times New Roman" w:hint="eastAsia"/>
          <w:color w:val="333333"/>
          <w:sz w:val="18"/>
          <w:szCs w:val="18"/>
          <w:shd w:val="clear" w:color="auto" w:fill="FFFFFF"/>
        </w:rPr>
        <w:t>Jie</w:t>
      </w:r>
      <w:proofErr w:type="spellEnd"/>
      <w:r w:rsidRPr="00A92F40">
        <w:rPr>
          <w:rFonts w:eastAsia="微软雅黑" w:cs="Times New Roman" w:hint="eastAsia"/>
          <w:color w:val="333333"/>
          <w:sz w:val="18"/>
          <w:szCs w:val="18"/>
          <w:shd w:val="clear" w:color="auto" w:fill="FFFFFF"/>
        </w:rPr>
        <w:t xml:space="preserve"> Fu.(2016).A measure of spatial stratified heterogeneity. Ecological Indicators. </w:t>
      </w:r>
      <w:proofErr w:type="gramStart"/>
      <w:r w:rsidRPr="00A92F40">
        <w:rPr>
          <w:rFonts w:eastAsia="微软雅黑" w:cs="Times New Roman" w:hint="eastAsia"/>
          <w:color w:val="333333"/>
          <w:sz w:val="18"/>
          <w:szCs w:val="18"/>
          <w:shd w:val="clear" w:color="auto" w:fill="FFFFFF"/>
        </w:rPr>
        <w:t>doi:10.1016/j.ecolind</w:t>
      </w:r>
      <w:proofErr w:type="gramEnd"/>
      <w:r w:rsidRPr="00A92F40">
        <w:rPr>
          <w:rFonts w:eastAsia="微软雅黑" w:cs="Times New Roman" w:hint="eastAsia"/>
          <w:color w:val="333333"/>
          <w:sz w:val="18"/>
          <w:szCs w:val="18"/>
          <w:shd w:val="clear" w:color="auto" w:fill="FFFFFF"/>
        </w:rPr>
        <w:t>.2016.02.052.</w:t>
      </w:r>
    </w:p>
    <w:p w14:paraId="52760D44" w14:textId="77777777"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80" w:name="l28wang2010geographical"/>
      <w:proofErr w:type="spellStart"/>
      <w:r w:rsidRPr="00A92F40">
        <w:rPr>
          <w:rFonts w:eastAsia="微软雅黑" w:cs="Times New Roman" w:hint="eastAsia"/>
          <w:color w:val="333333"/>
          <w:sz w:val="18"/>
          <w:szCs w:val="18"/>
          <w:shd w:val="clear" w:color="auto" w:fill="FFFFFF"/>
        </w:rPr>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Wang,Xin</w:t>
      </w:r>
      <w:proofErr w:type="spellEnd"/>
      <w:proofErr w:type="gramEnd"/>
      <w:r w:rsidRPr="00A92F40">
        <w:rPr>
          <w:rFonts w:eastAsia="微软雅黑" w:cs="Times New Roman" w:hint="eastAsia"/>
          <w:color w:val="333333"/>
          <w:sz w:val="18"/>
          <w:szCs w:val="18"/>
          <w:shd w:val="clear" w:color="auto" w:fill="FFFFFF"/>
        </w:rPr>
        <w:t xml:space="preserve">-Hu </w:t>
      </w:r>
      <w:proofErr w:type="spellStart"/>
      <w:r w:rsidRPr="00A92F40">
        <w:rPr>
          <w:rFonts w:eastAsia="微软雅黑" w:cs="Times New Roman" w:hint="eastAsia"/>
          <w:color w:val="333333"/>
          <w:sz w:val="18"/>
          <w:szCs w:val="18"/>
          <w:shd w:val="clear" w:color="auto" w:fill="FFFFFF"/>
        </w:rPr>
        <w:t>Li,George</w:t>
      </w:r>
      <w:proofErr w:type="spellEnd"/>
      <w:r w:rsidRPr="00A92F40">
        <w:rPr>
          <w:rFonts w:eastAsia="微软雅黑" w:cs="Times New Roman" w:hint="eastAsia"/>
          <w:color w:val="333333"/>
          <w:sz w:val="18"/>
          <w:szCs w:val="18"/>
          <w:shd w:val="clear" w:color="auto" w:fill="FFFFFF"/>
        </w:rPr>
        <w:t xml:space="preserve"> Christakos... &amp; Xiao-Ying Zheng.(2010).Geographical Detectors-Based Health Risk Assessment and its Application in the Neural Tube Defects Study of the </w:t>
      </w:r>
      <w:proofErr w:type="spellStart"/>
      <w:r w:rsidRPr="00A92F40">
        <w:rPr>
          <w:rFonts w:eastAsia="微软雅黑" w:cs="Times New Roman" w:hint="eastAsia"/>
          <w:color w:val="333333"/>
          <w:sz w:val="18"/>
          <w:szCs w:val="18"/>
          <w:shd w:val="clear" w:color="auto" w:fill="FFFFFF"/>
        </w:rPr>
        <w:t>Heshun</w:t>
      </w:r>
      <w:proofErr w:type="spellEnd"/>
      <w:r w:rsidRPr="00A92F40">
        <w:rPr>
          <w:rFonts w:eastAsia="微软雅黑" w:cs="Times New Roman" w:hint="eastAsia"/>
          <w:color w:val="333333"/>
          <w:sz w:val="18"/>
          <w:szCs w:val="18"/>
          <w:shd w:val="clear" w:color="auto" w:fill="FFFFFF"/>
        </w:rPr>
        <w:t xml:space="preserve"> Region, China. International Journal of Geographical Information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doi:10.1080/13658810802443457.</w:t>
      </w:r>
    </w:p>
    <w:p w14:paraId="6E828033" w14:textId="799C659E" w:rsidR="00CB2C6B" w:rsidRPr="00A92F40" w:rsidRDefault="00D8731F" w:rsidP="00CB2C6B">
      <w:pPr>
        <w:widowControl/>
        <w:spacing w:line="240" w:lineRule="auto"/>
        <w:ind w:firstLineChars="0" w:firstLine="0"/>
        <w:rPr>
          <w:rFonts w:eastAsia="微软雅黑" w:cs="Times New Roman"/>
          <w:color w:val="333333"/>
          <w:sz w:val="18"/>
          <w:szCs w:val="18"/>
          <w:shd w:val="clear" w:color="auto" w:fill="FFFFFF"/>
        </w:rPr>
      </w:pPr>
      <w:bookmarkStart w:id="81" w:name="_Ref98702892"/>
      <w:bookmarkStart w:id="82" w:name="pan2020research"/>
      <w:bookmarkEnd w:id="80"/>
      <w:proofErr w:type="spellStart"/>
      <w:r w:rsidRPr="00A92F40">
        <w:rPr>
          <w:rFonts w:eastAsia="微软雅黑" w:cs="Times New Roman"/>
          <w:color w:val="333333"/>
          <w:sz w:val="18"/>
          <w:szCs w:val="18"/>
          <w:shd w:val="clear" w:color="auto" w:fill="FFFFFF"/>
        </w:rPr>
        <w:t>Jin</w:t>
      </w:r>
      <w:proofErr w:type="spellEnd"/>
      <w:r w:rsidRPr="00A92F40">
        <w:rPr>
          <w:rFonts w:eastAsia="微软雅黑" w:cs="Times New Roman"/>
          <w:color w:val="333333"/>
          <w:sz w:val="18"/>
          <w:szCs w:val="18"/>
          <w:shd w:val="clear" w:color="auto" w:fill="FFFFFF"/>
        </w:rPr>
        <w:t xml:space="preserve"> Yu </w:t>
      </w:r>
      <w:proofErr w:type="gramStart"/>
      <w:r w:rsidRPr="00A92F40">
        <w:rPr>
          <w:rFonts w:eastAsia="微软雅黑" w:cs="Times New Roman"/>
          <w:color w:val="333333"/>
          <w:sz w:val="18"/>
          <w:szCs w:val="18"/>
          <w:shd w:val="clear" w:color="auto" w:fill="FFFFFF"/>
        </w:rPr>
        <w:t>Pan.(</w:t>
      </w:r>
      <w:proofErr w:type="gramEnd"/>
      <w:r w:rsidRPr="00A92F40">
        <w:rPr>
          <w:rFonts w:eastAsia="微软雅黑" w:cs="Times New Roman"/>
          <w:color w:val="333333"/>
          <w:sz w:val="18"/>
          <w:szCs w:val="18"/>
          <w:shd w:val="clear" w:color="auto" w:fill="FFFFFF"/>
        </w:rPr>
        <w:t xml:space="preserve">2020). Research on the development trend and influencing factors of China's economy under the path of shared social economy. Nanjing University of Information </w:t>
      </w:r>
      <w:proofErr w:type="gramStart"/>
      <w:r w:rsidRPr="00A92F40">
        <w:rPr>
          <w:rFonts w:eastAsia="微软雅黑" w:cs="Times New Roman"/>
          <w:color w:val="333333"/>
          <w:sz w:val="18"/>
          <w:szCs w:val="18"/>
          <w:shd w:val="clear" w:color="auto" w:fill="FFFFFF"/>
        </w:rPr>
        <w:t>Engineering.(</w:t>
      </w:r>
      <w:proofErr w:type="gramEnd"/>
      <w:r w:rsidRPr="00A92F40">
        <w:rPr>
          <w:rFonts w:eastAsia="微软雅黑" w:cs="Times New Roman"/>
          <w:color w:val="333333"/>
          <w:sz w:val="18"/>
          <w:szCs w:val="18"/>
          <w:shd w:val="clear" w:color="auto" w:fill="FFFFFF"/>
        </w:rPr>
        <w:t>in Chinese)</w:t>
      </w:r>
      <w:bookmarkEnd w:id="81"/>
      <w:bookmarkEnd w:id="82"/>
    </w:p>
    <w:p w14:paraId="2EF0D96A" w14:textId="1B00372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83" w:name="l9"/>
      <w:bookmarkEnd w:id="74"/>
      <w:bookmarkEnd w:id="78"/>
      <w:bookmarkEnd w:id="79"/>
      <w:proofErr w:type="spellStart"/>
      <w:r w:rsidRPr="00A92F40">
        <w:rPr>
          <w:rFonts w:eastAsia="微软雅黑" w:cs="Times New Roman" w:hint="eastAsia"/>
          <w:color w:val="333333"/>
          <w:sz w:val="18"/>
          <w:szCs w:val="18"/>
          <w:shd w:val="clear" w:color="auto" w:fill="FFFFFF"/>
        </w:rPr>
        <w:t>Kangkang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Gu,Jingshuang</w:t>
      </w:r>
      <w:proofErr w:type="spellEnd"/>
      <w:proofErr w:type="gramEnd"/>
      <w:r w:rsidRPr="00A92F40">
        <w:rPr>
          <w:rFonts w:eastAsia="微软雅黑" w:cs="Times New Roman" w:hint="eastAsia"/>
          <w:color w:val="333333"/>
          <w:sz w:val="18"/>
          <w:szCs w:val="18"/>
          <w:shd w:val="clear" w:color="auto" w:fill="FFFFFF"/>
        </w:rPr>
        <w:t xml:space="preserve"> Liu &amp; Yang Wang.(2009).Relationship between economic growth and water environmental quality of Anshan city in Northeast China. Chinese Geographical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doi:10.1007/s11769-009-0017-0.</w:t>
      </w:r>
    </w:p>
    <w:p w14:paraId="724FF6A1" w14:textId="27C197D3" w:rsidR="00E77F57" w:rsidRPr="00A92F40" w:rsidRDefault="00E77F57" w:rsidP="008624D9">
      <w:pPr>
        <w:widowControl/>
        <w:spacing w:line="240" w:lineRule="auto"/>
        <w:ind w:firstLineChars="0" w:firstLine="0"/>
        <w:rPr>
          <w:rFonts w:eastAsia="微软雅黑" w:cs="Times New Roman"/>
          <w:color w:val="333333"/>
          <w:sz w:val="18"/>
          <w:szCs w:val="18"/>
          <w:shd w:val="clear" w:color="auto" w:fill="FFFFFF"/>
        </w:rPr>
      </w:pPr>
      <w:bookmarkStart w:id="84" w:name="l15"/>
      <w:proofErr w:type="spellStart"/>
      <w:r w:rsidRPr="00A92F40">
        <w:rPr>
          <w:rFonts w:eastAsia="微软雅黑" w:cs="Times New Roman" w:hint="eastAsia"/>
          <w:color w:val="333333"/>
          <w:sz w:val="18"/>
          <w:szCs w:val="18"/>
          <w:shd w:val="clear" w:color="auto" w:fill="FFFFFF"/>
        </w:rPr>
        <w:t>Liangliang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Wei,Fengyi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Zhu,Qiaoyang</w:t>
      </w:r>
      <w:proofErr w:type="spellEnd"/>
      <w:r w:rsidRPr="00A92F40">
        <w:rPr>
          <w:rFonts w:eastAsia="微软雅黑" w:cs="Times New Roman" w:hint="eastAsia"/>
          <w:color w:val="333333"/>
          <w:sz w:val="18"/>
          <w:szCs w:val="18"/>
          <w:shd w:val="clear" w:color="auto" w:fill="FFFFFF"/>
        </w:rPr>
        <w:t xml:space="preserve"> Li... &amp; </w:t>
      </w:r>
      <w:proofErr w:type="spellStart"/>
      <w:r w:rsidRPr="00A92F40">
        <w:rPr>
          <w:rFonts w:eastAsia="微软雅黑" w:cs="Times New Roman" w:hint="eastAsia"/>
          <w:color w:val="333333"/>
          <w:sz w:val="18"/>
          <w:szCs w:val="18"/>
          <w:shd w:val="clear" w:color="auto" w:fill="FFFFFF"/>
        </w:rPr>
        <w:t>Shunwen</w:t>
      </w:r>
      <w:proofErr w:type="spellEnd"/>
      <w:r w:rsidRPr="00A92F40">
        <w:rPr>
          <w:rFonts w:eastAsia="微软雅黑" w:cs="Times New Roman" w:hint="eastAsia"/>
          <w:color w:val="333333"/>
          <w:sz w:val="18"/>
          <w:szCs w:val="18"/>
          <w:shd w:val="clear" w:color="auto" w:fill="FFFFFF"/>
        </w:rPr>
        <w:t xml:space="preserve"> </w:t>
      </w:r>
      <w:proofErr w:type="gramStart"/>
      <w:r w:rsidRPr="00A92F40">
        <w:rPr>
          <w:rFonts w:eastAsia="微软雅黑" w:cs="Times New Roman" w:hint="eastAsia"/>
          <w:color w:val="333333"/>
          <w:sz w:val="18"/>
          <w:szCs w:val="18"/>
          <w:shd w:val="clear" w:color="auto" w:fill="FFFFFF"/>
        </w:rPr>
        <w:t>Bai.(</w:t>
      </w:r>
      <w:proofErr w:type="gramEnd"/>
      <w:r w:rsidRPr="00A92F40">
        <w:rPr>
          <w:rFonts w:eastAsia="微软雅黑" w:cs="Times New Roman" w:hint="eastAsia"/>
          <w:color w:val="333333"/>
          <w:sz w:val="18"/>
          <w:szCs w:val="18"/>
          <w:shd w:val="clear" w:color="auto" w:fill="FFFFFF"/>
        </w:rPr>
        <w:t>2020).Development, current state and future trends of sludge management in China: Based on exploratory data and CO 2 -</w:t>
      </w:r>
      <w:proofErr w:type="spellStart"/>
      <w:r w:rsidRPr="00A92F40">
        <w:rPr>
          <w:rFonts w:eastAsia="微软雅黑" w:cs="Times New Roman" w:hint="eastAsia"/>
          <w:color w:val="333333"/>
          <w:sz w:val="18"/>
          <w:szCs w:val="18"/>
          <w:shd w:val="clear" w:color="auto" w:fill="FFFFFF"/>
        </w:rPr>
        <w:t>equivaient</w:t>
      </w:r>
      <w:proofErr w:type="spellEnd"/>
      <w:r w:rsidRPr="00A92F40">
        <w:rPr>
          <w:rFonts w:eastAsia="微软雅黑" w:cs="Times New Roman" w:hint="eastAsia"/>
          <w:color w:val="333333"/>
          <w:sz w:val="18"/>
          <w:szCs w:val="18"/>
          <w:shd w:val="clear" w:color="auto" w:fill="FFFFFF"/>
        </w:rPr>
        <w:t xml:space="preserve"> emissions analysis. Environment International. </w:t>
      </w:r>
      <w:proofErr w:type="gramStart"/>
      <w:r w:rsidRPr="00A92F40">
        <w:rPr>
          <w:rFonts w:eastAsia="微软雅黑" w:cs="Times New Roman" w:hint="eastAsia"/>
          <w:color w:val="333333"/>
          <w:sz w:val="18"/>
          <w:szCs w:val="18"/>
          <w:shd w:val="clear" w:color="auto" w:fill="FFFFFF"/>
        </w:rPr>
        <w:t>doi:10.1016/j.envint</w:t>
      </w:r>
      <w:proofErr w:type="gramEnd"/>
      <w:r w:rsidRPr="00A92F40">
        <w:rPr>
          <w:rFonts w:eastAsia="微软雅黑" w:cs="Times New Roman" w:hint="eastAsia"/>
          <w:color w:val="333333"/>
          <w:sz w:val="18"/>
          <w:szCs w:val="18"/>
          <w:shd w:val="clear" w:color="auto" w:fill="FFFFFF"/>
        </w:rPr>
        <w:t>.2020.106093.</w:t>
      </w:r>
    </w:p>
    <w:p w14:paraId="48EA336C" w14:textId="340F677E" w:rsidR="00764B53" w:rsidRPr="00A92F40" w:rsidRDefault="00764B53" w:rsidP="008624D9">
      <w:pPr>
        <w:widowControl/>
        <w:spacing w:line="240" w:lineRule="auto"/>
        <w:ind w:firstLineChars="0" w:firstLine="0"/>
        <w:rPr>
          <w:rFonts w:eastAsia="微软雅黑" w:cs="Times New Roman"/>
          <w:color w:val="333333"/>
          <w:sz w:val="18"/>
          <w:szCs w:val="18"/>
          <w:shd w:val="clear" w:color="auto" w:fill="FFFFFF"/>
        </w:rPr>
      </w:pPr>
      <w:bookmarkStart w:id="85" w:name="l21xu2013a"/>
      <w:proofErr w:type="spellStart"/>
      <w:r w:rsidRPr="00A92F40">
        <w:rPr>
          <w:rFonts w:eastAsia="微软雅黑" w:cs="Times New Roman" w:hint="eastAsia"/>
          <w:color w:val="333333"/>
          <w:sz w:val="18"/>
          <w:szCs w:val="18"/>
          <w:shd w:val="clear" w:color="auto" w:fill="FFFFFF"/>
        </w:rPr>
        <w:t>Lilai</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Xu,Peiqing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Gao,Shenghui</w:t>
      </w:r>
      <w:proofErr w:type="spellEnd"/>
      <w:r w:rsidRPr="00A92F40">
        <w:rPr>
          <w:rFonts w:eastAsia="微软雅黑" w:cs="Times New Roman" w:hint="eastAsia"/>
          <w:color w:val="333333"/>
          <w:sz w:val="18"/>
          <w:szCs w:val="18"/>
          <w:shd w:val="clear" w:color="auto" w:fill="FFFFFF"/>
        </w:rPr>
        <w:t xml:space="preserve"> Cui &amp; Chun Liu.(2013).A hybrid procedure for MSW generation forecasting at multiple time scales in Xiamen City, China.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6).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.2013.02.012.</w:t>
      </w:r>
    </w:p>
    <w:p w14:paraId="6C6BD9CC" w14:textId="53CA16D8" w:rsidR="007250CB" w:rsidRPr="00A92F40" w:rsidRDefault="007250CB" w:rsidP="008624D9">
      <w:pPr>
        <w:widowControl/>
        <w:spacing w:line="240" w:lineRule="auto"/>
        <w:ind w:firstLineChars="0" w:firstLine="0"/>
        <w:rPr>
          <w:rFonts w:eastAsia="微软雅黑" w:cs="Times New Roman"/>
          <w:color w:val="333333"/>
          <w:sz w:val="18"/>
          <w:szCs w:val="18"/>
          <w:shd w:val="clear" w:color="auto" w:fill="FFFFFF"/>
        </w:rPr>
      </w:pPr>
      <w:bookmarkStart w:id="86" w:name="l11"/>
      <w:bookmarkEnd w:id="84"/>
      <w:bookmarkEnd w:id="85"/>
      <w:r w:rsidRPr="00A92F40">
        <w:rPr>
          <w:rFonts w:eastAsia="微软雅黑" w:cs="Times New Roman" w:hint="eastAsia"/>
          <w:color w:val="333333"/>
          <w:sz w:val="18"/>
          <w:szCs w:val="18"/>
          <w:shd w:val="clear" w:color="auto" w:fill="FFFFFF"/>
        </w:rPr>
        <w:t xml:space="preserve">Lili </w:t>
      </w:r>
      <w:proofErr w:type="spellStart"/>
      <w:proofErr w:type="gramStart"/>
      <w:r w:rsidRPr="00A92F40">
        <w:rPr>
          <w:rFonts w:eastAsia="微软雅黑" w:cs="Times New Roman" w:hint="eastAsia"/>
          <w:color w:val="333333"/>
          <w:sz w:val="18"/>
          <w:szCs w:val="18"/>
          <w:shd w:val="clear" w:color="auto" w:fill="FFFFFF"/>
        </w:rPr>
        <w:t>Ding,Zhanlei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Lv,Meng</w:t>
      </w:r>
      <w:proofErr w:type="spellEnd"/>
      <w:r w:rsidRPr="00A92F40">
        <w:rPr>
          <w:rFonts w:eastAsia="微软雅黑" w:cs="Times New Roman" w:hint="eastAsia"/>
          <w:color w:val="333333"/>
          <w:sz w:val="18"/>
          <w:szCs w:val="18"/>
          <w:shd w:val="clear" w:color="auto" w:fill="FFFFFF"/>
        </w:rPr>
        <w:t xml:space="preserve"> Han... &amp; Wei Wang.(2019).Forecasting China's wastewater discharge using dynamic factors and mixed-frequency data. Environmental </w:t>
      </w:r>
      <w:proofErr w:type="gramStart"/>
      <w:r w:rsidRPr="00A92F40">
        <w:rPr>
          <w:rFonts w:eastAsia="微软雅黑" w:cs="Times New Roman" w:hint="eastAsia"/>
          <w:color w:val="333333"/>
          <w:sz w:val="18"/>
          <w:szCs w:val="18"/>
          <w:shd w:val="clear" w:color="auto" w:fill="FFFFFF"/>
        </w:rPr>
        <w:t>Pollution(</w:t>
      </w:r>
      <w:proofErr w:type="gramEnd"/>
      <w:r w:rsidRPr="00A92F40">
        <w:rPr>
          <w:rFonts w:eastAsia="微软雅黑" w:cs="Times New Roman" w:hint="eastAsia"/>
          <w:color w:val="333333"/>
          <w:sz w:val="18"/>
          <w:szCs w:val="18"/>
          <w:shd w:val="clear" w:color="auto" w:fill="FFFFFF"/>
        </w:rPr>
        <w:t xml:space="preserve">Pt 1). </w:t>
      </w:r>
      <w:proofErr w:type="gramStart"/>
      <w:r w:rsidRPr="00A92F40">
        <w:rPr>
          <w:rFonts w:eastAsia="微软雅黑" w:cs="Times New Roman" w:hint="eastAsia"/>
          <w:color w:val="333333"/>
          <w:sz w:val="18"/>
          <w:szCs w:val="18"/>
          <w:shd w:val="clear" w:color="auto" w:fill="FFFFFF"/>
        </w:rPr>
        <w:t>doi:10.1016/j.envpol</w:t>
      </w:r>
      <w:proofErr w:type="gramEnd"/>
      <w:r w:rsidRPr="00A92F40">
        <w:rPr>
          <w:rFonts w:eastAsia="微软雅黑" w:cs="Times New Roman" w:hint="eastAsia"/>
          <w:color w:val="333333"/>
          <w:sz w:val="18"/>
          <w:szCs w:val="18"/>
          <w:shd w:val="clear" w:color="auto" w:fill="FFFFFF"/>
        </w:rPr>
        <w:t>.2019.113148.</w:t>
      </w:r>
    </w:p>
    <w:p w14:paraId="0BE6B5EE" w14:textId="448B5164" w:rsidR="00EC4164" w:rsidRPr="00A92F40" w:rsidRDefault="00EC4164" w:rsidP="00EC4164">
      <w:pPr>
        <w:widowControl/>
        <w:spacing w:line="240" w:lineRule="auto"/>
        <w:ind w:firstLineChars="0" w:firstLine="0"/>
        <w:rPr>
          <w:rFonts w:eastAsia="微软雅黑" w:cs="Times New Roman"/>
          <w:color w:val="333333"/>
          <w:sz w:val="18"/>
          <w:szCs w:val="18"/>
          <w:shd w:val="clear" w:color="auto" w:fill="FFFFFF"/>
        </w:rPr>
      </w:pPr>
      <w:bookmarkStart w:id="87" w:name="l4"/>
      <w:bookmarkEnd w:id="70"/>
      <w:bookmarkEnd w:id="83"/>
      <w:bookmarkEnd w:id="86"/>
      <w:proofErr w:type="spellStart"/>
      <w:r w:rsidRPr="00A92F40">
        <w:rPr>
          <w:rFonts w:eastAsia="微软雅黑" w:cs="Times New Roman" w:hint="eastAsia"/>
          <w:color w:val="333333"/>
          <w:sz w:val="18"/>
          <w:szCs w:val="18"/>
          <w:shd w:val="clear" w:color="auto" w:fill="FFFFFF"/>
        </w:rPr>
        <w:t>Lingyun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Jin,Guangming</w:t>
      </w:r>
      <w:proofErr w:type="spellEnd"/>
      <w:proofErr w:type="gram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Huifang</w:t>
      </w:r>
      <w:proofErr w:type="spellEnd"/>
      <w:r w:rsidRPr="00A92F40">
        <w:rPr>
          <w:rFonts w:eastAsia="微软雅黑" w:cs="Times New Roman" w:hint="eastAsia"/>
          <w:color w:val="333333"/>
          <w:sz w:val="18"/>
          <w:szCs w:val="18"/>
          <w:shd w:val="clear" w:color="auto" w:fill="FFFFFF"/>
        </w:rPr>
        <w:t xml:space="preserve"> Tian.(2014).Current state of sewage treatment in China. Water Research. </w:t>
      </w:r>
      <w:proofErr w:type="gramStart"/>
      <w:r w:rsidRPr="00A92F40">
        <w:rPr>
          <w:rFonts w:eastAsia="微软雅黑" w:cs="Times New Roman" w:hint="eastAsia"/>
          <w:color w:val="333333"/>
          <w:sz w:val="18"/>
          <w:szCs w:val="18"/>
          <w:shd w:val="clear" w:color="auto" w:fill="FFFFFF"/>
        </w:rPr>
        <w:t>doi:10.1016/j.watres</w:t>
      </w:r>
      <w:proofErr w:type="gramEnd"/>
      <w:r w:rsidRPr="00A92F40">
        <w:rPr>
          <w:rFonts w:eastAsia="微软雅黑" w:cs="Times New Roman" w:hint="eastAsia"/>
          <w:color w:val="333333"/>
          <w:sz w:val="18"/>
          <w:szCs w:val="18"/>
          <w:shd w:val="clear" w:color="auto" w:fill="FFFFFF"/>
        </w:rPr>
        <w:t>.2014.08.014.</w:t>
      </w:r>
    </w:p>
    <w:p w14:paraId="2FBE3408" w14:textId="2CC582F4" w:rsidR="00847F28" w:rsidRPr="00A92F40" w:rsidRDefault="00847F28" w:rsidP="00A92F40">
      <w:pPr>
        <w:widowControl/>
        <w:spacing w:line="240" w:lineRule="auto"/>
        <w:ind w:firstLineChars="0" w:firstLine="0"/>
        <w:rPr>
          <w:rFonts w:eastAsia="微软雅黑" w:cs="Times New Roman"/>
          <w:color w:val="333333"/>
          <w:sz w:val="18"/>
          <w:szCs w:val="18"/>
          <w:shd w:val="clear" w:color="auto" w:fill="FFFFFF"/>
        </w:rPr>
      </w:pPr>
      <w:bookmarkStart w:id="88" w:name="_Ref69842762"/>
      <w:bookmarkStart w:id="89" w:name="_Ref98700554"/>
      <w:bookmarkStart w:id="90" w:name="l13"/>
      <w:proofErr w:type="spellStart"/>
      <w:r w:rsidRPr="00A92F40">
        <w:rPr>
          <w:rFonts w:eastAsia="微软雅黑" w:cs="Times New Roman"/>
          <w:color w:val="333333"/>
          <w:sz w:val="18"/>
          <w:szCs w:val="18"/>
          <w:shd w:val="clear" w:color="auto" w:fill="FFFFFF"/>
        </w:rPr>
        <w:t>LiShan</w:t>
      </w:r>
      <w:proofErr w:type="spellEnd"/>
      <w:r w:rsidRPr="00A92F40">
        <w:rPr>
          <w:rFonts w:eastAsia="微软雅黑" w:cs="Times New Roman"/>
          <w:color w:val="333333"/>
          <w:sz w:val="18"/>
          <w:szCs w:val="18"/>
          <w:shd w:val="clear" w:color="auto" w:fill="FFFFFF"/>
        </w:rPr>
        <w:t xml:space="preserve"> Xiao</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Lin Chen</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Shinichiro Nakamura</w:t>
      </w:r>
      <w:bookmarkEnd w:id="88"/>
      <w:bookmarkEnd w:id="89"/>
      <w:r w:rsidRPr="00A92F40">
        <w:rPr>
          <w:rFonts w:eastAsia="微软雅黑" w:cs="Times New Roman" w:hint="eastAsia"/>
          <w:color w:val="333333"/>
          <w:sz w:val="18"/>
          <w:szCs w:val="18"/>
          <w:shd w:val="clear" w:color="auto" w:fill="FFFFFF"/>
        </w:rPr>
        <w:t>.(2020</w:t>
      </w:r>
      <w:proofErr w:type="gramStart"/>
      <w:r w:rsidRPr="00A92F40">
        <w:rPr>
          <w:rFonts w:eastAsia="微软雅黑" w:cs="Times New Roman" w:hint="eastAsia"/>
          <w:color w:val="333333"/>
          <w:sz w:val="18"/>
          <w:szCs w:val="18"/>
          <w:shd w:val="clear" w:color="auto" w:fill="FFFFFF"/>
        </w:rPr>
        <w:t>).Tracing</w:t>
      </w:r>
      <w:proofErr w:type="gramEnd"/>
      <w:r w:rsidRPr="00A92F40">
        <w:rPr>
          <w:rFonts w:eastAsia="微软雅黑" w:cs="Times New Roman" w:hint="eastAsia"/>
          <w:color w:val="333333"/>
          <w:sz w:val="18"/>
          <w:szCs w:val="18"/>
          <w:shd w:val="clear" w:color="auto" w:fill="FFFFFF"/>
        </w:rPr>
        <w:t xml:space="preserve"> the consumption origins of</w:t>
      </w:r>
      <w:r w:rsidRPr="00A92F40">
        <w:rPr>
          <w:rFonts w:eastAsia="微软雅黑" w:cs="Times New Roman"/>
          <w:color w:val="333333"/>
          <w:sz w:val="18"/>
          <w:szCs w:val="18"/>
          <w:shd w:val="clear" w:color="auto" w:fill="FFFFFF"/>
        </w:rPr>
        <w:t xml:space="preserve"> </w:t>
      </w:r>
      <w:r w:rsidRPr="00A92F40">
        <w:rPr>
          <w:rFonts w:eastAsia="微软雅黑" w:cs="Times New Roman" w:hint="eastAsia"/>
          <w:color w:val="333333"/>
          <w:sz w:val="18"/>
          <w:szCs w:val="18"/>
          <w:shd w:val="clear" w:color="auto" w:fill="FFFFFF"/>
        </w:rPr>
        <w:t xml:space="preserve">wastewater and sludge for a Chinese city based on waste input-output analysis.. Environmental science &amp; technology. </w:t>
      </w:r>
      <w:proofErr w:type="gramStart"/>
      <w:r w:rsidRPr="00A92F40">
        <w:rPr>
          <w:rFonts w:eastAsia="微软雅黑" w:cs="Times New Roman" w:hint="eastAsia"/>
          <w:color w:val="333333"/>
          <w:sz w:val="18"/>
          <w:szCs w:val="18"/>
          <w:shd w:val="clear" w:color="auto" w:fill="FFFFFF"/>
        </w:rPr>
        <w:t>doi:10.1021/acs.est</w:t>
      </w:r>
      <w:proofErr w:type="gramEnd"/>
      <w:r w:rsidRPr="00A92F40">
        <w:rPr>
          <w:rFonts w:eastAsia="微软雅黑" w:cs="Times New Roman" w:hint="eastAsia"/>
          <w:color w:val="333333"/>
          <w:sz w:val="18"/>
          <w:szCs w:val="18"/>
          <w:shd w:val="clear" w:color="auto" w:fill="FFFFFF"/>
        </w:rPr>
        <w:t>.0c01517.</w:t>
      </w:r>
    </w:p>
    <w:p w14:paraId="4FDFC518" w14:textId="79E9C5F8" w:rsidR="00A57E30" w:rsidRPr="00A92F40" w:rsidRDefault="00A57E30" w:rsidP="00EC4164">
      <w:pPr>
        <w:widowControl/>
        <w:spacing w:line="240" w:lineRule="auto"/>
        <w:ind w:firstLineChars="0" w:firstLine="0"/>
        <w:rPr>
          <w:rFonts w:eastAsia="微软雅黑" w:cs="Times New Roman"/>
          <w:color w:val="333333"/>
          <w:sz w:val="18"/>
          <w:szCs w:val="18"/>
          <w:shd w:val="clear" w:color="auto" w:fill="FFFFFF"/>
        </w:rPr>
      </w:pPr>
      <w:bookmarkStart w:id="91" w:name="l1"/>
      <w:bookmarkEnd w:id="87"/>
      <w:bookmarkEnd w:id="90"/>
      <w:r w:rsidRPr="00A92F40">
        <w:rPr>
          <w:rFonts w:eastAsia="微软雅黑" w:cs="Times New Roman" w:hint="eastAsia"/>
          <w:color w:val="333333"/>
          <w:sz w:val="18"/>
          <w:szCs w:val="18"/>
          <w:shd w:val="clear" w:color="auto" w:fill="FFFFFF"/>
        </w:rPr>
        <w:t xml:space="preserve">Lu </w:t>
      </w:r>
      <w:proofErr w:type="spellStart"/>
      <w:proofErr w:type="gramStart"/>
      <w:r w:rsidRPr="00A92F40">
        <w:rPr>
          <w:rFonts w:eastAsia="微软雅黑" w:cs="Times New Roman" w:hint="eastAsia"/>
          <w:color w:val="333333"/>
          <w:sz w:val="18"/>
          <w:szCs w:val="18"/>
          <w:shd w:val="clear" w:color="auto" w:fill="FFFFFF"/>
        </w:rPr>
        <w:t>Lu,Jeremy</w:t>
      </w:r>
      <w:proofErr w:type="spellEnd"/>
      <w:proofErr w:type="gramEnd"/>
      <w:r w:rsidRPr="00A92F40">
        <w:rPr>
          <w:rFonts w:eastAsia="微软雅黑" w:cs="Times New Roman" w:hint="eastAsia"/>
          <w:color w:val="333333"/>
          <w:sz w:val="18"/>
          <w:szCs w:val="18"/>
          <w:shd w:val="clear" w:color="auto" w:fill="FFFFFF"/>
        </w:rPr>
        <w:t xml:space="preserve"> S. </w:t>
      </w:r>
      <w:proofErr w:type="spellStart"/>
      <w:r w:rsidRPr="00A92F40">
        <w:rPr>
          <w:rFonts w:eastAsia="微软雅黑" w:cs="Times New Roman" w:hint="eastAsia"/>
          <w:color w:val="333333"/>
          <w:sz w:val="18"/>
          <w:szCs w:val="18"/>
          <w:shd w:val="clear" w:color="auto" w:fill="FFFFFF"/>
        </w:rPr>
        <w:t>Guest,Catherine</w:t>
      </w:r>
      <w:proofErr w:type="spellEnd"/>
      <w:r w:rsidRPr="00A92F40">
        <w:rPr>
          <w:rFonts w:eastAsia="微软雅黑" w:cs="Times New Roman" w:hint="eastAsia"/>
          <w:color w:val="333333"/>
          <w:sz w:val="18"/>
          <w:szCs w:val="18"/>
          <w:shd w:val="clear" w:color="auto" w:fill="FFFFFF"/>
        </w:rPr>
        <w:t xml:space="preserve"> A. Peters... &amp; </w:t>
      </w:r>
      <w:proofErr w:type="spellStart"/>
      <w:r w:rsidRPr="00A92F40">
        <w:rPr>
          <w:rFonts w:eastAsia="微软雅黑" w:cs="Times New Roman" w:hint="eastAsia"/>
          <w:color w:val="333333"/>
          <w:sz w:val="18"/>
          <w:szCs w:val="18"/>
          <w:shd w:val="clear" w:color="auto" w:fill="FFFFFF"/>
        </w:rPr>
        <w:t>Zhiyong</w:t>
      </w:r>
      <w:proofErr w:type="spellEnd"/>
      <w:r w:rsidRPr="00A92F40">
        <w:rPr>
          <w:rFonts w:eastAsia="微软雅黑" w:cs="Times New Roman" w:hint="eastAsia"/>
          <w:color w:val="333333"/>
          <w:sz w:val="18"/>
          <w:szCs w:val="18"/>
          <w:shd w:val="clear" w:color="auto" w:fill="FFFFFF"/>
        </w:rPr>
        <w:t xml:space="preserve"> Jason Ren.(2018).Wastewater treatment for carbon capture and utilization. Nature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12). doi:10.1038/s41893-018-0187-9.</w:t>
      </w:r>
      <w:bookmarkEnd w:id="91"/>
    </w:p>
    <w:p w14:paraId="185CADF6" w14:textId="614FEC28" w:rsidR="00232336" w:rsidRPr="00A92F40" w:rsidRDefault="00232336" w:rsidP="00EC4164">
      <w:pPr>
        <w:widowControl/>
        <w:spacing w:line="240" w:lineRule="auto"/>
        <w:ind w:firstLineChars="0" w:firstLine="0"/>
        <w:rPr>
          <w:rFonts w:eastAsia="微软雅黑" w:cs="Times New Roman"/>
          <w:color w:val="333333"/>
          <w:sz w:val="18"/>
          <w:szCs w:val="18"/>
          <w:shd w:val="clear" w:color="auto" w:fill="FFFFFF"/>
        </w:rPr>
      </w:pPr>
      <w:bookmarkStart w:id="92" w:name="l30puijenbroek2018global"/>
      <w:r w:rsidRPr="00A92F40">
        <w:rPr>
          <w:rFonts w:eastAsia="微软雅黑" w:cs="Times New Roman" w:hint="eastAsia"/>
          <w:color w:val="333333"/>
          <w:sz w:val="18"/>
          <w:szCs w:val="18"/>
          <w:shd w:val="clear" w:color="auto" w:fill="FFFFFF"/>
        </w:rPr>
        <w:lastRenderedPageBreak/>
        <w:t xml:space="preserve">P.J.T.M. van </w:t>
      </w:r>
      <w:proofErr w:type="spellStart"/>
      <w:proofErr w:type="gramStart"/>
      <w:r w:rsidRPr="00A92F40">
        <w:rPr>
          <w:rFonts w:eastAsia="微软雅黑" w:cs="Times New Roman" w:hint="eastAsia"/>
          <w:color w:val="333333"/>
          <w:sz w:val="18"/>
          <w:szCs w:val="18"/>
          <w:shd w:val="clear" w:color="auto" w:fill="FFFFFF"/>
        </w:rPr>
        <w:t>Puijenbroek,A.H.W</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Beusen</w:t>
      </w:r>
      <w:proofErr w:type="spellEnd"/>
      <w:r w:rsidRPr="00A92F40">
        <w:rPr>
          <w:rFonts w:eastAsia="微软雅黑" w:cs="Times New Roman" w:hint="eastAsia"/>
          <w:color w:val="333333"/>
          <w:sz w:val="18"/>
          <w:szCs w:val="18"/>
          <w:shd w:val="clear" w:color="auto" w:fill="FFFFFF"/>
        </w:rPr>
        <w:t xml:space="preserve"> &amp; A.F. </w:t>
      </w:r>
      <w:proofErr w:type="spellStart"/>
      <w:r w:rsidRPr="00A92F40">
        <w:rPr>
          <w:rFonts w:eastAsia="微软雅黑" w:cs="Times New Roman" w:hint="eastAsia"/>
          <w:color w:val="333333"/>
          <w:sz w:val="18"/>
          <w:szCs w:val="18"/>
          <w:shd w:val="clear" w:color="auto" w:fill="FFFFFF"/>
        </w:rPr>
        <w:t>Bouwman</w:t>
      </w:r>
      <w:proofErr w:type="spellEnd"/>
      <w:r w:rsidRPr="00A92F40">
        <w:rPr>
          <w:rFonts w:eastAsia="微软雅黑" w:cs="Times New Roman" w:hint="eastAsia"/>
          <w:color w:val="333333"/>
          <w:sz w:val="18"/>
          <w:szCs w:val="18"/>
          <w:shd w:val="clear" w:color="auto" w:fill="FFFFFF"/>
        </w:rPr>
        <w:t xml:space="preserve">.(2019).Global nitrogen and phosphorus in urban waste water based on the Shared Socio-economic pathways. Journal of Environmental Management. </w:t>
      </w:r>
      <w:proofErr w:type="gramStart"/>
      <w:r w:rsidRPr="00A92F40">
        <w:rPr>
          <w:rFonts w:eastAsia="微软雅黑" w:cs="Times New Roman" w:hint="eastAsia"/>
          <w:color w:val="333333"/>
          <w:sz w:val="18"/>
          <w:szCs w:val="18"/>
          <w:shd w:val="clear" w:color="auto" w:fill="FFFFFF"/>
        </w:rPr>
        <w:t>doi:10.1016/j.jenvman</w:t>
      </w:r>
      <w:proofErr w:type="gramEnd"/>
      <w:r w:rsidRPr="00A92F40">
        <w:rPr>
          <w:rFonts w:eastAsia="微软雅黑" w:cs="Times New Roman" w:hint="eastAsia"/>
          <w:color w:val="333333"/>
          <w:sz w:val="18"/>
          <w:szCs w:val="18"/>
          <w:shd w:val="clear" w:color="auto" w:fill="FFFFFF"/>
        </w:rPr>
        <w:t>.2018.10.048.</w:t>
      </w:r>
    </w:p>
    <w:p w14:paraId="2CA3A639" w14:textId="70E8D629" w:rsidR="00A57E30" w:rsidRPr="00A92F40" w:rsidRDefault="00A57E30" w:rsidP="00A57E30">
      <w:pPr>
        <w:widowControl/>
        <w:spacing w:line="240" w:lineRule="auto"/>
        <w:ind w:firstLineChars="0" w:firstLine="0"/>
        <w:rPr>
          <w:rFonts w:eastAsia="微软雅黑" w:cs="Times New Roman"/>
          <w:color w:val="333333"/>
          <w:sz w:val="18"/>
          <w:szCs w:val="18"/>
          <w:shd w:val="clear" w:color="auto" w:fill="FFFFFF"/>
        </w:rPr>
      </w:pPr>
      <w:bookmarkStart w:id="93" w:name="l2"/>
      <w:bookmarkStart w:id="94" w:name="_Ref98704145"/>
      <w:bookmarkEnd w:id="92"/>
      <w:r w:rsidRPr="00A92F40">
        <w:rPr>
          <w:rFonts w:eastAsia="微软雅黑" w:cs="Times New Roman" w:hint="eastAsia"/>
          <w:color w:val="333333"/>
          <w:sz w:val="18"/>
          <w:szCs w:val="18"/>
          <w:shd w:val="clear" w:color="auto" w:fill="FFFFFF"/>
        </w:rPr>
        <w:t xml:space="preserve">McCarty Perry </w:t>
      </w:r>
      <w:proofErr w:type="spellStart"/>
      <w:proofErr w:type="gramStart"/>
      <w:r w:rsidRPr="00A92F40">
        <w:rPr>
          <w:rFonts w:eastAsia="微软雅黑" w:cs="Times New Roman" w:hint="eastAsia"/>
          <w:color w:val="333333"/>
          <w:sz w:val="18"/>
          <w:szCs w:val="18"/>
          <w:shd w:val="clear" w:color="auto" w:fill="FFFFFF"/>
        </w:rPr>
        <w:t>L,Bae</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Jaeho</w:t>
      </w:r>
      <w:proofErr w:type="spellEnd"/>
      <w:r w:rsidRPr="00A92F40">
        <w:rPr>
          <w:rFonts w:eastAsia="微软雅黑" w:cs="Times New Roman" w:hint="eastAsia"/>
          <w:color w:val="333333"/>
          <w:sz w:val="18"/>
          <w:szCs w:val="18"/>
          <w:shd w:val="clear" w:color="auto" w:fill="FFFFFF"/>
        </w:rPr>
        <w:t xml:space="preserve"> &amp; Kim </w:t>
      </w:r>
      <w:proofErr w:type="spellStart"/>
      <w:r w:rsidRPr="00A92F40">
        <w:rPr>
          <w:rFonts w:eastAsia="微软雅黑" w:cs="Times New Roman" w:hint="eastAsia"/>
          <w:color w:val="333333"/>
          <w:sz w:val="18"/>
          <w:szCs w:val="18"/>
          <w:shd w:val="clear" w:color="auto" w:fill="FFFFFF"/>
        </w:rPr>
        <w:t>Jeonghwan</w:t>
      </w:r>
      <w:proofErr w:type="spellEnd"/>
      <w:r w:rsidRPr="00A92F40">
        <w:rPr>
          <w:rFonts w:eastAsia="微软雅黑" w:cs="Times New Roman" w:hint="eastAsia"/>
          <w:color w:val="333333"/>
          <w:sz w:val="18"/>
          <w:szCs w:val="18"/>
          <w:shd w:val="clear" w:color="auto" w:fill="FFFFFF"/>
        </w:rPr>
        <w:t xml:space="preserve">.(2011).Domestic wastewater treatment as a net energy producer--can this be achieved?. Environmental science &amp;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17). doi:10.1021/es2014264.</w:t>
      </w:r>
    </w:p>
    <w:p w14:paraId="2F6CD011" w14:textId="734D1D04" w:rsidR="00764B53" w:rsidRPr="00A92F40" w:rsidRDefault="00764B53" w:rsidP="00A57E30">
      <w:pPr>
        <w:widowControl/>
        <w:spacing w:line="240" w:lineRule="auto"/>
        <w:ind w:firstLineChars="0" w:firstLine="0"/>
        <w:rPr>
          <w:rFonts w:eastAsia="微软雅黑" w:cs="Times New Roman"/>
          <w:color w:val="333333"/>
          <w:sz w:val="18"/>
          <w:szCs w:val="18"/>
          <w:shd w:val="clear" w:color="auto" w:fill="FFFFFF"/>
        </w:rPr>
      </w:pPr>
      <w:bookmarkStart w:id="95" w:name="l22kannangara2017modeling"/>
      <w:proofErr w:type="spellStart"/>
      <w:r w:rsidRPr="00A92F40">
        <w:rPr>
          <w:rFonts w:eastAsia="微软雅黑" w:cs="Times New Roman" w:hint="eastAsia"/>
          <w:color w:val="333333"/>
          <w:sz w:val="18"/>
          <w:szCs w:val="18"/>
          <w:shd w:val="clear" w:color="auto" w:fill="FFFFFF"/>
        </w:rPr>
        <w:t>Miyuru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Kannangara,Rahul</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Dua,Leila</w:t>
      </w:r>
      <w:proofErr w:type="spellEnd"/>
      <w:r w:rsidRPr="00A92F40">
        <w:rPr>
          <w:rFonts w:eastAsia="微软雅黑" w:cs="Times New Roman" w:hint="eastAsia"/>
          <w:color w:val="333333"/>
          <w:sz w:val="18"/>
          <w:szCs w:val="18"/>
          <w:shd w:val="clear" w:color="auto" w:fill="FFFFFF"/>
        </w:rPr>
        <w:t xml:space="preserve"> Ahmadi &amp; Farid </w:t>
      </w:r>
      <w:proofErr w:type="spellStart"/>
      <w:r w:rsidRPr="00A92F40">
        <w:rPr>
          <w:rFonts w:eastAsia="微软雅黑" w:cs="Times New Roman" w:hint="eastAsia"/>
          <w:color w:val="333333"/>
          <w:sz w:val="18"/>
          <w:szCs w:val="18"/>
          <w:shd w:val="clear" w:color="auto" w:fill="FFFFFF"/>
        </w:rPr>
        <w:t>Bensebaa</w:t>
      </w:r>
      <w:proofErr w:type="spellEnd"/>
      <w:r w:rsidRPr="00A92F40">
        <w:rPr>
          <w:rFonts w:eastAsia="微软雅黑" w:cs="Times New Roman" w:hint="eastAsia"/>
          <w:color w:val="333333"/>
          <w:sz w:val="18"/>
          <w:szCs w:val="18"/>
          <w:shd w:val="clear" w:color="auto" w:fill="FFFFFF"/>
        </w:rPr>
        <w:t xml:space="preserve">.(2018).Modeling and prediction of regional municipal solid waste generation and diversion in Canada using machine learning approaches. Waste Management.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.2017.11.057.</w:t>
      </w:r>
    </w:p>
    <w:p w14:paraId="64B65A61" w14:textId="45051BD3"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96" w:name="_Ref98699921"/>
      <w:bookmarkStart w:id="97" w:name="_Ref69847623"/>
      <w:bookmarkStart w:id="98" w:name="MOHURD2019chinese"/>
      <w:bookmarkStart w:id="99" w:name="l6"/>
      <w:bookmarkEnd w:id="95"/>
      <w:r w:rsidRPr="00A92F40">
        <w:rPr>
          <w:rFonts w:eastAsia="微软雅黑" w:cs="Times New Roman"/>
          <w:color w:val="333333"/>
          <w:sz w:val="18"/>
          <w:szCs w:val="18"/>
          <w:shd w:val="clear" w:color="auto" w:fill="FFFFFF"/>
        </w:rPr>
        <w:t xml:space="preserve">MOHURD, 2019. Chinese Statistical Yearbook of Urban and Rural Construction (In Chinese), </w:t>
      </w:r>
      <w:hyperlink r:id="rId49" w:history="1">
        <w:r w:rsidR="00E77F57" w:rsidRPr="00A92F40">
          <w:rPr>
            <w:rFonts w:eastAsia="微软雅黑"/>
            <w:color w:val="333333"/>
            <w:sz w:val="18"/>
            <w:szCs w:val="18"/>
            <w:shd w:val="clear" w:color="auto" w:fill="FFFFFF"/>
          </w:rPr>
          <w:t>http://www.mohurd.gov.cn/xytj/tjzljsxytjgb/jstjnj</w:t>
        </w:r>
      </w:hyperlink>
      <w:bookmarkEnd w:id="96"/>
      <w:bookmarkEnd w:id="97"/>
      <w:r w:rsidR="00E77F57" w:rsidRPr="00A92F40">
        <w:rPr>
          <w:rFonts w:eastAsia="微软雅黑" w:cs="Times New Roman"/>
          <w:color w:val="333333"/>
          <w:sz w:val="18"/>
          <w:szCs w:val="18"/>
          <w:shd w:val="clear" w:color="auto" w:fill="FFFFFF"/>
        </w:rPr>
        <w:t>.</w:t>
      </w:r>
    </w:p>
    <w:p w14:paraId="70093EB9" w14:textId="607EDD29" w:rsidR="00F77A69"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100" w:name="l20kollikkathara2010a"/>
      <w:bookmarkEnd w:id="98"/>
      <w:r w:rsidRPr="00A92F40">
        <w:rPr>
          <w:rFonts w:eastAsia="微软雅黑" w:cs="Times New Roman" w:hint="eastAsia"/>
          <w:color w:val="333333"/>
          <w:sz w:val="18"/>
          <w:szCs w:val="18"/>
          <w:shd w:val="clear" w:color="auto" w:fill="FFFFFF"/>
        </w:rPr>
        <w:t xml:space="preserve">Naushad </w:t>
      </w:r>
      <w:proofErr w:type="spellStart"/>
      <w:proofErr w:type="gramStart"/>
      <w:r w:rsidRPr="00A92F40">
        <w:rPr>
          <w:rFonts w:eastAsia="微软雅黑" w:cs="Times New Roman" w:hint="eastAsia"/>
          <w:color w:val="333333"/>
          <w:sz w:val="18"/>
          <w:szCs w:val="18"/>
          <w:shd w:val="clear" w:color="auto" w:fill="FFFFFF"/>
        </w:rPr>
        <w:t>Kollikkathara,Huan</w:t>
      </w:r>
      <w:proofErr w:type="spellEnd"/>
      <w:proofErr w:type="gramEnd"/>
      <w:r w:rsidRPr="00A92F40">
        <w:rPr>
          <w:rFonts w:eastAsia="微软雅黑" w:cs="Times New Roman" w:hint="eastAsia"/>
          <w:color w:val="333333"/>
          <w:sz w:val="18"/>
          <w:szCs w:val="18"/>
          <w:shd w:val="clear" w:color="auto" w:fill="FFFFFF"/>
        </w:rPr>
        <w:t xml:space="preserve"> Feng &amp; </w:t>
      </w:r>
      <w:proofErr w:type="spellStart"/>
      <w:r w:rsidRPr="00A92F40">
        <w:rPr>
          <w:rFonts w:eastAsia="微软雅黑" w:cs="Times New Roman" w:hint="eastAsia"/>
          <w:color w:val="333333"/>
          <w:sz w:val="18"/>
          <w:szCs w:val="18"/>
          <w:shd w:val="clear" w:color="auto" w:fill="FFFFFF"/>
        </w:rPr>
        <w:t>Danlin</w:t>
      </w:r>
      <w:proofErr w:type="spellEnd"/>
      <w:r w:rsidRPr="00A92F40">
        <w:rPr>
          <w:rFonts w:eastAsia="微软雅黑" w:cs="Times New Roman" w:hint="eastAsia"/>
          <w:color w:val="333333"/>
          <w:sz w:val="18"/>
          <w:szCs w:val="18"/>
          <w:shd w:val="clear" w:color="auto" w:fill="FFFFFF"/>
        </w:rPr>
        <w:t xml:space="preserve"> Yu.(2010).A system dynamic modeling approach for evaluating municipal solid waste generation, landfill capacity and related cost management issues.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11).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.2010.05.012.</w:t>
      </w:r>
    </w:p>
    <w:p w14:paraId="75475B68" w14:textId="3C17A7FF"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101" w:name="l16chang"/>
      <w:bookmarkEnd w:id="100"/>
      <w:r w:rsidRPr="00A92F40">
        <w:rPr>
          <w:rFonts w:eastAsia="微软雅黑" w:cs="Times New Roman" w:hint="eastAsia"/>
          <w:color w:val="333333"/>
          <w:sz w:val="18"/>
          <w:szCs w:val="18"/>
          <w:shd w:val="clear" w:color="auto" w:fill="FFFFFF"/>
        </w:rPr>
        <w:t xml:space="preserve">Ni-Bin </w:t>
      </w:r>
      <w:proofErr w:type="spellStart"/>
      <w:proofErr w:type="gramStart"/>
      <w:r w:rsidRPr="00A92F40">
        <w:rPr>
          <w:rFonts w:eastAsia="微软雅黑" w:cs="Times New Roman" w:hint="eastAsia"/>
          <w:color w:val="333333"/>
          <w:sz w:val="18"/>
          <w:szCs w:val="18"/>
          <w:shd w:val="clear" w:color="auto" w:fill="FFFFFF"/>
        </w:rPr>
        <w:t>Chang,Ana</w:t>
      </w:r>
      <w:proofErr w:type="spellEnd"/>
      <w:proofErr w:type="gramEnd"/>
      <w:r w:rsidRPr="00A92F40">
        <w:rPr>
          <w:rFonts w:eastAsia="微软雅黑" w:cs="Times New Roman" w:hint="eastAsia"/>
          <w:color w:val="333333"/>
          <w:sz w:val="18"/>
          <w:szCs w:val="18"/>
          <w:shd w:val="clear" w:color="auto" w:fill="FFFFFF"/>
        </w:rPr>
        <w:t xml:space="preserve"> Pires &amp; </w:t>
      </w:r>
      <w:proofErr w:type="spellStart"/>
      <w:r w:rsidRPr="00A92F40">
        <w:rPr>
          <w:rFonts w:eastAsia="微软雅黑" w:cs="Times New Roman" w:hint="eastAsia"/>
          <w:color w:val="333333"/>
          <w:sz w:val="18"/>
          <w:szCs w:val="18"/>
          <w:shd w:val="clear" w:color="auto" w:fill="FFFFFF"/>
        </w:rPr>
        <w:t>Graça</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Martinho</w:t>
      </w:r>
      <w:proofErr w:type="spellEnd"/>
      <w:r w:rsidRPr="00A92F40">
        <w:rPr>
          <w:rFonts w:eastAsia="微软雅黑" w:cs="Times New Roman" w:hint="eastAsia"/>
          <w:color w:val="333333"/>
          <w:sz w:val="18"/>
          <w:szCs w:val="18"/>
          <w:shd w:val="clear" w:color="auto" w:fill="FFFFFF"/>
        </w:rPr>
        <w:t xml:space="preserve">.(2011).Empowering Systems Analysis for Solid Waste Management: Challenges, Trends, and Perspectives. Critical Reviews in Environmental Science and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16). doi:10.1080/10643381003608326.</w:t>
      </w:r>
    </w:p>
    <w:p w14:paraId="7294A585" w14:textId="6FBA368E" w:rsidR="00EF30EF" w:rsidRPr="00A92F40" w:rsidRDefault="00EF30EF" w:rsidP="00E3691D">
      <w:pPr>
        <w:widowControl/>
        <w:spacing w:line="240" w:lineRule="auto"/>
        <w:ind w:firstLineChars="0" w:firstLine="0"/>
        <w:rPr>
          <w:rFonts w:eastAsia="微软雅黑" w:cs="Times New Roman"/>
          <w:color w:val="333333"/>
          <w:sz w:val="18"/>
          <w:szCs w:val="18"/>
          <w:shd w:val="clear" w:color="auto" w:fill="FFFFFF"/>
        </w:rPr>
      </w:pPr>
      <w:bookmarkStart w:id="102" w:name="l35o‘neill2015the"/>
      <w:r w:rsidRPr="00A92F40">
        <w:rPr>
          <w:rFonts w:eastAsia="微软雅黑" w:cs="Times New Roman" w:hint="eastAsia"/>
          <w:color w:val="333333"/>
          <w:sz w:val="18"/>
          <w:szCs w:val="18"/>
          <w:shd w:val="clear" w:color="auto" w:fill="FFFFFF"/>
        </w:rPr>
        <w:t>O</w:t>
      </w:r>
      <w:r w:rsidRPr="00A92F40">
        <w:rPr>
          <w:rFonts w:eastAsia="微软雅黑" w:cs="Times New Roman" w:hint="eastAsia"/>
          <w:color w:val="333333"/>
          <w:sz w:val="18"/>
          <w:szCs w:val="18"/>
          <w:shd w:val="clear" w:color="auto" w:fill="FFFFFF"/>
        </w:rPr>
        <w:t>’</w:t>
      </w:r>
      <w:r w:rsidRPr="00A92F40">
        <w:rPr>
          <w:rFonts w:eastAsia="微软雅黑" w:cs="Times New Roman" w:hint="eastAsia"/>
          <w:color w:val="333333"/>
          <w:sz w:val="18"/>
          <w:szCs w:val="18"/>
          <w:shd w:val="clear" w:color="auto" w:fill="FFFFFF"/>
        </w:rPr>
        <w:t>Neill Brian C.,</w:t>
      </w:r>
      <w:proofErr w:type="spellStart"/>
      <w:r w:rsidRPr="00A92F40">
        <w:rPr>
          <w:rFonts w:eastAsia="微软雅黑" w:cs="Times New Roman" w:hint="eastAsia"/>
          <w:color w:val="333333"/>
          <w:sz w:val="18"/>
          <w:szCs w:val="18"/>
          <w:shd w:val="clear" w:color="auto" w:fill="FFFFFF"/>
        </w:rPr>
        <w:t>Kriegler</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Elmar,Ebi</w:t>
      </w:r>
      <w:proofErr w:type="spellEnd"/>
      <w:proofErr w:type="gramEnd"/>
      <w:r w:rsidRPr="00A92F40">
        <w:rPr>
          <w:rFonts w:eastAsia="微软雅黑" w:cs="Times New Roman" w:hint="eastAsia"/>
          <w:color w:val="333333"/>
          <w:sz w:val="18"/>
          <w:szCs w:val="18"/>
          <w:shd w:val="clear" w:color="auto" w:fill="FFFFFF"/>
        </w:rPr>
        <w:t xml:space="preserve"> Kristie </w:t>
      </w:r>
      <w:proofErr w:type="spellStart"/>
      <w:r w:rsidRPr="00A92F40">
        <w:rPr>
          <w:rFonts w:eastAsia="微软雅黑" w:cs="Times New Roman" w:hint="eastAsia"/>
          <w:color w:val="333333"/>
          <w:sz w:val="18"/>
          <w:szCs w:val="18"/>
          <w:shd w:val="clear" w:color="auto" w:fill="FFFFFF"/>
        </w:rPr>
        <w:t>L.,Kemp</w:t>
      </w:r>
      <w:proofErr w:type="spellEnd"/>
      <w:r w:rsidRPr="00A92F40">
        <w:rPr>
          <w:rFonts w:eastAsia="微软雅黑" w:cs="Times New Roman" w:hint="eastAsia"/>
          <w:color w:val="333333"/>
          <w:sz w:val="18"/>
          <w:szCs w:val="18"/>
          <w:shd w:val="clear" w:color="auto" w:fill="FFFFFF"/>
        </w:rPr>
        <w:t xml:space="preserve"> Benedict </w:t>
      </w:r>
      <w:proofErr w:type="spellStart"/>
      <w:r w:rsidRPr="00A92F40">
        <w:rPr>
          <w:rFonts w:eastAsia="微软雅黑" w:cs="Times New Roman" w:hint="eastAsia"/>
          <w:color w:val="333333"/>
          <w:sz w:val="18"/>
          <w:szCs w:val="18"/>
          <w:shd w:val="clear" w:color="auto" w:fill="FFFFFF"/>
        </w:rPr>
        <w:t>Eric,Riahi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Keywan,Rothman</w:t>
      </w:r>
      <w:proofErr w:type="spellEnd"/>
      <w:r w:rsidRPr="00A92F40">
        <w:rPr>
          <w:rFonts w:eastAsia="微软雅黑" w:cs="Times New Roman" w:hint="eastAsia"/>
          <w:color w:val="333333"/>
          <w:sz w:val="18"/>
          <w:szCs w:val="18"/>
          <w:shd w:val="clear" w:color="auto" w:fill="FFFFFF"/>
        </w:rPr>
        <w:t xml:space="preserve"> Dale S.... &amp; </w:t>
      </w:r>
      <w:proofErr w:type="spellStart"/>
      <w:r w:rsidRPr="00A92F40">
        <w:rPr>
          <w:rFonts w:eastAsia="微软雅黑" w:cs="Times New Roman" w:hint="eastAsia"/>
          <w:color w:val="333333"/>
          <w:sz w:val="18"/>
          <w:szCs w:val="18"/>
          <w:shd w:val="clear" w:color="auto" w:fill="FFFFFF"/>
        </w:rPr>
        <w:t>Solecki</w:t>
      </w:r>
      <w:proofErr w:type="spellEnd"/>
      <w:r w:rsidRPr="00A92F40">
        <w:rPr>
          <w:rFonts w:eastAsia="微软雅黑" w:cs="Times New Roman" w:hint="eastAsia"/>
          <w:color w:val="333333"/>
          <w:sz w:val="18"/>
          <w:szCs w:val="18"/>
          <w:shd w:val="clear" w:color="auto" w:fill="FFFFFF"/>
        </w:rPr>
        <w:t xml:space="preserve"> William.(2014).The roads ahead: Narratives for shared socioeconomic pathways describing world futures in the 21st century. Global Environmental Change.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.2015.01.004.</w:t>
      </w:r>
      <w:bookmarkEnd w:id="102"/>
    </w:p>
    <w:p w14:paraId="235BDC18" w14:textId="2A0D4436" w:rsidR="00CB2C6B" w:rsidRPr="00A92F40" w:rsidRDefault="00CB2C6B" w:rsidP="00E3691D">
      <w:pPr>
        <w:widowControl/>
        <w:spacing w:line="240" w:lineRule="auto"/>
        <w:ind w:firstLineChars="0" w:firstLine="0"/>
        <w:rPr>
          <w:rFonts w:eastAsia="微软雅黑" w:cs="Times New Roman"/>
          <w:color w:val="333333"/>
          <w:sz w:val="18"/>
          <w:szCs w:val="18"/>
          <w:shd w:val="clear" w:color="auto" w:fill="FFFFFF"/>
        </w:rPr>
      </w:pPr>
      <w:bookmarkStart w:id="103" w:name="l26wu2016geographical"/>
      <w:r w:rsidRPr="00A92F40">
        <w:rPr>
          <w:rFonts w:eastAsia="微软雅黑" w:cs="Times New Roman" w:hint="eastAsia"/>
          <w:color w:val="333333"/>
          <w:sz w:val="18"/>
          <w:szCs w:val="18"/>
          <w:shd w:val="clear" w:color="auto" w:fill="FFFFFF"/>
        </w:rPr>
        <w:t xml:space="preserve">Rina </w:t>
      </w:r>
      <w:proofErr w:type="spellStart"/>
      <w:proofErr w:type="gramStart"/>
      <w:r w:rsidRPr="00A92F40">
        <w:rPr>
          <w:rFonts w:eastAsia="微软雅黑" w:cs="Times New Roman" w:hint="eastAsia"/>
          <w:color w:val="333333"/>
          <w:sz w:val="18"/>
          <w:szCs w:val="18"/>
          <w:shd w:val="clear" w:color="auto" w:fill="FFFFFF"/>
        </w:rPr>
        <w:t>Wu,Jiquan</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Zhang,Yuhai</w:t>
      </w:r>
      <w:proofErr w:type="spellEnd"/>
      <w:r w:rsidRPr="00A92F40">
        <w:rPr>
          <w:rFonts w:eastAsia="微软雅黑" w:cs="Times New Roman" w:hint="eastAsia"/>
          <w:color w:val="333333"/>
          <w:sz w:val="18"/>
          <w:szCs w:val="18"/>
          <w:shd w:val="clear" w:color="auto" w:fill="FFFFFF"/>
        </w:rPr>
        <w:t xml:space="preserve"> Bao &amp; Feng Zhang.(2016).Geographical Detector Model for Influencing Factors of Industrial Sector Carbon Dioxide Emissions in Inner Mongolia, China.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2). doi:10.3390/su8020149.</w:t>
      </w:r>
    </w:p>
    <w:p w14:paraId="4249FB7A" w14:textId="77777777" w:rsidR="004D7ED4" w:rsidRPr="00A92F40" w:rsidRDefault="004D7ED4" w:rsidP="00A92F40">
      <w:pPr>
        <w:widowControl/>
        <w:spacing w:line="240" w:lineRule="auto"/>
        <w:ind w:firstLineChars="0" w:firstLine="0"/>
        <w:rPr>
          <w:rFonts w:eastAsia="微软雅黑" w:cs="Times New Roman"/>
          <w:color w:val="333333"/>
          <w:sz w:val="18"/>
          <w:szCs w:val="18"/>
          <w:shd w:val="clear" w:color="auto" w:fill="FFFFFF"/>
        </w:rPr>
      </w:pPr>
      <w:bookmarkStart w:id="104" w:name="science2016researchers"/>
      <w:r w:rsidRPr="00A92F40">
        <w:rPr>
          <w:rFonts w:eastAsia="微软雅黑" w:cs="Times New Roman" w:hint="eastAsia"/>
          <w:color w:val="333333"/>
          <w:sz w:val="18"/>
          <w:szCs w:val="18"/>
          <w:shd w:val="clear" w:color="auto" w:fill="FFFFFF"/>
        </w:rPr>
        <w:t>Science</w:t>
      </w:r>
      <w:r w:rsidRPr="00A92F40">
        <w:rPr>
          <w:rFonts w:eastAsia="微软雅黑" w:cs="Times New Roman"/>
          <w:color w:val="333333"/>
          <w:sz w:val="18"/>
          <w:szCs w:val="18"/>
          <w:shd w:val="clear" w:color="auto" w:fill="FFFFFF"/>
        </w:rPr>
        <w:t>. (</w:t>
      </w:r>
      <w:r w:rsidRPr="00A92F40">
        <w:rPr>
          <w:rFonts w:eastAsia="微软雅黑" w:cs="Times New Roman" w:hint="eastAsia"/>
          <w:color w:val="333333"/>
          <w:sz w:val="18"/>
          <w:szCs w:val="18"/>
          <w:shd w:val="clear" w:color="auto" w:fill="FFFFFF"/>
        </w:rPr>
        <w:t xml:space="preserve">2016). Researchers from University of Aegean Discuss Findings in Applied Geoscience (Urban land cover thematic disaggregation, employing datasets from multiple sources and </w:t>
      </w:r>
      <w:proofErr w:type="spellStart"/>
      <w:r w:rsidRPr="00A92F40">
        <w:rPr>
          <w:rFonts w:eastAsia="微软雅黑" w:cs="Times New Roman" w:hint="eastAsia"/>
          <w:color w:val="333333"/>
          <w:sz w:val="18"/>
          <w:szCs w:val="18"/>
          <w:shd w:val="clear" w:color="auto" w:fill="FFFFFF"/>
        </w:rPr>
        <w:t>RandomForests</w:t>
      </w:r>
      <w:proofErr w:type="spellEnd"/>
      <w:r w:rsidRPr="00A92F40">
        <w:rPr>
          <w:rFonts w:eastAsia="微软雅黑" w:cs="Times New Roman" w:hint="eastAsia"/>
          <w:color w:val="333333"/>
          <w:sz w:val="18"/>
          <w:szCs w:val="18"/>
          <w:shd w:val="clear" w:color="auto" w:fill="FFFFFF"/>
        </w:rPr>
        <w:t xml:space="preserve"> modeling). Science Letter.</w:t>
      </w:r>
    </w:p>
    <w:p w14:paraId="59FE9F76" w14:textId="0B4C5615" w:rsidR="004D7ED4" w:rsidRPr="00A92F40" w:rsidRDefault="0095187D" w:rsidP="00E3691D">
      <w:pPr>
        <w:widowControl/>
        <w:spacing w:line="240" w:lineRule="auto"/>
        <w:ind w:firstLineChars="0" w:firstLine="0"/>
        <w:rPr>
          <w:rFonts w:eastAsia="微软雅黑" w:cs="Times New Roman"/>
          <w:color w:val="333333"/>
          <w:sz w:val="18"/>
          <w:szCs w:val="18"/>
          <w:shd w:val="clear" w:color="auto" w:fill="FFFFFF"/>
        </w:rPr>
      </w:pPr>
      <w:bookmarkStart w:id="105" w:name="_Ref98705486"/>
      <w:bookmarkStart w:id="106" w:name="yearbook"/>
      <w:bookmarkEnd w:id="104"/>
      <w:r w:rsidRPr="00A92F40">
        <w:rPr>
          <w:rFonts w:eastAsia="微软雅黑" w:cs="Times New Roman"/>
          <w:color w:val="333333"/>
          <w:sz w:val="18"/>
          <w:szCs w:val="18"/>
          <w:shd w:val="clear" w:color="auto" w:fill="FFFFFF"/>
        </w:rPr>
        <w:t xml:space="preserve">Second National Communication on Climate Change of the People’s Republic of China; Climate Change Division of National Development and Reform Commission of the People’s Republic of China, China Economic Press: Beijing, China, </w:t>
      </w:r>
      <w:proofErr w:type="gramStart"/>
      <w:r w:rsidRPr="00A92F40">
        <w:rPr>
          <w:rFonts w:eastAsia="微软雅黑" w:cs="Times New Roman"/>
          <w:color w:val="333333"/>
          <w:sz w:val="18"/>
          <w:szCs w:val="18"/>
          <w:shd w:val="clear" w:color="auto" w:fill="FFFFFF"/>
        </w:rPr>
        <w:t>2013.(</w:t>
      </w:r>
      <w:proofErr w:type="gramEnd"/>
      <w:r w:rsidRPr="00A92F40">
        <w:rPr>
          <w:rFonts w:eastAsia="微软雅黑" w:cs="Times New Roman"/>
          <w:color w:val="333333"/>
          <w:sz w:val="18"/>
          <w:szCs w:val="18"/>
          <w:shd w:val="clear" w:color="auto" w:fill="FFFFFF"/>
        </w:rPr>
        <w:t>in Chinese)</w:t>
      </w:r>
      <w:bookmarkEnd w:id="105"/>
      <w:r w:rsidRPr="00A92F40">
        <w:rPr>
          <w:rFonts w:eastAsia="微软雅黑" w:cs="Times New Roman"/>
          <w:color w:val="333333"/>
          <w:sz w:val="18"/>
          <w:szCs w:val="18"/>
          <w:shd w:val="clear" w:color="auto" w:fill="FFFFFF"/>
        </w:rPr>
        <w:t xml:space="preserve"> </w:t>
      </w:r>
      <w:bookmarkEnd w:id="106"/>
    </w:p>
    <w:p w14:paraId="2E21F539" w14:textId="3FFB56B5" w:rsidR="00E77F57" w:rsidRPr="00A92F40" w:rsidRDefault="00E77F57" w:rsidP="00E77F57">
      <w:pPr>
        <w:widowControl/>
        <w:spacing w:line="240" w:lineRule="auto"/>
        <w:ind w:firstLineChars="0" w:firstLine="0"/>
        <w:rPr>
          <w:rFonts w:eastAsia="微软雅黑" w:cs="Times New Roman"/>
          <w:color w:val="333333"/>
          <w:sz w:val="18"/>
          <w:szCs w:val="18"/>
          <w:shd w:val="clear" w:color="auto" w:fill="FFFFFF"/>
        </w:rPr>
      </w:pPr>
      <w:bookmarkStart w:id="107" w:name="l12"/>
      <w:bookmarkEnd w:id="101"/>
      <w:bookmarkEnd w:id="103"/>
      <w:proofErr w:type="spellStart"/>
      <w:r w:rsidRPr="00A92F40">
        <w:rPr>
          <w:rFonts w:eastAsia="微软雅黑" w:cs="Times New Roman" w:hint="eastAsia"/>
          <w:color w:val="333333"/>
          <w:sz w:val="18"/>
          <w:szCs w:val="18"/>
          <w:shd w:val="clear" w:color="auto" w:fill="FFFFFF"/>
        </w:rPr>
        <w:t>Tiziano</w:t>
      </w:r>
      <w:proofErr w:type="spellEnd"/>
      <w:r w:rsidRPr="00A92F40">
        <w:rPr>
          <w:rFonts w:eastAsia="微软雅黑" w:cs="Times New Roman" w:hint="eastAsia"/>
          <w:color w:val="333333"/>
          <w:sz w:val="18"/>
          <w:szCs w:val="18"/>
          <w:shd w:val="clear" w:color="auto" w:fill="FFFFFF"/>
        </w:rPr>
        <w:t xml:space="preserve"> Distefano &amp; Scott </w:t>
      </w:r>
      <w:proofErr w:type="gramStart"/>
      <w:r w:rsidRPr="00A92F40">
        <w:rPr>
          <w:rFonts w:eastAsia="微软雅黑" w:cs="Times New Roman" w:hint="eastAsia"/>
          <w:color w:val="333333"/>
          <w:sz w:val="18"/>
          <w:szCs w:val="18"/>
          <w:shd w:val="clear" w:color="auto" w:fill="FFFFFF"/>
        </w:rPr>
        <w:t>Kelly.(</w:t>
      </w:r>
      <w:proofErr w:type="gramEnd"/>
      <w:r w:rsidRPr="00A92F40">
        <w:rPr>
          <w:rFonts w:eastAsia="微软雅黑" w:cs="Times New Roman" w:hint="eastAsia"/>
          <w:color w:val="333333"/>
          <w:sz w:val="18"/>
          <w:szCs w:val="18"/>
          <w:shd w:val="clear" w:color="auto" w:fill="FFFFFF"/>
        </w:rPr>
        <w:t xml:space="preserve">2017).Are we in deep water? Water scarcity and its limits to economic growth. Ecological Economics. </w:t>
      </w:r>
      <w:proofErr w:type="gramStart"/>
      <w:r w:rsidRPr="00A92F40">
        <w:rPr>
          <w:rFonts w:eastAsia="微软雅黑" w:cs="Times New Roman" w:hint="eastAsia"/>
          <w:color w:val="333333"/>
          <w:sz w:val="18"/>
          <w:szCs w:val="18"/>
          <w:shd w:val="clear" w:color="auto" w:fill="FFFFFF"/>
        </w:rPr>
        <w:t>doi:10.1016/j.ecolecon</w:t>
      </w:r>
      <w:proofErr w:type="gramEnd"/>
      <w:r w:rsidRPr="00A92F40">
        <w:rPr>
          <w:rFonts w:eastAsia="微软雅黑" w:cs="Times New Roman" w:hint="eastAsia"/>
          <w:color w:val="333333"/>
          <w:sz w:val="18"/>
          <w:szCs w:val="18"/>
          <w:shd w:val="clear" w:color="auto" w:fill="FFFFFF"/>
        </w:rPr>
        <w:t>.2017.06.019.</w:t>
      </w:r>
      <w:bookmarkEnd w:id="107"/>
    </w:p>
    <w:p w14:paraId="52936DB7" w14:textId="77777777" w:rsidR="00D8731F" w:rsidRPr="00A92F40" w:rsidRDefault="00D8731F" w:rsidP="00D8731F">
      <w:pPr>
        <w:widowControl/>
        <w:spacing w:line="240" w:lineRule="auto"/>
        <w:ind w:firstLineChars="0" w:firstLine="0"/>
        <w:rPr>
          <w:rFonts w:eastAsia="微软雅黑" w:cs="Times New Roman"/>
          <w:color w:val="333333"/>
          <w:sz w:val="18"/>
          <w:szCs w:val="18"/>
          <w:shd w:val="clear" w:color="auto" w:fill="FFFFFF"/>
        </w:rPr>
      </w:pPr>
      <w:bookmarkStart w:id="108" w:name="_Ref98702894"/>
      <w:bookmarkStart w:id="109" w:name="jiang2017ipcc"/>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2017).IPCC Predicting population change in China and sub-provinces under shared socio-economic pathways.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08"/>
    </w:p>
    <w:p w14:paraId="283A252A" w14:textId="6997FD1F" w:rsidR="00D8731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110" w:name="_Ref98702896"/>
      <w:bookmarkStart w:id="111" w:name="jiang2018projections"/>
      <w:bookmarkEnd w:id="109"/>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2018).Projections of economic changes in China and sub-provinces under shared socio-economic pathways[J]</w:t>
      </w:r>
      <w:bookmarkEnd w:id="110"/>
      <w:r w:rsidRPr="00A92F40">
        <w:rPr>
          <w:rFonts w:eastAsia="微软雅黑" w:cs="Times New Roman"/>
          <w:color w:val="333333"/>
          <w:sz w:val="18"/>
          <w:szCs w:val="18"/>
          <w:shd w:val="clear" w:color="auto" w:fill="FFFFFF"/>
        </w:rPr>
        <w:t xml:space="preserve"> .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11"/>
    </w:p>
    <w:p w14:paraId="5C990C49" w14:textId="7B16B5AD" w:rsidR="00CB2C6B" w:rsidRPr="00A92F40" w:rsidRDefault="00CB2C6B" w:rsidP="00E77F57">
      <w:pPr>
        <w:widowControl/>
        <w:spacing w:line="240" w:lineRule="auto"/>
        <w:ind w:firstLineChars="0" w:firstLine="0"/>
        <w:rPr>
          <w:rFonts w:eastAsia="微软雅黑" w:cs="Times New Roman"/>
          <w:color w:val="333333"/>
          <w:sz w:val="18"/>
          <w:szCs w:val="18"/>
          <w:shd w:val="clear" w:color="auto" w:fill="FFFFFF"/>
        </w:rPr>
      </w:pPr>
      <w:bookmarkStart w:id="112" w:name="l27luo2016spatial"/>
      <w:r w:rsidRPr="00A92F40">
        <w:rPr>
          <w:rFonts w:eastAsia="微软雅黑" w:cs="Times New Roman" w:hint="eastAsia"/>
          <w:color w:val="333333"/>
          <w:sz w:val="18"/>
          <w:szCs w:val="18"/>
          <w:shd w:val="clear" w:color="auto" w:fill="FFFFFF"/>
        </w:rPr>
        <w:t xml:space="preserve">Wei </w:t>
      </w:r>
      <w:proofErr w:type="spellStart"/>
      <w:proofErr w:type="gramStart"/>
      <w:r w:rsidRPr="00A92F40">
        <w:rPr>
          <w:rFonts w:eastAsia="微软雅黑" w:cs="Times New Roman" w:hint="eastAsia"/>
          <w:color w:val="333333"/>
          <w:sz w:val="18"/>
          <w:szCs w:val="18"/>
          <w:shd w:val="clear" w:color="auto" w:fill="FFFFFF"/>
        </w:rPr>
        <w:t>Luo,Jaroslaw</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Jasiewicz,Tomasz</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Stepinski</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Xuezhi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Cang</w:t>
      </w:r>
      <w:proofErr w:type="spellEnd"/>
      <w:r w:rsidRPr="00A92F40">
        <w:rPr>
          <w:rFonts w:eastAsia="微软雅黑" w:cs="Times New Roman" w:hint="eastAsia"/>
          <w:color w:val="333333"/>
          <w:sz w:val="18"/>
          <w:szCs w:val="18"/>
          <w:shd w:val="clear" w:color="auto" w:fill="FFFFFF"/>
        </w:rPr>
        <w:t xml:space="preserve">.(2016).Spatial association between dissection density and environmental factors over the entire conterminous United States. Geophysical Research </w:t>
      </w:r>
      <w:proofErr w:type="gramStart"/>
      <w:r w:rsidRPr="00A92F40">
        <w:rPr>
          <w:rFonts w:eastAsia="微软雅黑" w:cs="Times New Roman" w:hint="eastAsia"/>
          <w:color w:val="333333"/>
          <w:sz w:val="18"/>
          <w:szCs w:val="18"/>
          <w:shd w:val="clear" w:color="auto" w:fill="FFFFFF"/>
        </w:rPr>
        <w:t>Letters(</w:t>
      </w:r>
      <w:proofErr w:type="gramEnd"/>
      <w:r w:rsidRPr="00A92F40">
        <w:rPr>
          <w:rFonts w:eastAsia="微软雅黑" w:cs="Times New Roman" w:hint="eastAsia"/>
          <w:color w:val="333333"/>
          <w:sz w:val="18"/>
          <w:szCs w:val="18"/>
          <w:shd w:val="clear" w:color="auto" w:fill="FFFFFF"/>
        </w:rPr>
        <w:t>2). doi:10.1002/2015GL066941.</w:t>
      </w:r>
    </w:p>
    <w:p w14:paraId="3144A356" w14:textId="77AA7948" w:rsidR="003B72A8" w:rsidRPr="00A92F40" w:rsidRDefault="003B72A8" w:rsidP="00A92F40">
      <w:pPr>
        <w:widowControl/>
        <w:spacing w:line="240" w:lineRule="auto"/>
        <w:ind w:firstLineChars="0" w:firstLine="0"/>
        <w:rPr>
          <w:rFonts w:eastAsia="微软雅黑" w:cs="Times New Roman"/>
          <w:color w:val="333333"/>
          <w:sz w:val="18"/>
          <w:szCs w:val="18"/>
          <w:shd w:val="clear" w:color="auto" w:fill="FFFFFF"/>
        </w:rPr>
      </w:pPr>
      <w:bookmarkStart w:id="113" w:name="_Ref69850762"/>
      <w:bookmarkStart w:id="114" w:name="_Ref98870068"/>
      <w:bookmarkStart w:id="115" w:name="zheng2013the"/>
      <w:proofErr w:type="spellStart"/>
      <w:r w:rsidRPr="00A92F40">
        <w:rPr>
          <w:rFonts w:eastAsia="微软雅黑" w:cs="Times New Roman"/>
          <w:color w:val="333333"/>
          <w:sz w:val="18"/>
          <w:szCs w:val="18"/>
          <w:shd w:val="clear" w:color="auto" w:fill="FFFFFF"/>
        </w:rPr>
        <w:t>XinQI</w:t>
      </w:r>
      <w:proofErr w:type="spellEnd"/>
      <w:r w:rsidRPr="00A92F40">
        <w:rPr>
          <w:rFonts w:eastAsia="微软雅黑" w:cs="Times New Roman"/>
          <w:color w:val="333333"/>
          <w:sz w:val="18"/>
          <w:szCs w:val="18"/>
          <w:shd w:val="clear" w:color="auto" w:fill="FFFFFF"/>
        </w:rPr>
        <w:t xml:space="preserve"> Zheng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 xml:space="preserve">2013).The Limiting Scale of Urban Land Growth in </w:t>
      </w:r>
      <w:proofErr w:type="spellStart"/>
      <w:r w:rsidRPr="00A92F40">
        <w:rPr>
          <w:rFonts w:eastAsia="微软雅黑" w:cs="Times New Roman"/>
          <w:color w:val="333333"/>
          <w:sz w:val="18"/>
          <w:szCs w:val="18"/>
          <w:shd w:val="clear" w:color="auto" w:fill="FFFFFF"/>
        </w:rPr>
        <w:t>China.China</w:t>
      </w:r>
      <w:proofErr w:type="spellEnd"/>
      <w:r w:rsidRPr="00A92F40">
        <w:rPr>
          <w:rFonts w:eastAsia="微软雅黑" w:cs="Times New Roman"/>
          <w:color w:val="333333"/>
          <w:sz w:val="18"/>
          <w:szCs w:val="18"/>
          <w:shd w:val="clear" w:color="auto" w:fill="FFFFFF"/>
        </w:rPr>
        <w:t xml:space="preserve"> Population, Resources and Environment</w:t>
      </w:r>
      <w:bookmarkEnd w:id="113"/>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14"/>
    </w:p>
    <w:p w14:paraId="5C48C257" w14:textId="77777777" w:rsidR="00EF30EF" w:rsidRPr="00A92F40" w:rsidRDefault="00EF30EF" w:rsidP="00A92F40">
      <w:pPr>
        <w:widowControl/>
        <w:spacing w:line="240" w:lineRule="auto"/>
        <w:ind w:firstLineChars="0" w:firstLine="0"/>
        <w:rPr>
          <w:rFonts w:eastAsia="微软雅黑" w:cs="Times New Roman"/>
          <w:color w:val="333333"/>
          <w:sz w:val="18"/>
          <w:szCs w:val="18"/>
          <w:shd w:val="clear" w:color="auto" w:fill="FFFFFF"/>
        </w:rPr>
      </w:pPr>
      <w:bookmarkStart w:id="116" w:name="_Ref98702305"/>
      <w:bookmarkStart w:id="117" w:name="l33xu2020environmental"/>
      <w:bookmarkEnd w:id="115"/>
      <w:r w:rsidRPr="00A92F40">
        <w:rPr>
          <w:rFonts w:eastAsia="微软雅黑" w:cs="Times New Roman"/>
          <w:color w:val="333333"/>
          <w:sz w:val="18"/>
          <w:szCs w:val="18"/>
          <w:shd w:val="clear" w:color="auto" w:fill="FFFFFF"/>
        </w:rPr>
        <w:t xml:space="preserve">Xu </w:t>
      </w:r>
      <w:proofErr w:type="spellStart"/>
      <w:r w:rsidRPr="00A92F40">
        <w:rPr>
          <w:rFonts w:eastAsia="微软雅黑" w:cs="Times New Roman"/>
          <w:color w:val="333333"/>
          <w:sz w:val="18"/>
          <w:szCs w:val="18"/>
          <w:shd w:val="clear" w:color="auto" w:fill="FFFFFF"/>
        </w:rPr>
        <w:t>Xiaocong</w:t>
      </w:r>
      <w:proofErr w:type="spellEnd"/>
      <w:r w:rsidRPr="00A92F40">
        <w:rPr>
          <w:rFonts w:eastAsia="微软雅黑" w:cs="Times New Roman"/>
          <w:color w:val="333333"/>
          <w:sz w:val="18"/>
          <w:szCs w:val="18"/>
          <w:shd w:val="clear" w:color="auto" w:fill="FFFFFF"/>
        </w:rPr>
        <w:t xml:space="preserve"> and Zhang </w:t>
      </w:r>
      <w:proofErr w:type="spellStart"/>
      <w:r w:rsidRPr="00A92F40">
        <w:rPr>
          <w:rFonts w:eastAsia="微软雅黑" w:cs="Times New Roman"/>
          <w:color w:val="333333"/>
          <w:sz w:val="18"/>
          <w:szCs w:val="18"/>
          <w:shd w:val="clear" w:color="auto" w:fill="FFFFFF"/>
        </w:rPr>
        <w:t>Yuanying</w:t>
      </w:r>
      <w:proofErr w:type="spellEnd"/>
      <w:r w:rsidRPr="00A92F40">
        <w:rPr>
          <w:rFonts w:eastAsia="微软雅黑" w:cs="Times New Roman"/>
          <w:color w:val="333333"/>
          <w:sz w:val="18"/>
          <w:szCs w:val="18"/>
          <w:shd w:val="clear" w:color="auto" w:fill="FFFFFF"/>
        </w:rPr>
        <w:t xml:space="preserve"> and Chen </w:t>
      </w:r>
      <w:proofErr w:type="spellStart"/>
      <w:proofErr w:type="gramStart"/>
      <w:r w:rsidRPr="00A92F40">
        <w:rPr>
          <w:rFonts w:eastAsia="微软雅黑" w:cs="Times New Roman"/>
          <w:color w:val="333333"/>
          <w:sz w:val="18"/>
          <w:szCs w:val="18"/>
          <w:shd w:val="clear" w:color="auto" w:fill="FFFFFF"/>
        </w:rPr>
        <w:t>Yimin</w:t>
      </w:r>
      <w:bookmarkEnd w:id="116"/>
      <w:proofErr w:type="spellEnd"/>
      <w:r w:rsidRPr="00A92F40">
        <w:rPr>
          <w:rFonts w:eastAsia="微软雅黑" w:cs="Times New Roman"/>
          <w:color w:val="333333"/>
          <w:sz w:val="18"/>
          <w:szCs w:val="18"/>
          <w:shd w:val="clear" w:color="auto" w:fill="FFFFFF"/>
        </w:rPr>
        <w:t>.</w:t>
      </w:r>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2020).Environmental Management; Findings from Sun </w:t>
      </w:r>
      <w:proofErr w:type="spellStart"/>
      <w:r w:rsidRPr="00A92F40">
        <w:rPr>
          <w:rFonts w:eastAsia="微软雅黑" w:cs="Times New Roman" w:hint="eastAsia"/>
          <w:color w:val="333333"/>
          <w:sz w:val="18"/>
          <w:szCs w:val="18"/>
          <w:shd w:val="clear" w:color="auto" w:fill="FFFFFF"/>
        </w:rPr>
        <w:t>Yat-sen</w:t>
      </w:r>
      <w:proofErr w:type="spellEnd"/>
      <w:r w:rsidRPr="00A92F40">
        <w:rPr>
          <w:rFonts w:eastAsia="微软雅黑" w:cs="Times New Roman" w:hint="eastAsia"/>
          <w:color w:val="333333"/>
          <w:sz w:val="18"/>
          <w:szCs w:val="18"/>
          <w:shd w:val="clear" w:color="auto" w:fill="FFFFFF"/>
        </w:rPr>
        <w:t xml:space="preserve"> University Provide New Insights into Environmental Management (Projecting China's future water footprint under the shared socio-economic pathways). Ecology Environment &amp; Conservation.</w:t>
      </w:r>
    </w:p>
    <w:p w14:paraId="45771B96" w14:textId="4BE23D51" w:rsidR="00EF30E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118" w:name="fang2019spatio"/>
      <w:bookmarkEnd w:id="117"/>
      <w:r w:rsidRPr="00A92F40">
        <w:rPr>
          <w:rFonts w:eastAsia="微软雅黑" w:cs="Times New Roman" w:hint="eastAsia"/>
          <w:color w:val="333333"/>
          <w:sz w:val="18"/>
          <w:szCs w:val="18"/>
          <w:shd w:val="clear" w:color="auto" w:fill="FFFFFF"/>
        </w:rPr>
        <w:lastRenderedPageBreak/>
        <w:t xml:space="preserve">Yan Ru </w:t>
      </w:r>
      <w:proofErr w:type="spellStart"/>
      <w:proofErr w:type="gramStart"/>
      <w:r w:rsidRPr="00A92F40">
        <w:rPr>
          <w:rFonts w:eastAsia="微软雅黑" w:cs="Times New Roman" w:hint="eastAsia"/>
          <w:color w:val="333333"/>
          <w:sz w:val="18"/>
          <w:szCs w:val="18"/>
          <w:shd w:val="clear" w:color="auto" w:fill="FFFFFF"/>
        </w:rPr>
        <w:t>Fang,Songbo</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Li,Yixuan</w:t>
      </w:r>
      <w:proofErr w:type="spell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 xml:space="preserve"> Hui </w:t>
      </w:r>
      <w:proofErr w:type="spellStart"/>
      <w:r w:rsidRPr="00A92F40">
        <w:rPr>
          <w:rFonts w:eastAsia="微软雅黑" w:cs="Times New Roman" w:hint="eastAsia"/>
          <w:color w:val="333333"/>
          <w:sz w:val="18"/>
          <w:szCs w:val="18"/>
          <w:shd w:val="clear" w:color="auto" w:fill="FFFFFF"/>
        </w:rPr>
        <w:t>Xie</w:t>
      </w:r>
      <w:proofErr w:type="spellEnd"/>
      <w:r w:rsidRPr="00A92F40">
        <w:rPr>
          <w:rFonts w:eastAsia="微软雅黑" w:cs="Times New Roman" w:hint="eastAsia"/>
          <w:color w:val="333333"/>
          <w:sz w:val="18"/>
          <w:szCs w:val="18"/>
          <w:shd w:val="clear" w:color="auto" w:fill="FFFFFF"/>
        </w:rPr>
        <w:t>.(2019).</w:t>
      </w:r>
      <w:proofErr w:type="spellStart"/>
      <w:r w:rsidRPr="00A92F40">
        <w:rPr>
          <w:rFonts w:eastAsia="微软雅黑" w:cs="Times New Roman" w:hint="eastAsia"/>
          <w:color w:val="333333"/>
          <w:sz w:val="18"/>
          <w:szCs w:val="18"/>
          <w:shd w:val="clear" w:color="auto" w:fill="FFFFFF"/>
        </w:rPr>
        <w:t>Spatio</w:t>
      </w:r>
      <w:proofErr w:type="spellEnd"/>
      <w:r w:rsidRPr="00A92F40">
        <w:rPr>
          <w:rFonts w:eastAsia="微软雅黑" w:cs="Times New Roman" w:hint="eastAsia"/>
          <w:color w:val="333333"/>
          <w:sz w:val="18"/>
          <w:szCs w:val="18"/>
          <w:shd w:val="clear" w:color="auto" w:fill="FFFFFF"/>
        </w:rPr>
        <w:t xml:space="preserve">-temporal distribution of sewage sludge, its methane production potential, and a greenhouse gas emissions analysis. Journal of Cleaner Production(C).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.2019.117895.</w:t>
      </w:r>
    </w:p>
    <w:p w14:paraId="5D716C12" w14:textId="70475B1A"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19" w:name="_Ref98705559"/>
      <w:bookmarkStart w:id="120" w:name="l3"/>
      <w:bookmarkStart w:id="121" w:name="yangguang"/>
      <w:bookmarkEnd w:id="99"/>
      <w:bookmarkEnd w:id="112"/>
      <w:bookmarkEnd w:id="118"/>
      <w:r w:rsidRPr="00A92F40">
        <w:rPr>
          <w:rFonts w:eastAsia="微软雅黑" w:cs="Times New Roman"/>
          <w:color w:val="333333"/>
          <w:sz w:val="18"/>
          <w:szCs w:val="18"/>
          <w:shd w:val="clear" w:color="auto" w:fill="FFFFFF"/>
        </w:rPr>
        <w:t xml:space="preserve">Yang </w:t>
      </w:r>
      <w:proofErr w:type="spellStart"/>
      <w:r w:rsidRPr="00A92F40">
        <w:rPr>
          <w:rFonts w:eastAsia="微软雅黑" w:cs="Times New Roman"/>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Zhang </w:t>
      </w:r>
      <w:proofErr w:type="spellStart"/>
      <w:r w:rsidRPr="00A92F40">
        <w:rPr>
          <w:rFonts w:eastAsia="微软雅黑" w:cs="Times New Roman"/>
          <w:color w:val="333333"/>
          <w:sz w:val="18"/>
          <w:szCs w:val="18"/>
          <w:shd w:val="clear" w:color="auto" w:fill="FFFFFF"/>
        </w:rPr>
        <w:t>Guangming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Wang </w:t>
      </w:r>
      <w:proofErr w:type="spellStart"/>
      <w:r w:rsidRPr="00A92F40">
        <w:rPr>
          <w:rFonts w:eastAsia="微软雅黑" w:cs="Times New Roman"/>
          <w:color w:val="333333"/>
          <w:sz w:val="18"/>
          <w:szCs w:val="18"/>
          <w:shd w:val="clear" w:color="auto" w:fill="FFFFFF"/>
        </w:rPr>
        <w:t>Hongchen</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Current state of sludge production</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management</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 xml:space="preserve"> treatment and disposal in China[J]</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Water research</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2015</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78:60-73.</w:t>
      </w:r>
      <w:bookmarkEnd w:id="119"/>
      <w:r w:rsidRPr="00A92F40">
        <w:rPr>
          <w:rFonts w:eastAsia="微软雅黑" w:cs="Times New Roman"/>
          <w:color w:val="333333"/>
          <w:sz w:val="18"/>
          <w:szCs w:val="18"/>
          <w:shd w:val="clear" w:color="auto" w:fill="FFFFFF"/>
        </w:rPr>
        <w:t xml:space="preserve"> </w:t>
      </w:r>
      <w:bookmarkEnd w:id="120"/>
    </w:p>
    <w:p w14:paraId="478DB475" w14:textId="471AF13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22" w:name="l10"/>
      <w:bookmarkEnd w:id="121"/>
      <w:r w:rsidRPr="00A92F40">
        <w:rPr>
          <w:rFonts w:eastAsia="微软雅黑" w:cs="Times New Roman" w:hint="eastAsia"/>
          <w:color w:val="333333"/>
          <w:sz w:val="18"/>
          <w:szCs w:val="18"/>
          <w:shd w:val="clear" w:color="auto" w:fill="FFFFFF"/>
        </w:rPr>
        <w:t xml:space="preserve">Yang </w:t>
      </w:r>
      <w:proofErr w:type="spellStart"/>
      <w:proofErr w:type="gramStart"/>
      <w:r w:rsidRPr="00A92F40">
        <w:rPr>
          <w:rFonts w:eastAsia="微软雅黑" w:cs="Times New Roman" w:hint="eastAsia"/>
          <w:color w:val="333333"/>
          <w:sz w:val="18"/>
          <w:szCs w:val="18"/>
          <w:shd w:val="clear" w:color="auto" w:fill="FFFFFF"/>
        </w:rPr>
        <w:t>Xu,Anastacia</w:t>
      </w:r>
      <w:proofErr w:type="spellEnd"/>
      <w:proofErr w:type="gramEnd"/>
      <w:r w:rsidRPr="00A92F40">
        <w:rPr>
          <w:rFonts w:eastAsia="微软雅黑" w:cs="Times New Roman" w:hint="eastAsia"/>
          <w:color w:val="333333"/>
          <w:sz w:val="18"/>
          <w:szCs w:val="18"/>
          <w:shd w:val="clear" w:color="auto" w:fill="FFFFFF"/>
        </w:rPr>
        <w:t xml:space="preserve"> Rochelle </w:t>
      </w:r>
      <w:proofErr w:type="spellStart"/>
      <w:r w:rsidRPr="00A92F40">
        <w:rPr>
          <w:rFonts w:eastAsia="微软雅黑" w:cs="Times New Roman" w:hint="eastAsia"/>
          <w:color w:val="333333"/>
          <w:sz w:val="18"/>
          <w:szCs w:val="18"/>
          <w:shd w:val="clear" w:color="auto" w:fill="FFFFFF"/>
        </w:rPr>
        <w:t>Naidoo,Xu</w:t>
      </w:r>
      <w:proofErr w:type="spellEnd"/>
      <w:r w:rsidRPr="00A92F40">
        <w:rPr>
          <w:rFonts w:eastAsia="微软雅黑" w:cs="Times New Roman" w:hint="eastAsia"/>
          <w:color w:val="333333"/>
          <w:sz w:val="18"/>
          <w:szCs w:val="18"/>
          <w:shd w:val="clear" w:color="auto" w:fill="FFFFFF"/>
        </w:rPr>
        <w:t xml:space="preserve">-Feng Zhang &amp; Xiang-Zhou Meng.(2019).Optimizing sampling strategy for Chinese National Sewage Sludge Survey (CNSSS) based on urban agglomeration, wastewater treatment process, and treatment capacity. Science of the Total Environment(C). </w:t>
      </w:r>
      <w:proofErr w:type="gramStart"/>
      <w:r w:rsidRPr="00A92F40">
        <w:rPr>
          <w:rFonts w:eastAsia="微软雅黑" w:cs="Times New Roman" w:hint="eastAsia"/>
          <w:color w:val="333333"/>
          <w:sz w:val="18"/>
          <w:szCs w:val="18"/>
          <w:shd w:val="clear" w:color="auto" w:fill="FFFFFF"/>
        </w:rPr>
        <w:t>doi:10.1016/j.scitotenv</w:t>
      </w:r>
      <w:proofErr w:type="gramEnd"/>
      <w:r w:rsidRPr="00A92F40">
        <w:rPr>
          <w:rFonts w:eastAsia="微软雅黑" w:cs="Times New Roman" w:hint="eastAsia"/>
          <w:color w:val="333333"/>
          <w:sz w:val="18"/>
          <w:szCs w:val="18"/>
          <w:shd w:val="clear" w:color="auto" w:fill="FFFFFF"/>
        </w:rPr>
        <w:t>.2019.133998.</w:t>
      </w:r>
    </w:p>
    <w:p w14:paraId="12F7A7CF" w14:textId="490B740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23" w:name="l7"/>
      <w:bookmarkEnd w:id="122"/>
      <w:r w:rsidRPr="00A92F40">
        <w:rPr>
          <w:rFonts w:eastAsia="微软雅黑" w:cs="Times New Roman" w:hint="eastAsia"/>
          <w:color w:val="333333"/>
          <w:sz w:val="18"/>
          <w:szCs w:val="18"/>
          <w:shd w:val="clear" w:color="auto" w:fill="FFFFFF"/>
        </w:rPr>
        <w:t xml:space="preserve">Yong </w:t>
      </w:r>
      <w:proofErr w:type="spellStart"/>
      <w:proofErr w:type="gramStart"/>
      <w:r w:rsidRPr="00A92F40">
        <w:rPr>
          <w:rFonts w:eastAsia="微软雅黑" w:cs="Times New Roman" w:hint="eastAsia"/>
          <w:color w:val="333333"/>
          <w:sz w:val="18"/>
          <w:szCs w:val="18"/>
          <w:shd w:val="clear" w:color="auto" w:fill="FFFFFF"/>
        </w:rPr>
        <w:t>Geng,Meiling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Wang,Joseph</w:t>
      </w:r>
      <w:proofErr w:type="spellEnd"/>
      <w:r w:rsidRPr="00A92F40">
        <w:rPr>
          <w:rFonts w:eastAsia="微软雅黑" w:cs="Times New Roman" w:hint="eastAsia"/>
          <w:color w:val="333333"/>
          <w:sz w:val="18"/>
          <w:szCs w:val="18"/>
          <w:shd w:val="clear" w:color="auto" w:fill="FFFFFF"/>
        </w:rPr>
        <w:t xml:space="preserve"> Sarkis... &amp; </w:t>
      </w:r>
      <w:proofErr w:type="spellStart"/>
      <w:r w:rsidRPr="00A92F40">
        <w:rPr>
          <w:rFonts w:eastAsia="微软雅黑" w:cs="Times New Roman" w:hint="eastAsia"/>
          <w:color w:val="333333"/>
          <w:sz w:val="18"/>
          <w:szCs w:val="18"/>
          <w:shd w:val="clear" w:color="auto" w:fill="FFFFFF"/>
        </w:rPr>
        <w:t>Huijuan</w:t>
      </w:r>
      <w:proofErr w:type="spellEnd"/>
      <w:r w:rsidRPr="00A92F40">
        <w:rPr>
          <w:rFonts w:eastAsia="微软雅黑" w:cs="Times New Roman" w:hint="eastAsia"/>
          <w:color w:val="333333"/>
          <w:sz w:val="18"/>
          <w:szCs w:val="18"/>
          <w:shd w:val="clear" w:color="auto" w:fill="FFFFFF"/>
        </w:rPr>
        <w:t xml:space="preserve"> Dong.(2014).Spatial-temporal patterns and driving factors for industrial wastewater emission in China.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.2014.04.047.</w:t>
      </w:r>
    </w:p>
    <w:p w14:paraId="576E7460" w14:textId="5B801ADD" w:rsidR="00F77A69" w:rsidRPr="00A92F40" w:rsidRDefault="00F77A69" w:rsidP="008624D9">
      <w:pPr>
        <w:widowControl/>
        <w:spacing w:line="240" w:lineRule="auto"/>
        <w:ind w:firstLineChars="0" w:firstLine="0"/>
        <w:rPr>
          <w:rFonts w:eastAsia="微软雅黑" w:cs="Times New Roman"/>
          <w:color w:val="333333"/>
          <w:sz w:val="18"/>
          <w:szCs w:val="18"/>
          <w:shd w:val="clear" w:color="auto" w:fill="FFFFFF"/>
        </w:rPr>
      </w:pPr>
      <w:bookmarkStart w:id="124" w:name="l18younes2015prediction"/>
      <w:r w:rsidRPr="00A92F40">
        <w:rPr>
          <w:rFonts w:eastAsia="微软雅黑" w:cs="Times New Roman" w:hint="eastAsia"/>
          <w:color w:val="333333"/>
          <w:sz w:val="18"/>
          <w:szCs w:val="18"/>
          <w:shd w:val="clear" w:color="auto" w:fill="FFFFFF"/>
        </w:rPr>
        <w:t xml:space="preserve">Younes Mohammad </w:t>
      </w:r>
      <w:proofErr w:type="spellStart"/>
      <w:proofErr w:type="gramStart"/>
      <w:r w:rsidRPr="00A92F40">
        <w:rPr>
          <w:rFonts w:eastAsia="微软雅黑" w:cs="Times New Roman" w:hint="eastAsia"/>
          <w:color w:val="333333"/>
          <w:sz w:val="18"/>
          <w:szCs w:val="18"/>
          <w:shd w:val="clear" w:color="auto" w:fill="FFFFFF"/>
        </w:rPr>
        <w:t>K,Nopiah</w:t>
      </w:r>
      <w:proofErr w:type="spellEnd"/>
      <w:proofErr w:type="gramEnd"/>
      <w:r w:rsidRPr="00A92F40">
        <w:rPr>
          <w:rFonts w:eastAsia="微软雅黑" w:cs="Times New Roman" w:hint="eastAsia"/>
          <w:color w:val="333333"/>
          <w:sz w:val="18"/>
          <w:szCs w:val="18"/>
          <w:shd w:val="clear" w:color="auto" w:fill="FFFFFF"/>
        </w:rPr>
        <w:t xml:space="preserve"> Z </w:t>
      </w:r>
      <w:proofErr w:type="spellStart"/>
      <w:r w:rsidRPr="00A92F40">
        <w:rPr>
          <w:rFonts w:eastAsia="微软雅黑" w:cs="Times New Roman" w:hint="eastAsia"/>
          <w:color w:val="333333"/>
          <w:sz w:val="18"/>
          <w:szCs w:val="18"/>
          <w:shd w:val="clear" w:color="auto" w:fill="FFFFFF"/>
        </w:rPr>
        <w:t>M,Basri</w:t>
      </w:r>
      <w:proofErr w:type="spellEnd"/>
      <w:r w:rsidRPr="00A92F40">
        <w:rPr>
          <w:rFonts w:eastAsia="微软雅黑" w:cs="Times New Roman" w:hint="eastAsia"/>
          <w:color w:val="333333"/>
          <w:sz w:val="18"/>
          <w:szCs w:val="18"/>
          <w:shd w:val="clear" w:color="auto" w:fill="FFFFFF"/>
        </w:rPr>
        <w:t xml:space="preserve"> N E Ahmad... &amp; </w:t>
      </w:r>
      <w:proofErr w:type="spellStart"/>
      <w:r w:rsidRPr="00A92F40">
        <w:rPr>
          <w:rFonts w:eastAsia="微软雅黑" w:cs="Times New Roman" w:hint="eastAsia"/>
          <w:color w:val="333333"/>
          <w:sz w:val="18"/>
          <w:szCs w:val="18"/>
          <w:shd w:val="clear" w:color="auto" w:fill="FFFFFF"/>
        </w:rPr>
        <w:t>Maulud</w:t>
      </w:r>
      <w:proofErr w:type="spellEnd"/>
      <w:r w:rsidRPr="00A92F40">
        <w:rPr>
          <w:rFonts w:eastAsia="微软雅黑" w:cs="Times New Roman" w:hint="eastAsia"/>
          <w:color w:val="333333"/>
          <w:sz w:val="18"/>
          <w:szCs w:val="18"/>
          <w:shd w:val="clear" w:color="auto" w:fill="FFFFFF"/>
        </w:rPr>
        <w:t xml:space="preserve"> K N A.(2015).Prediction of municipal solid waste generation using nonlinear autoregressive network.. Environmental monitoring and </w:t>
      </w:r>
      <w:proofErr w:type="gramStart"/>
      <w:r w:rsidRPr="00A92F40">
        <w:rPr>
          <w:rFonts w:eastAsia="微软雅黑" w:cs="Times New Roman" w:hint="eastAsia"/>
          <w:color w:val="333333"/>
          <w:sz w:val="18"/>
          <w:szCs w:val="18"/>
          <w:shd w:val="clear" w:color="auto" w:fill="FFFFFF"/>
        </w:rPr>
        <w:t>assessment(</w:t>
      </w:r>
      <w:proofErr w:type="gramEnd"/>
      <w:r w:rsidRPr="00A92F40">
        <w:rPr>
          <w:rFonts w:eastAsia="微软雅黑" w:cs="Times New Roman" w:hint="eastAsia"/>
          <w:color w:val="333333"/>
          <w:sz w:val="18"/>
          <w:szCs w:val="18"/>
          <w:shd w:val="clear" w:color="auto" w:fill="FFFFFF"/>
        </w:rPr>
        <w:t>12). doi:10.1007/s10661-015-4977-5.</w:t>
      </w:r>
    </w:p>
    <w:p w14:paraId="5C93718A" w14:textId="4F005DEA" w:rsidR="004D7ED4" w:rsidRPr="00A92F40" w:rsidRDefault="004D7ED4" w:rsidP="008624D9">
      <w:pPr>
        <w:widowControl/>
        <w:spacing w:line="240" w:lineRule="auto"/>
        <w:ind w:firstLineChars="0" w:firstLine="0"/>
        <w:rPr>
          <w:rFonts w:eastAsia="微软雅黑" w:cs="Times New Roman"/>
          <w:color w:val="333333"/>
          <w:sz w:val="18"/>
          <w:szCs w:val="18"/>
          <w:shd w:val="clear" w:color="auto" w:fill="FFFFFF"/>
        </w:rPr>
      </w:pPr>
      <w:bookmarkStart w:id="125" w:name="yu2021deep"/>
      <w:r w:rsidRPr="00A92F40">
        <w:rPr>
          <w:rFonts w:eastAsia="微软雅黑" w:cs="Times New Roman" w:hint="eastAsia"/>
          <w:color w:val="333333"/>
          <w:sz w:val="18"/>
          <w:szCs w:val="18"/>
          <w:shd w:val="clear" w:color="auto" w:fill="FFFFFF"/>
        </w:rPr>
        <w:t xml:space="preserve">Yu </w:t>
      </w:r>
      <w:proofErr w:type="spellStart"/>
      <w:proofErr w:type="gramStart"/>
      <w:r w:rsidRPr="00A92F40">
        <w:rPr>
          <w:rFonts w:eastAsia="微软雅黑" w:cs="Times New Roman" w:hint="eastAsia"/>
          <w:color w:val="333333"/>
          <w:sz w:val="18"/>
          <w:szCs w:val="18"/>
          <w:shd w:val="clear" w:color="auto" w:fill="FFFFFF"/>
        </w:rPr>
        <w:t>Fubo,Wei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Changhong,Deng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Peng,Peng</w:t>
      </w:r>
      <w:proofErr w:type="spellEnd"/>
      <w:r w:rsidRPr="00A92F40">
        <w:rPr>
          <w:rFonts w:eastAsia="微软雅黑" w:cs="Times New Roman" w:hint="eastAsia"/>
          <w:color w:val="333333"/>
          <w:sz w:val="18"/>
          <w:szCs w:val="18"/>
          <w:shd w:val="clear" w:color="auto" w:fill="FFFFFF"/>
        </w:rPr>
        <w:t xml:space="preserve"> Ting &amp; Hu </w:t>
      </w:r>
      <w:proofErr w:type="spellStart"/>
      <w:r w:rsidRPr="00A92F40">
        <w:rPr>
          <w:rFonts w:eastAsia="微软雅黑" w:cs="Times New Roman" w:hint="eastAsia"/>
          <w:color w:val="333333"/>
          <w:sz w:val="18"/>
          <w:szCs w:val="18"/>
          <w:shd w:val="clear" w:color="auto" w:fill="FFFFFF"/>
        </w:rPr>
        <w:t>Xiangang</w:t>
      </w:r>
      <w:proofErr w:type="spellEnd"/>
      <w:r w:rsidRPr="00A92F40">
        <w:rPr>
          <w:rFonts w:eastAsia="微软雅黑" w:cs="Times New Roman" w:hint="eastAsia"/>
          <w:color w:val="333333"/>
          <w:sz w:val="18"/>
          <w:szCs w:val="18"/>
          <w:shd w:val="clear" w:color="auto" w:fill="FFFFFF"/>
        </w:rPr>
        <w:t xml:space="preserve">.(2021).Deep exploration of random forest model boosts the interpretability of machine learning studies of complicated immune responses and lung burden of nanoparticles.. Science </w:t>
      </w:r>
      <w:proofErr w:type="gramStart"/>
      <w:r w:rsidRPr="00A92F40">
        <w:rPr>
          <w:rFonts w:eastAsia="微软雅黑" w:cs="Times New Roman" w:hint="eastAsia"/>
          <w:color w:val="333333"/>
          <w:sz w:val="18"/>
          <w:szCs w:val="18"/>
          <w:shd w:val="clear" w:color="auto" w:fill="FFFFFF"/>
        </w:rPr>
        <w:t>advances(</w:t>
      </w:r>
      <w:proofErr w:type="gramEnd"/>
      <w:r w:rsidRPr="00A92F40">
        <w:rPr>
          <w:rFonts w:eastAsia="微软雅黑" w:cs="Times New Roman" w:hint="eastAsia"/>
          <w:color w:val="333333"/>
          <w:sz w:val="18"/>
          <w:szCs w:val="18"/>
          <w:shd w:val="clear" w:color="auto" w:fill="FFFFFF"/>
        </w:rPr>
        <w:t>22). doi:10.1126/SCIADV.ABF4130.</w:t>
      </w:r>
      <w:bookmarkEnd w:id="125"/>
    </w:p>
    <w:p w14:paraId="1B8E77C8" w14:textId="37D45BAA" w:rsidR="00E77F57" w:rsidRPr="00A92F40" w:rsidRDefault="00E77F57" w:rsidP="00A92F40">
      <w:pPr>
        <w:widowControl/>
        <w:spacing w:line="240" w:lineRule="auto"/>
        <w:ind w:firstLineChars="0" w:firstLine="0"/>
        <w:rPr>
          <w:rFonts w:eastAsia="微软雅黑" w:cs="Times New Roman"/>
          <w:color w:val="333333"/>
          <w:sz w:val="18"/>
          <w:szCs w:val="18"/>
          <w:shd w:val="clear" w:color="auto" w:fill="FFFFFF"/>
        </w:rPr>
      </w:pPr>
      <w:bookmarkStart w:id="126" w:name="_Ref98700865"/>
      <w:bookmarkStart w:id="127" w:name="l14"/>
      <w:bookmarkEnd w:id="124"/>
      <w:r w:rsidRPr="00A92F40">
        <w:rPr>
          <w:rFonts w:eastAsia="微软雅黑" w:cs="Times New Roman"/>
          <w:color w:val="333333"/>
          <w:sz w:val="18"/>
          <w:szCs w:val="18"/>
          <w:shd w:val="clear" w:color="auto" w:fill="FFFFFF"/>
        </w:rPr>
        <w:t>Yu, J.; Tian, N.; Wang, K.; Ren, Y. Analysis and discussion of sludge disposal and treatment of sewage treatment plants in China. Chin. J. Environ. Eng. 2007, 1, 5.</w:t>
      </w:r>
      <w:bookmarkEnd w:id="126"/>
    </w:p>
    <w:p w14:paraId="24454B71" w14:textId="6872D8AB" w:rsidR="00BB4B65" w:rsidRDefault="00CB2C6B" w:rsidP="00E33579">
      <w:pPr>
        <w:widowControl/>
        <w:spacing w:line="240" w:lineRule="auto"/>
        <w:ind w:firstLineChars="0" w:firstLine="0"/>
        <w:rPr>
          <w:rFonts w:eastAsia="微软雅黑" w:cs="Times New Roman"/>
          <w:color w:val="333333"/>
          <w:sz w:val="18"/>
          <w:szCs w:val="18"/>
          <w:shd w:val="clear" w:color="auto" w:fill="FFFFFF"/>
        </w:rPr>
      </w:pPr>
      <w:bookmarkStart w:id="128" w:name="l29zhang2021modelling"/>
      <w:r w:rsidRPr="00A92F40">
        <w:rPr>
          <w:rFonts w:eastAsia="微软雅黑" w:cs="Times New Roman" w:hint="eastAsia"/>
          <w:color w:val="333333"/>
          <w:sz w:val="18"/>
          <w:szCs w:val="18"/>
          <w:shd w:val="clear" w:color="auto" w:fill="FFFFFF"/>
        </w:rPr>
        <w:t xml:space="preserve">Zhang </w:t>
      </w:r>
      <w:proofErr w:type="spellStart"/>
      <w:proofErr w:type="gramStart"/>
      <w:r w:rsidRPr="00A92F40">
        <w:rPr>
          <w:rFonts w:eastAsia="微软雅黑" w:cs="Times New Roman" w:hint="eastAsia"/>
          <w:color w:val="333333"/>
          <w:sz w:val="18"/>
          <w:szCs w:val="18"/>
          <w:shd w:val="clear" w:color="auto" w:fill="FFFFFF"/>
        </w:rPr>
        <w:t>Xiaoxin,Yi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Yujun,Yang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Ying,Liu</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Hongxi</w:t>
      </w:r>
      <w:proofErr w:type="spellEnd"/>
      <w:r w:rsidRPr="00A92F40">
        <w:rPr>
          <w:rFonts w:eastAsia="微软雅黑" w:cs="Times New Roman" w:hint="eastAsia"/>
          <w:color w:val="333333"/>
          <w:sz w:val="18"/>
          <w:szCs w:val="18"/>
          <w:shd w:val="clear" w:color="auto" w:fill="FFFFFF"/>
        </w:rPr>
        <w:t xml:space="preserve"> &amp; Yang </w:t>
      </w:r>
      <w:proofErr w:type="spellStart"/>
      <w:r w:rsidRPr="00A92F40">
        <w:rPr>
          <w:rFonts w:eastAsia="微软雅黑" w:cs="Times New Roman" w:hint="eastAsia"/>
          <w:color w:val="333333"/>
          <w:sz w:val="18"/>
          <w:szCs w:val="18"/>
          <w:shd w:val="clear" w:color="auto" w:fill="FFFFFF"/>
        </w:rPr>
        <w:t>Zhifeng</w:t>
      </w:r>
      <w:proofErr w:type="spellEnd"/>
      <w:r w:rsidRPr="00A92F40">
        <w:rPr>
          <w:rFonts w:eastAsia="微软雅黑" w:cs="Times New Roman" w:hint="eastAsia"/>
          <w:color w:val="333333"/>
          <w:sz w:val="18"/>
          <w:szCs w:val="18"/>
          <w:shd w:val="clear" w:color="auto" w:fill="FFFFFF"/>
        </w:rPr>
        <w:t xml:space="preserve">.(2021).Modelling phosphorus loading to the largest shallow lake in northern China in different shared socioeconomic pathways.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.2021.126537.</w:t>
      </w:r>
      <w:bookmarkEnd w:id="93"/>
      <w:bookmarkEnd w:id="94"/>
      <w:bookmarkEnd w:id="123"/>
      <w:bookmarkEnd w:id="127"/>
      <w:bookmarkEnd w:id="128"/>
    </w:p>
    <w:p w14:paraId="6D2AE387" w14:textId="77777777" w:rsidR="00946FFC" w:rsidRPr="00A50499" w:rsidRDefault="00946FFC" w:rsidP="00A50499">
      <w:pPr>
        <w:widowControl/>
        <w:spacing w:line="240" w:lineRule="auto"/>
        <w:ind w:firstLineChars="0" w:firstLine="0"/>
        <w:rPr>
          <w:rFonts w:eastAsia="微软雅黑"/>
          <w:color w:val="333333"/>
          <w:sz w:val="18"/>
          <w:szCs w:val="18"/>
          <w:shd w:val="clear" w:color="auto" w:fill="FFFFFF"/>
        </w:rPr>
      </w:pPr>
      <w:proofErr w:type="spellStart"/>
      <w:r w:rsidRPr="00A50499">
        <w:rPr>
          <w:rFonts w:eastAsia="微软雅黑" w:cs="Times New Roman"/>
          <w:color w:val="333333"/>
          <w:sz w:val="18"/>
          <w:szCs w:val="18"/>
          <w:shd w:val="clear" w:color="auto" w:fill="FFFFFF"/>
        </w:rPr>
        <w:t>Corominas</w:t>
      </w:r>
      <w:proofErr w:type="spellEnd"/>
      <w:r w:rsidRPr="00A50499">
        <w:rPr>
          <w:rFonts w:eastAsia="微软雅黑" w:cs="Times New Roman"/>
          <w:color w:val="333333"/>
          <w:sz w:val="18"/>
          <w:szCs w:val="18"/>
          <w:shd w:val="clear" w:color="auto" w:fill="FFFFFF"/>
        </w:rPr>
        <w:t xml:space="preserve"> L, Foley J, Guest JS et al. Life cycle assessment applied to wastewater treatment: State of the art. Water Research. 2013, 47(15):5480-5492.</w:t>
      </w:r>
    </w:p>
    <w:p w14:paraId="573738EC" w14:textId="77777777" w:rsidR="00946FFC" w:rsidRPr="00A50499" w:rsidRDefault="00946FFC" w:rsidP="00A50499">
      <w:pPr>
        <w:widowControl/>
        <w:spacing w:line="240" w:lineRule="auto"/>
        <w:ind w:firstLineChars="0" w:firstLine="0"/>
        <w:rPr>
          <w:rFonts w:eastAsia="微软雅黑"/>
          <w:color w:val="333333"/>
          <w:sz w:val="18"/>
          <w:szCs w:val="18"/>
          <w:shd w:val="clear" w:color="auto" w:fill="FFFFFF"/>
        </w:rPr>
      </w:pPr>
      <w:r w:rsidRPr="00A50499">
        <w:rPr>
          <w:rFonts w:eastAsia="微软雅黑" w:cs="Times New Roman"/>
          <w:color w:val="333333"/>
          <w:sz w:val="18"/>
          <w:szCs w:val="18"/>
          <w:shd w:val="clear" w:color="auto" w:fill="FFFFFF"/>
        </w:rPr>
        <w:t xml:space="preserve">Arias A, </w:t>
      </w:r>
      <w:proofErr w:type="spellStart"/>
      <w:r w:rsidRPr="00A50499">
        <w:rPr>
          <w:rFonts w:eastAsia="微软雅黑" w:cs="Times New Roman"/>
          <w:color w:val="333333"/>
          <w:sz w:val="18"/>
          <w:szCs w:val="18"/>
          <w:shd w:val="clear" w:color="auto" w:fill="FFFFFF"/>
        </w:rPr>
        <w:t>Feijoo</w:t>
      </w:r>
      <w:proofErr w:type="spellEnd"/>
      <w:r w:rsidRPr="00A50499">
        <w:rPr>
          <w:rFonts w:eastAsia="微软雅黑" w:cs="Times New Roman"/>
          <w:color w:val="333333"/>
          <w:sz w:val="18"/>
          <w:szCs w:val="18"/>
          <w:shd w:val="clear" w:color="auto" w:fill="FFFFFF"/>
        </w:rPr>
        <w:t xml:space="preserve"> G, Moreira FMT. Benchmarking environmental and economic indicators of sludge management alternatives aimed at enhanced energy efficiency and nutrient recovery. Journal of environmental management, 2020, (9): 111594. https://www.sciencedirect.com/science/article/pii/S030147972031519X#bib52</w:t>
      </w:r>
    </w:p>
    <w:p w14:paraId="18EF0B97" w14:textId="77777777" w:rsidR="00946FFC" w:rsidRPr="00946FFC" w:rsidRDefault="00946FFC" w:rsidP="00E33579">
      <w:pPr>
        <w:widowControl/>
        <w:spacing w:line="240" w:lineRule="auto"/>
        <w:ind w:firstLineChars="0" w:firstLine="0"/>
        <w:rPr>
          <w:rFonts w:eastAsia="微软雅黑" w:cs="Times New Roman"/>
          <w:color w:val="333333"/>
          <w:sz w:val="18"/>
          <w:szCs w:val="18"/>
          <w:shd w:val="clear" w:color="auto" w:fill="FFFFFF"/>
        </w:rPr>
      </w:pPr>
    </w:p>
    <w:sectPr w:rsidR="00946FFC" w:rsidRPr="00946FFC" w:rsidSect="00B97A66">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ANG HONGTAO" w:date="2022-04-26T23:06:00Z" w:initials="WH">
    <w:p w14:paraId="2D2C00AD" w14:textId="14D2F9B8" w:rsidR="00A8056A" w:rsidRDefault="00A8056A">
      <w:pPr>
        <w:pStyle w:val="a8"/>
        <w:ind w:firstLine="420"/>
      </w:pPr>
      <w:r>
        <w:rPr>
          <w:rStyle w:val="a7"/>
        </w:rPr>
        <w:annotationRef/>
      </w:r>
      <w:r>
        <w:rPr>
          <w:rFonts w:hint="eastAsia"/>
        </w:rPr>
        <w:t>正文里面好像有用</w:t>
      </w:r>
      <w:r>
        <w:rPr>
          <w:rFonts w:cs="Times New Roman"/>
        </w:rPr>
        <w:t>Socioeconomic</w:t>
      </w:r>
      <w:r>
        <w:rPr>
          <w:rFonts w:cs="Times New Roman" w:hint="eastAsia"/>
        </w:rPr>
        <w:t>或</w:t>
      </w:r>
      <w:r>
        <w:rPr>
          <w:rFonts w:cs="Times New Roman"/>
        </w:rPr>
        <w:t>Socio</w:t>
      </w:r>
      <w:r>
        <w:rPr>
          <w:rFonts w:cs="Times New Roman" w:hint="eastAsia"/>
        </w:rPr>
        <w:t>-</w:t>
      </w:r>
      <w:r>
        <w:rPr>
          <w:rFonts w:cs="Times New Roman"/>
        </w:rPr>
        <w:t>economic</w:t>
      </w:r>
      <w:r>
        <w:rPr>
          <w:rFonts w:cs="Times New Roman" w:hint="eastAsia"/>
        </w:rPr>
        <w:t>，看是否需要统一？</w:t>
      </w:r>
    </w:p>
  </w:comment>
  <w:comment w:id="11" w:author="WANG HONGTAO" w:date="2022-04-26T22:53:00Z" w:initials="WH">
    <w:p w14:paraId="4B58AF5E" w14:textId="7B088F68" w:rsidR="00385261" w:rsidRDefault="00385261">
      <w:pPr>
        <w:pStyle w:val="a8"/>
        <w:ind w:firstLine="420"/>
      </w:pPr>
      <w:r>
        <w:rPr>
          <w:rStyle w:val="a7"/>
        </w:rPr>
        <w:annotationRef/>
      </w:r>
      <w:r>
        <w:rPr>
          <w:rFonts w:hint="eastAsia"/>
        </w:rPr>
        <w:t>建议可以加一个</w:t>
      </w:r>
      <w:r>
        <w:rPr>
          <w:rFonts w:hint="eastAsia"/>
        </w:rPr>
        <w:t>G</w:t>
      </w:r>
      <w:r>
        <w:t>A</w:t>
      </w:r>
      <w:r>
        <w:rPr>
          <w:rFonts w:hint="eastAsia"/>
        </w:rPr>
        <w:t>，虽然不是必须的，但是可能很有增分效果，尤其是论文本身亮点很多。</w:t>
      </w:r>
    </w:p>
  </w:comment>
  <w:comment w:id="14" w:author="WANG HONGTAO" w:date="2022-04-26T22:36:00Z" w:initials="WH">
    <w:p w14:paraId="76812F3E" w14:textId="3205F20A" w:rsidR="0086360C" w:rsidRDefault="0086360C">
      <w:pPr>
        <w:pStyle w:val="a8"/>
        <w:ind w:firstLine="420"/>
      </w:pPr>
      <w:r>
        <w:rPr>
          <w:rStyle w:val="a7"/>
        </w:rPr>
        <w:annotationRef/>
      </w:r>
      <w:r>
        <w:rPr>
          <w:rFonts w:hint="eastAsia"/>
        </w:rPr>
        <w:t>核对一下后面的文献，如果是张光明和王洪臣老师那篇</w:t>
      </w:r>
      <w:r>
        <w:rPr>
          <w:rFonts w:hint="eastAsia"/>
        </w:rPr>
        <w:t>2</w:t>
      </w:r>
      <w:r>
        <w:t>015</w:t>
      </w:r>
      <w:r>
        <w:rPr>
          <w:rFonts w:hint="eastAsia"/>
        </w:rPr>
        <w:t>年的</w:t>
      </w:r>
      <w:r>
        <w:rPr>
          <w:rFonts w:hint="eastAsia"/>
        </w:rPr>
        <w:t>W</w:t>
      </w:r>
      <w:r>
        <w:t>R</w:t>
      </w:r>
      <w:r>
        <w:rPr>
          <w:rFonts w:hint="eastAsia"/>
        </w:rPr>
        <w:t>，可能要写</w:t>
      </w:r>
      <w:r>
        <w:rPr>
          <w:rFonts w:hint="eastAsia"/>
        </w:rPr>
        <w:t>Y</w:t>
      </w:r>
      <w:r>
        <w:t>ang?</w:t>
      </w:r>
    </w:p>
  </w:comment>
  <w:comment w:id="18" w:author="WANG HONGTAO" w:date="2022-04-26T23:09:00Z" w:initials="WH">
    <w:p w14:paraId="7BAF9036" w14:textId="4B92CAFB" w:rsidR="00911112" w:rsidRDefault="00911112">
      <w:pPr>
        <w:pStyle w:val="a8"/>
        <w:ind w:firstLine="420"/>
      </w:pPr>
      <w:r>
        <w:rPr>
          <w:rStyle w:val="a7"/>
        </w:rPr>
        <w:annotationRef/>
      </w:r>
      <w:r w:rsidR="002E52D4">
        <w:t>s</w:t>
      </w:r>
      <w:r>
        <w:rPr>
          <w:rFonts w:hint="eastAsia"/>
        </w:rPr>
        <w:t>ources</w:t>
      </w:r>
      <w:r>
        <w:t>?</w:t>
      </w:r>
    </w:p>
  </w:comment>
  <w:comment w:id="26" w:author="WANG HONGTAO" w:date="2022-04-26T23:11:00Z" w:initials="WH">
    <w:p w14:paraId="1E84E9EC" w14:textId="04D3377D" w:rsidR="00E163ED" w:rsidRDefault="00E163ED">
      <w:pPr>
        <w:pStyle w:val="a8"/>
        <w:ind w:firstLine="420"/>
      </w:pPr>
      <w:r>
        <w:rPr>
          <w:rStyle w:val="a7"/>
        </w:rPr>
        <w:annotationRef/>
      </w:r>
      <w:r>
        <w:rPr>
          <w:rFonts w:hint="eastAsia"/>
        </w:rPr>
        <w:t>2</w:t>
      </w:r>
      <w:r>
        <w:t>018</w:t>
      </w:r>
      <w:r>
        <w:rPr>
          <w:rFonts w:hint="eastAsia"/>
        </w:rPr>
        <w:t>年的年鉴是</w:t>
      </w:r>
      <w:r>
        <w:rPr>
          <w:rFonts w:hint="eastAsia"/>
        </w:rPr>
        <w:t>2</w:t>
      </w:r>
      <w:r>
        <w:t>017</w:t>
      </w:r>
      <w:r>
        <w:rPr>
          <w:rFonts w:hint="eastAsia"/>
        </w:rPr>
        <w:t>年的数据对吗？后面如果</w:t>
      </w:r>
      <w:r w:rsidR="00287D90">
        <w:rPr>
          <w:rFonts w:hint="eastAsia"/>
        </w:rPr>
        <w:t>说的是</w:t>
      </w:r>
      <w:r>
        <w:rPr>
          <w:rFonts w:hint="eastAsia"/>
        </w:rPr>
        <w:t>2</w:t>
      </w:r>
      <w:r>
        <w:t>017</w:t>
      </w:r>
      <w:r>
        <w:rPr>
          <w:rFonts w:hint="eastAsia"/>
        </w:rPr>
        <w:t>年的数据，建议这里提一下。</w:t>
      </w:r>
    </w:p>
  </w:comment>
  <w:comment w:id="29" w:author="WANG HONGTAO" w:date="2022-04-26T22:46:00Z" w:initials="WH">
    <w:p w14:paraId="5A1A9D2C" w14:textId="0D4F373E" w:rsidR="00E64739" w:rsidRDefault="00E64739" w:rsidP="00E64739">
      <w:pPr>
        <w:pStyle w:val="a8"/>
        <w:ind w:firstLineChars="0" w:firstLine="0"/>
      </w:pPr>
      <w:r>
        <w:rPr>
          <w:rStyle w:val="a7"/>
        </w:rPr>
        <w:annotationRef/>
      </w:r>
      <w:r>
        <w:rPr>
          <w:rFonts w:hint="eastAsia"/>
        </w:rPr>
        <w:t>之前好像没有出现过</w:t>
      </w:r>
      <w:r>
        <w:rPr>
          <w:rFonts w:hint="eastAsia"/>
        </w:rPr>
        <w:t>F</w:t>
      </w:r>
      <w:r>
        <w:t>ig</w:t>
      </w:r>
      <w:r w:rsidR="007F15CE">
        <w:t>.</w:t>
      </w:r>
      <w:r>
        <w:t xml:space="preserve"> S1?</w:t>
      </w:r>
    </w:p>
  </w:comment>
  <w:comment w:id="30" w:author="WANG HONGTAO" w:date="2022-04-26T22:46:00Z" w:initials="WH">
    <w:p w14:paraId="35B8ED4B" w14:textId="7F051BEC" w:rsidR="00DA7BE1" w:rsidRDefault="00DA7BE1">
      <w:pPr>
        <w:pStyle w:val="a8"/>
        <w:ind w:firstLine="420"/>
      </w:pPr>
      <w:r>
        <w:rPr>
          <w:rStyle w:val="a7"/>
        </w:rPr>
        <w:annotationRef/>
      </w:r>
      <w:r>
        <w:rPr>
          <w:rFonts w:hint="eastAsia"/>
        </w:rPr>
        <w:t>好像没有看到</w:t>
      </w:r>
      <w:r w:rsidRPr="007B0ED5">
        <w:rPr>
          <w:rFonts w:cs="Times New Roman"/>
          <w:b/>
          <w:bCs/>
          <w:szCs w:val="24"/>
        </w:rPr>
        <w:t>Table</w:t>
      </w:r>
      <w:r>
        <w:rPr>
          <w:rFonts w:cs="Times New Roman"/>
          <w:b/>
          <w:bCs/>
          <w:szCs w:val="24"/>
        </w:rPr>
        <w:t xml:space="preserve"> 1</w:t>
      </w:r>
      <w:r>
        <w:rPr>
          <w:rFonts w:cs="Times New Roman" w:hint="eastAsia"/>
          <w:b/>
          <w:bCs/>
          <w:szCs w:val="24"/>
        </w:rPr>
        <w:t>？</w:t>
      </w:r>
    </w:p>
  </w:comment>
  <w:comment w:id="33" w:author="WANG HONGTAO" w:date="2022-04-26T22:43:00Z" w:initials="WH">
    <w:p w14:paraId="3BA105BD" w14:textId="4CE9B23B" w:rsidR="00DA7BE1" w:rsidRDefault="00DA7BE1">
      <w:pPr>
        <w:pStyle w:val="a8"/>
        <w:ind w:firstLine="420"/>
      </w:pPr>
      <w:r>
        <w:rPr>
          <w:rStyle w:val="a7"/>
        </w:rPr>
        <w:annotationRef/>
      </w:r>
      <w:r>
        <w:rPr>
          <w:rFonts w:hint="eastAsia"/>
        </w:rPr>
        <w:t>之前我们的一篇论文，有审稿人一直要我们对不同机器学习算法的计算结果进行比较，供参考。</w:t>
      </w:r>
    </w:p>
  </w:comment>
  <w:comment w:id="34" w:author="WANG HONGTAO" w:date="2022-04-26T22:21:00Z" w:initials="WH">
    <w:p w14:paraId="586F15AB" w14:textId="1293736A" w:rsidR="000100F6" w:rsidRDefault="000100F6">
      <w:pPr>
        <w:pStyle w:val="a8"/>
        <w:ind w:firstLine="420"/>
      </w:pPr>
      <w:r>
        <w:rPr>
          <w:rStyle w:val="a7"/>
        </w:rPr>
        <w:annotationRef/>
      </w:r>
      <w:r>
        <w:rPr>
          <w:rFonts w:hint="eastAsia"/>
        </w:rPr>
        <w:t>缩进，后同</w:t>
      </w:r>
    </w:p>
  </w:comment>
  <w:comment w:id="35" w:author="WANG HONGTAO" w:date="2022-04-26T22:25:00Z" w:initials="WH">
    <w:p w14:paraId="3441AA75" w14:textId="377DE4AE" w:rsidR="00DB7F00" w:rsidRDefault="00DB7F00">
      <w:pPr>
        <w:pStyle w:val="a8"/>
        <w:ind w:firstLine="420"/>
      </w:pPr>
      <w:r>
        <w:rPr>
          <w:rStyle w:val="a7"/>
        </w:rPr>
        <w:annotationRef/>
      </w:r>
      <w:r>
        <w:rPr>
          <w:rFonts w:hint="eastAsia"/>
        </w:rPr>
        <w:t>这部分内容是否有点少？或许可以多写几句？</w:t>
      </w:r>
    </w:p>
  </w:comment>
  <w:comment w:id="42" w:author="WANG HONGTAO" w:date="2022-04-26T22:24:00Z" w:initials="WH">
    <w:p w14:paraId="281C4774" w14:textId="6318BAF2" w:rsidR="003A2578" w:rsidRDefault="003A2578">
      <w:pPr>
        <w:pStyle w:val="a8"/>
        <w:ind w:firstLine="420"/>
      </w:pPr>
      <w:r>
        <w:rPr>
          <w:rStyle w:val="a7"/>
        </w:rPr>
        <w:annotationRef/>
      </w:r>
      <w:r>
        <w:rPr>
          <w:rFonts w:hint="eastAsia"/>
        </w:rPr>
        <w:t>格式</w:t>
      </w:r>
    </w:p>
  </w:comment>
  <w:comment w:id="43" w:author="WANG HONGTAO" w:date="2022-04-26T22:56:00Z" w:initials="WH">
    <w:p w14:paraId="2F9D10A9" w14:textId="3DC66BA0" w:rsidR="00C738B8" w:rsidRDefault="00C738B8">
      <w:pPr>
        <w:pStyle w:val="a8"/>
        <w:ind w:firstLine="420"/>
      </w:pPr>
      <w:r>
        <w:rPr>
          <w:rStyle w:val="a7"/>
        </w:rPr>
        <w:annotationRef/>
      </w:r>
      <w:r>
        <w:rPr>
          <w:rFonts w:hint="eastAsia"/>
        </w:rPr>
        <w:t>图</w:t>
      </w:r>
      <w:r>
        <w:rPr>
          <w:rFonts w:hint="eastAsia"/>
        </w:rPr>
        <w:t>3</w:t>
      </w:r>
      <w:r>
        <w:t xml:space="preserve"> </w:t>
      </w:r>
      <w:r>
        <w:rPr>
          <w:rFonts w:hint="eastAsia"/>
        </w:rPr>
        <w:t>的分辨率好像不太高？</w:t>
      </w:r>
    </w:p>
  </w:comment>
  <w:comment w:id="52" w:author="WANG HONGTAO" w:date="2022-04-26T22:25:00Z" w:initials="WH">
    <w:p w14:paraId="43A7D4A6" w14:textId="59C910D9" w:rsidR="003A2578" w:rsidRDefault="003A2578">
      <w:pPr>
        <w:pStyle w:val="a8"/>
        <w:ind w:firstLine="420"/>
      </w:pPr>
      <w:r>
        <w:rPr>
          <w:rStyle w:val="a7"/>
        </w:rPr>
        <w:annotationRef/>
      </w:r>
      <w:r>
        <w:rPr>
          <w:rFonts w:hint="eastAsia"/>
        </w:rPr>
        <w:t>格式</w:t>
      </w:r>
    </w:p>
  </w:comment>
  <w:comment w:id="53" w:author="WANG HONGTAO" w:date="2022-04-26T22:56:00Z" w:initials="WH">
    <w:p w14:paraId="7E11B943" w14:textId="5D3A89D6" w:rsidR="00161730" w:rsidRDefault="00161730">
      <w:pPr>
        <w:pStyle w:val="a8"/>
        <w:ind w:firstLine="420"/>
      </w:pPr>
      <w:r>
        <w:rPr>
          <w:rStyle w:val="a7"/>
        </w:rPr>
        <w:annotationRef/>
      </w:r>
      <w:r>
        <w:rPr>
          <w:rFonts w:hint="eastAsia"/>
        </w:rPr>
        <w:t>核实一下图</w:t>
      </w:r>
      <w:r>
        <w:rPr>
          <w:rFonts w:hint="eastAsia"/>
        </w:rPr>
        <w:t>6</w:t>
      </w:r>
      <w:r>
        <w:rPr>
          <w:rFonts w:hint="eastAsia"/>
        </w:rPr>
        <w:t>的位置，是放在后面一节去了吗？</w:t>
      </w:r>
    </w:p>
  </w:comment>
  <w:comment w:id="54" w:author="WANG HONGTAO" w:date="2022-04-26T22:50:00Z" w:initials="WH">
    <w:p w14:paraId="140D7452" w14:textId="53F84253" w:rsidR="00C07D13" w:rsidRDefault="00C07D13">
      <w:pPr>
        <w:pStyle w:val="a8"/>
        <w:ind w:firstLine="420"/>
      </w:pPr>
      <w:r>
        <w:rPr>
          <w:rStyle w:val="a7"/>
        </w:rPr>
        <w:annotationRef/>
      </w:r>
      <w:r w:rsidRPr="00C7111B">
        <w:rPr>
          <w:rFonts w:cs="Times New Roman"/>
          <w:shd w:val="clear" w:color="auto" w:fill="FFFFFF"/>
        </w:rPr>
        <w:t xml:space="preserve">food </w:t>
      </w:r>
      <w:r>
        <w:rPr>
          <w:rFonts w:cs="Times New Roman"/>
          <w:shd w:val="clear" w:color="auto" w:fill="FFFFFF"/>
        </w:rPr>
        <w:t>preferences</w:t>
      </w:r>
      <w:r>
        <w:rPr>
          <w:rFonts w:cs="Times New Roman" w:hint="eastAsia"/>
          <w:shd w:val="clear" w:color="auto" w:fill="FFFFFF"/>
        </w:rPr>
        <w:t>是否更好？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C00AD" w15:done="0"/>
  <w15:commentEx w15:paraId="4B58AF5E" w15:done="0"/>
  <w15:commentEx w15:paraId="76812F3E" w15:done="0"/>
  <w15:commentEx w15:paraId="7BAF9036" w15:done="0"/>
  <w15:commentEx w15:paraId="1E84E9EC" w15:done="0"/>
  <w15:commentEx w15:paraId="5A1A9D2C" w15:done="0"/>
  <w15:commentEx w15:paraId="35B8ED4B" w15:done="0"/>
  <w15:commentEx w15:paraId="3BA105BD" w15:done="0"/>
  <w15:commentEx w15:paraId="586F15AB" w15:done="0"/>
  <w15:commentEx w15:paraId="3441AA75" w15:done="0"/>
  <w15:commentEx w15:paraId="281C4774" w15:done="0"/>
  <w15:commentEx w15:paraId="2F9D10A9" w15:done="0"/>
  <w15:commentEx w15:paraId="43A7D4A6" w15:done="0"/>
  <w15:commentEx w15:paraId="7E11B943" w15:done="0"/>
  <w15:commentEx w15:paraId="140D74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F97E" w16cex:dateUtc="2022-04-26T15:06:00Z"/>
  <w16cex:commentExtensible w16cex:durableId="2612F66B" w16cex:dateUtc="2022-04-26T14:53:00Z"/>
  <w16cex:commentExtensible w16cex:durableId="2612F263" w16cex:dateUtc="2022-04-26T14:36:00Z"/>
  <w16cex:commentExtensible w16cex:durableId="2612FA31" w16cex:dateUtc="2022-04-26T15:09:00Z"/>
  <w16cex:commentExtensible w16cex:durableId="2612FA96" w16cex:dateUtc="2022-04-26T15:11:00Z"/>
  <w16cex:commentExtensible w16cex:durableId="2612F4DE" w16cex:dateUtc="2022-04-26T14:46:00Z"/>
  <w16cex:commentExtensible w16cex:durableId="2612F4B3" w16cex:dateUtc="2022-04-26T14:46:00Z"/>
  <w16cex:commentExtensible w16cex:durableId="2612F418" w16cex:dateUtc="2022-04-26T14:43:00Z"/>
  <w16cex:commentExtensible w16cex:durableId="2612EEDC" w16cex:dateUtc="2022-04-26T14:21:00Z"/>
  <w16cex:commentExtensible w16cex:durableId="2612EFE4" w16cex:dateUtc="2022-04-26T14:25:00Z"/>
  <w16cex:commentExtensible w16cex:durableId="2612EF97" w16cex:dateUtc="2022-04-26T14:24:00Z"/>
  <w16cex:commentExtensible w16cex:durableId="2612F734" w16cex:dateUtc="2022-04-26T14:56:00Z"/>
  <w16cex:commentExtensible w16cex:durableId="2612EFC5" w16cex:dateUtc="2022-04-26T14:25:00Z"/>
  <w16cex:commentExtensible w16cex:durableId="2612F708" w16cex:dateUtc="2022-04-26T14:56:00Z"/>
  <w16cex:commentExtensible w16cex:durableId="2612F5B5" w16cex:dateUtc="2022-04-2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C00AD" w16cid:durableId="2612F97E"/>
  <w16cid:commentId w16cid:paraId="4B58AF5E" w16cid:durableId="2612F66B"/>
  <w16cid:commentId w16cid:paraId="76812F3E" w16cid:durableId="2612F263"/>
  <w16cid:commentId w16cid:paraId="7BAF9036" w16cid:durableId="2612FA31"/>
  <w16cid:commentId w16cid:paraId="1E84E9EC" w16cid:durableId="2612FA96"/>
  <w16cid:commentId w16cid:paraId="5A1A9D2C" w16cid:durableId="2612F4DE"/>
  <w16cid:commentId w16cid:paraId="35B8ED4B" w16cid:durableId="2612F4B3"/>
  <w16cid:commentId w16cid:paraId="3BA105BD" w16cid:durableId="2612F418"/>
  <w16cid:commentId w16cid:paraId="586F15AB" w16cid:durableId="2612EEDC"/>
  <w16cid:commentId w16cid:paraId="3441AA75" w16cid:durableId="2612EFE4"/>
  <w16cid:commentId w16cid:paraId="281C4774" w16cid:durableId="2612EF97"/>
  <w16cid:commentId w16cid:paraId="2F9D10A9" w16cid:durableId="2612F734"/>
  <w16cid:commentId w16cid:paraId="43A7D4A6" w16cid:durableId="2612EFC5"/>
  <w16cid:commentId w16cid:paraId="7E11B943" w16cid:durableId="2612F708"/>
  <w16cid:commentId w16cid:paraId="140D7452" w16cid:durableId="2612F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B5841" w14:textId="77777777" w:rsidR="00717919" w:rsidRDefault="00717919">
      <w:pPr>
        <w:spacing w:line="240" w:lineRule="auto"/>
        <w:ind w:firstLine="480"/>
      </w:pPr>
      <w:r>
        <w:separator/>
      </w:r>
    </w:p>
  </w:endnote>
  <w:endnote w:type="continuationSeparator" w:id="0">
    <w:p w14:paraId="1333E9B8" w14:textId="77777777" w:rsidR="00717919" w:rsidRDefault="0071791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E7942" w14:textId="77777777" w:rsidR="00717919" w:rsidRDefault="00717919">
      <w:pPr>
        <w:spacing w:line="240" w:lineRule="auto"/>
        <w:ind w:firstLine="480"/>
      </w:pPr>
      <w:r>
        <w:separator/>
      </w:r>
    </w:p>
  </w:footnote>
  <w:footnote w:type="continuationSeparator" w:id="0">
    <w:p w14:paraId="1013885B" w14:textId="77777777" w:rsidR="00717919" w:rsidRDefault="0071791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1522"/>
    <w:multiLevelType w:val="hybridMultilevel"/>
    <w:tmpl w:val="DB4EE0C0"/>
    <w:lvl w:ilvl="0" w:tplc="2F540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HONGTAO">
    <w15:presenceInfo w15:providerId="Windows Live" w15:userId="e98b8261b4ba9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00F6"/>
    <w:rsid w:val="00010B50"/>
    <w:rsid w:val="000139D7"/>
    <w:rsid w:val="00013A72"/>
    <w:rsid w:val="00025D14"/>
    <w:rsid w:val="00034E4F"/>
    <w:rsid w:val="000361AD"/>
    <w:rsid w:val="00037256"/>
    <w:rsid w:val="000413FE"/>
    <w:rsid w:val="0004316F"/>
    <w:rsid w:val="000442C3"/>
    <w:rsid w:val="0004741B"/>
    <w:rsid w:val="00060DE2"/>
    <w:rsid w:val="0006381B"/>
    <w:rsid w:val="00063C90"/>
    <w:rsid w:val="00064F75"/>
    <w:rsid w:val="000663CA"/>
    <w:rsid w:val="00071B37"/>
    <w:rsid w:val="000738E6"/>
    <w:rsid w:val="00073C0C"/>
    <w:rsid w:val="00076A15"/>
    <w:rsid w:val="000922F7"/>
    <w:rsid w:val="000A3FD4"/>
    <w:rsid w:val="000A4BAF"/>
    <w:rsid w:val="000A55D1"/>
    <w:rsid w:val="000B1F0D"/>
    <w:rsid w:val="000B7C9B"/>
    <w:rsid w:val="000C1204"/>
    <w:rsid w:val="000C2FAE"/>
    <w:rsid w:val="000C5B5D"/>
    <w:rsid w:val="000D2774"/>
    <w:rsid w:val="000D53CF"/>
    <w:rsid w:val="000E1F27"/>
    <w:rsid w:val="000E2B6B"/>
    <w:rsid w:val="000E3D39"/>
    <w:rsid w:val="000E7EBF"/>
    <w:rsid w:val="000F1799"/>
    <w:rsid w:val="000F2552"/>
    <w:rsid w:val="00101EDC"/>
    <w:rsid w:val="00103949"/>
    <w:rsid w:val="00110886"/>
    <w:rsid w:val="001113C2"/>
    <w:rsid w:val="00111F1A"/>
    <w:rsid w:val="00114BD0"/>
    <w:rsid w:val="00115FC6"/>
    <w:rsid w:val="00126120"/>
    <w:rsid w:val="0013105F"/>
    <w:rsid w:val="00145BC0"/>
    <w:rsid w:val="00145F6B"/>
    <w:rsid w:val="00146B3A"/>
    <w:rsid w:val="00152FF8"/>
    <w:rsid w:val="00153EEE"/>
    <w:rsid w:val="0015419E"/>
    <w:rsid w:val="00161730"/>
    <w:rsid w:val="001637B1"/>
    <w:rsid w:val="001747E0"/>
    <w:rsid w:val="00177C92"/>
    <w:rsid w:val="001854E6"/>
    <w:rsid w:val="00185EEB"/>
    <w:rsid w:val="0019230F"/>
    <w:rsid w:val="001932E4"/>
    <w:rsid w:val="00195D79"/>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31B"/>
    <w:rsid w:val="0023742C"/>
    <w:rsid w:val="002433D6"/>
    <w:rsid w:val="00251C64"/>
    <w:rsid w:val="00260EA6"/>
    <w:rsid w:val="0026615B"/>
    <w:rsid w:val="00266595"/>
    <w:rsid w:val="002667A0"/>
    <w:rsid w:val="002727A4"/>
    <w:rsid w:val="00277351"/>
    <w:rsid w:val="00277AAA"/>
    <w:rsid w:val="00287D90"/>
    <w:rsid w:val="00291B56"/>
    <w:rsid w:val="0029200A"/>
    <w:rsid w:val="00296F3D"/>
    <w:rsid w:val="002A10C3"/>
    <w:rsid w:val="002A3892"/>
    <w:rsid w:val="002A4991"/>
    <w:rsid w:val="002B12B4"/>
    <w:rsid w:val="002B50F2"/>
    <w:rsid w:val="002C3B52"/>
    <w:rsid w:val="002D171B"/>
    <w:rsid w:val="002D33C7"/>
    <w:rsid w:val="002D3AF0"/>
    <w:rsid w:val="002D65C5"/>
    <w:rsid w:val="002D79D7"/>
    <w:rsid w:val="002E199A"/>
    <w:rsid w:val="002E52D4"/>
    <w:rsid w:val="002F0A94"/>
    <w:rsid w:val="002F412E"/>
    <w:rsid w:val="002F7ADA"/>
    <w:rsid w:val="00300DA8"/>
    <w:rsid w:val="0030616E"/>
    <w:rsid w:val="003065F2"/>
    <w:rsid w:val="003108B8"/>
    <w:rsid w:val="003110AA"/>
    <w:rsid w:val="003115EA"/>
    <w:rsid w:val="00312472"/>
    <w:rsid w:val="0031631E"/>
    <w:rsid w:val="00316DCE"/>
    <w:rsid w:val="00317515"/>
    <w:rsid w:val="00324B8A"/>
    <w:rsid w:val="00327933"/>
    <w:rsid w:val="0033334D"/>
    <w:rsid w:val="00333915"/>
    <w:rsid w:val="003454DB"/>
    <w:rsid w:val="00345B75"/>
    <w:rsid w:val="00346E24"/>
    <w:rsid w:val="003532B1"/>
    <w:rsid w:val="00357E74"/>
    <w:rsid w:val="003703C3"/>
    <w:rsid w:val="0037479F"/>
    <w:rsid w:val="00375085"/>
    <w:rsid w:val="00375E17"/>
    <w:rsid w:val="00376A9A"/>
    <w:rsid w:val="00385261"/>
    <w:rsid w:val="003853C4"/>
    <w:rsid w:val="003863A8"/>
    <w:rsid w:val="0039694F"/>
    <w:rsid w:val="003A2578"/>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369E9"/>
    <w:rsid w:val="00450709"/>
    <w:rsid w:val="00451583"/>
    <w:rsid w:val="00452126"/>
    <w:rsid w:val="004558F2"/>
    <w:rsid w:val="004617D6"/>
    <w:rsid w:val="00461FF8"/>
    <w:rsid w:val="00467B3F"/>
    <w:rsid w:val="004713E2"/>
    <w:rsid w:val="0047514C"/>
    <w:rsid w:val="0047612B"/>
    <w:rsid w:val="00476B14"/>
    <w:rsid w:val="004834F0"/>
    <w:rsid w:val="00484A89"/>
    <w:rsid w:val="004C1D47"/>
    <w:rsid w:val="004C4958"/>
    <w:rsid w:val="004C5662"/>
    <w:rsid w:val="004D189F"/>
    <w:rsid w:val="004D1F34"/>
    <w:rsid w:val="004D447C"/>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704F8"/>
    <w:rsid w:val="00572308"/>
    <w:rsid w:val="00573DAC"/>
    <w:rsid w:val="00574989"/>
    <w:rsid w:val="005847F0"/>
    <w:rsid w:val="00590207"/>
    <w:rsid w:val="005B71DE"/>
    <w:rsid w:val="005C5D02"/>
    <w:rsid w:val="005F4DAD"/>
    <w:rsid w:val="005F7115"/>
    <w:rsid w:val="005F755C"/>
    <w:rsid w:val="005F7EB8"/>
    <w:rsid w:val="0061147E"/>
    <w:rsid w:val="00612AE3"/>
    <w:rsid w:val="00617D0B"/>
    <w:rsid w:val="0062089C"/>
    <w:rsid w:val="00627691"/>
    <w:rsid w:val="00627A31"/>
    <w:rsid w:val="0063152F"/>
    <w:rsid w:val="0063302C"/>
    <w:rsid w:val="00640E77"/>
    <w:rsid w:val="0064101C"/>
    <w:rsid w:val="00642F0D"/>
    <w:rsid w:val="00644BFA"/>
    <w:rsid w:val="006504F2"/>
    <w:rsid w:val="0065470F"/>
    <w:rsid w:val="00656598"/>
    <w:rsid w:val="00663974"/>
    <w:rsid w:val="006674AE"/>
    <w:rsid w:val="00671CA8"/>
    <w:rsid w:val="00672203"/>
    <w:rsid w:val="0067391D"/>
    <w:rsid w:val="00674971"/>
    <w:rsid w:val="006749B8"/>
    <w:rsid w:val="00676730"/>
    <w:rsid w:val="00677997"/>
    <w:rsid w:val="00685D74"/>
    <w:rsid w:val="00686AEA"/>
    <w:rsid w:val="006960EF"/>
    <w:rsid w:val="0069798B"/>
    <w:rsid w:val="006B3637"/>
    <w:rsid w:val="006B370D"/>
    <w:rsid w:val="006B45EE"/>
    <w:rsid w:val="006B6D9D"/>
    <w:rsid w:val="006B7612"/>
    <w:rsid w:val="006D2B8B"/>
    <w:rsid w:val="006E5E93"/>
    <w:rsid w:val="00701135"/>
    <w:rsid w:val="007013FE"/>
    <w:rsid w:val="00703230"/>
    <w:rsid w:val="0070714B"/>
    <w:rsid w:val="00707DE8"/>
    <w:rsid w:val="00713883"/>
    <w:rsid w:val="00717919"/>
    <w:rsid w:val="007216BB"/>
    <w:rsid w:val="00721C16"/>
    <w:rsid w:val="00723669"/>
    <w:rsid w:val="00723B40"/>
    <w:rsid w:val="007250CB"/>
    <w:rsid w:val="007272FA"/>
    <w:rsid w:val="007276CD"/>
    <w:rsid w:val="00745077"/>
    <w:rsid w:val="007459D8"/>
    <w:rsid w:val="00753B6E"/>
    <w:rsid w:val="0076298B"/>
    <w:rsid w:val="00764B53"/>
    <w:rsid w:val="0077746D"/>
    <w:rsid w:val="00781F53"/>
    <w:rsid w:val="007821E9"/>
    <w:rsid w:val="00783C96"/>
    <w:rsid w:val="00783CC6"/>
    <w:rsid w:val="007850E7"/>
    <w:rsid w:val="00792D82"/>
    <w:rsid w:val="007962D3"/>
    <w:rsid w:val="007A1882"/>
    <w:rsid w:val="007A52F9"/>
    <w:rsid w:val="007B079C"/>
    <w:rsid w:val="007B0ED5"/>
    <w:rsid w:val="007B3632"/>
    <w:rsid w:val="007B7414"/>
    <w:rsid w:val="007C1445"/>
    <w:rsid w:val="007C4DE1"/>
    <w:rsid w:val="007C79B5"/>
    <w:rsid w:val="007D4791"/>
    <w:rsid w:val="007D5A2F"/>
    <w:rsid w:val="007E36D9"/>
    <w:rsid w:val="007F00C1"/>
    <w:rsid w:val="007F090B"/>
    <w:rsid w:val="007F15CE"/>
    <w:rsid w:val="007F40BE"/>
    <w:rsid w:val="007F4AD1"/>
    <w:rsid w:val="007F54BB"/>
    <w:rsid w:val="007F68A6"/>
    <w:rsid w:val="007F7841"/>
    <w:rsid w:val="00802FF0"/>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360C"/>
    <w:rsid w:val="008678BA"/>
    <w:rsid w:val="008753D9"/>
    <w:rsid w:val="00882F7F"/>
    <w:rsid w:val="0088615C"/>
    <w:rsid w:val="008A29FC"/>
    <w:rsid w:val="008A52B5"/>
    <w:rsid w:val="008B1F22"/>
    <w:rsid w:val="008B423E"/>
    <w:rsid w:val="008C1113"/>
    <w:rsid w:val="008C1323"/>
    <w:rsid w:val="008C6A67"/>
    <w:rsid w:val="008D12FA"/>
    <w:rsid w:val="008D4CAE"/>
    <w:rsid w:val="008E4602"/>
    <w:rsid w:val="008E5875"/>
    <w:rsid w:val="008F089E"/>
    <w:rsid w:val="008F137D"/>
    <w:rsid w:val="00911112"/>
    <w:rsid w:val="00914697"/>
    <w:rsid w:val="00931BD4"/>
    <w:rsid w:val="00933642"/>
    <w:rsid w:val="00946FFC"/>
    <w:rsid w:val="0095187D"/>
    <w:rsid w:val="00953946"/>
    <w:rsid w:val="00971CE6"/>
    <w:rsid w:val="00981422"/>
    <w:rsid w:val="009815D7"/>
    <w:rsid w:val="009846B4"/>
    <w:rsid w:val="009912FB"/>
    <w:rsid w:val="0099253A"/>
    <w:rsid w:val="009A4B83"/>
    <w:rsid w:val="009B0397"/>
    <w:rsid w:val="009B34FD"/>
    <w:rsid w:val="009B3676"/>
    <w:rsid w:val="009B7EE9"/>
    <w:rsid w:val="009C03B5"/>
    <w:rsid w:val="009D19EA"/>
    <w:rsid w:val="009D57CD"/>
    <w:rsid w:val="009D7F1E"/>
    <w:rsid w:val="009F3008"/>
    <w:rsid w:val="009F4A80"/>
    <w:rsid w:val="009F6EFB"/>
    <w:rsid w:val="00A15FD2"/>
    <w:rsid w:val="00A161E9"/>
    <w:rsid w:val="00A16C0A"/>
    <w:rsid w:val="00A1789D"/>
    <w:rsid w:val="00A17DAE"/>
    <w:rsid w:val="00A248AF"/>
    <w:rsid w:val="00A255EA"/>
    <w:rsid w:val="00A258FC"/>
    <w:rsid w:val="00A277A2"/>
    <w:rsid w:val="00A27BE4"/>
    <w:rsid w:val="00A35657"/>
    <w:rsid w:val="00A466D7"/>
    <w:rsid w:val="00A4699B"/>
    <w:rsid w:val="00A470EF"/>
    <w:rsid w:val="00A50499"/>
    <w:rsid w:val="00A5100D"/>
    <w:rsid w:val="00A53ABF"/>
    <w:rsid w:val="00A55B40"/>
    <w:rsid w:val="00A57050"/>
    <w:rsid w:val="00A57E30"/>
    <w:rsid w:val="00A73354"/>
    <w:rsid w:val="00A75942"/>
    <w:rsid w:val="00A77353"/>
    <w:rsid w:val="00A77A88"/>
    <w:rsid w:val="00A8056A"/>
    <w:rsid w:val="00A80E22"/>
    <w:rsid w:val="00A82125"/>
    <w:rsid w:val="00A877AA"/>
    <w:rsid w:val="00A87D6F"/>
    <w:rsid w:val="00A92F40"/>
    <w:rsid w:val="00AA6BA7"/>
    <w:rsid w:val="00AA78BD"/>
    <w:rsid w:val="00AB33B1"/>
    <w:rsid w:val="00AC2D21"/>
    <w:rsid w:val="00AC38A4"/>
    <w:rsid w:val="00AC3AE5"/>
    <w:rsid w:val="00AD045A"/>
    <w:rsid w:val="00AD2AEC"/>
    <w:rsid w:val="00AD2C9C"/>
    <w:rsid w:val="00AD44D9"/>
    <w:rsid w:val="00AD6135"/>
    <w:rsid w:val="00AD69CC"/>
    <w:rsid w:val="00AE161E"/>
    <w:rsid w:val="00B055F5"/>
    <w:rsid w:val="00B13C52"/>
    <w:rsid w:val="00B14ACB"/>
    <w:rsid w:val="00B16EBE"/>
    <w:rsid w:val="00B17CE6"/>
    <w:rsid w:val="00B24976"/>
    <w:rsid w:val="00B24D61"/>
    <w:rsid w:val="00B263AC"/>
    <w:rsid w:val="00B2688E"/>
    <w:rsid w:val="00B31B44"/>
    <w:rsid w:val="00B32862"/>
    <w:rsid w:val="00B33E21"/>
    <w:rsid w:val="00B4190C"/>
    <w:rsid w:val="00B45D0F"/>
    <w:rsid w:val="00B45FC6"/>
    <w:rsid w:val="00B51D70"/>
    <w:rsid w:val="00B571F8"/>
    <w:rsid w:val="00B81D74"/>
    <w:rsid w:val="00B94AA4"/>
    <w:rsid w:val="00B95514"/>
    <w:rsid w:val="00B97A66"/>
    <w:rsid w:val="00BA1341"/>
    <w:rsid w:val="00BB4B65"/>
    <w:rsid w:val="00BC1349"/>
    <w:rsid w:val="00BE39B9"/>
    <w:rsid w:val="00BE4CAF"/>
    <w:rsid w:val="00BF0830"/>
    <w:rsid w:val="00C05E21"/>
    <w:rsid w:val="00C07D13"/>
    <w:rsid w:val="00C1173C"/>
    <w:rsid w:val="00C1688B"/>
    <w:rsid w:val="00C2743C"/>
    <w:rsid w:val="00C52B08"/>
    <w:rsid w:val="00C56A74"/>
    <w:rsid w:val="00C571C2"/>
    <w:rsid w:val="00C60177"/>
    <w:rsid w:val="00C6172E"/>
    <w:rsid w:val="00C70497"/>
    <w:rsid w:val="00C7111B"/>
    <w:rsid w:val="00C738B8"/>
    <w:rsid w:val="00C833CE"/>
    <w:rsid w:val="00C83D44"/>
    <w:rsid w:val="00C9653F"/>
    <w:rsid w:val="00CA7F54"/>
    <w:rsid w:val="00CB2C6B"/>
    <w:rsid w:val="00CD1AB7"/>
    <w:rsid w:val="00CD2625"/>
    <w:rsid w:val="00CE182A"/>
    <w:rsid w:val="00CF7125"/>
    <w:rsid w:val="00D00065"/>
    <w:rsid w:val="00D001A2"/>
    <w:rsid w:val="00D063E8"/>
    <w:rsid w:val="00D06E93"/>
    <w:rsid w:val="00D11DDD"/>
    <w:rsid w:val="00D15B06"/>
    <w:rsid w:val="00D169CE"/>
    <w:rsid w:val="00D324DD"/>
    <w:rsid w:val="00D4091C"/>
    <w:rsid w:val="00D44460"/>
    <w:rsid w:val="00D5587C"/>
    <w:rsid w:val="00D56DF2"/>
    <w:rsid w:val="00D60DCC"/>
    <w:rsid w:val="00D63A2E"/>
    <w:rsid w:val="00D85EA6"/>
    <w:rsid w:val="00D8731F"/>
    <w:rsid w:val="00D90A15"/>
    <w:rsid w:val="00D944B7"/>
    <w:rsid w:val="00D953B0"/>
    <w:rsid w:val="00D96090"/>
    <w:rsid w:val="00DA4551"/>
    <w:rsid w:val="00DA7BE1"/>
    <w:rsid w:val="00DB0341"/>
    <w:rsid w:val="00DB06C2"/>
    <w:rsid w:val="00DB50BE"/>
    <w:rsid w:val="00DB638A"/>
    <w:rsid w:val="00DB7F00"/>
    <w:rsid w:val="00DC1049"/>
    <w:rsid w:val="00DC4DB3"/>
    <w:rsid w:val="00DD0F27"/>
    <w:rsid w:val="00DD3E7E"/>
    <w:rsid w:val="00DD527D"/>
    <w:rsid w:val="00DD5A61"/>
    <w:rsid w:val="00DD625C"/>
    <w:rsid w:val="00DD724B"/>
    <w:rsid w:val="00DE29CA"/>
    <w:rsid w:val="00DE2DD1"/>
    <w:rsid w:val="00DE447D"/>
    <w:rsid w:val="00DE5FE7"/>
    <w:rsid w:val="00DF4321"/>
    <w:rsid w:val="00E02052"/>
    <w:rsid w:val="00E0782D"/>
    <w:rsid w:val="00E11ABA"/>
    <w:rsid w:val="00E163ED"/>
    <w:rsid w:val="00E171DB"/>
    <w:rsid w:val="00E21284"/>
    <w:rsid w:val="00E217C4"/>
    <w:rsid w:val="00E24F0F"/>
    <w:rsid w:val="00E3190C"/>
    <w:rsid w:val="00E33579"/>
    <w:rsid w:val="00E33596"/>
    <w:rsid w:val="00E3691D"/>
    <w:rsid w:val="00E36A54"/>
    <w:rsid w:val="00E37B0F"/>
    <w:rsid w:val="00E418E0"/>
    <w:rsid w:val="00E45B5C"/>
    <w:rsid w:val="00E47BB9"/>
    <w:rsid w:val="00E50A65"/>
    <w:rsid w:val="00E50D03"/>
    <w:rsid w:val="00E56AC2"/>
    <w:rsid w:val="00E60404"/>
    <w:rsid w:val="00E64739"/>
    <w:rsid w:val="00E65674"/>
    <w:rsid w:val="00E705F2"/>
    <w:rsid w:val="00E77F57"/>
    <w:rsid w:val="00EA17B9"/>
    <w:rsid w:val="00EA6BAE"/>
    <w:rsid w:val="00EC1996"/>
    <w:rsid w:val="00EC4164"/>
    <w:rsid w:val="00EC5BD8"/>
    <w:rsid w:val="00ED22E0"/>
    <w:rsid w:val="00ED7339"/>
    <w:rsid w:val="00EE3641"/>
    <w:rsid w:val="00EE632B"/>
    <w:rsid w:val="00EE7FDF"/>
    <w:rsid w:val="00EF184D"/>
    <w:rsid w:val="00EF30EF"/>
    <w:rsid w:val="00EF6335"/>
    <w:rsid w:val="00F1362E"/>
    <w:rsid w:val="00F1650E"/>
    <w:rsid w:val="00F16AD5"/>
    <w:rsid w:val="00F175EE"/>
    <w:rsid w:val="00F24B48"/>
    <w:rsid w:val="00F4598B"/>
    <w:rsid w:val="00F51D36"/>
    <w:rsid w:val="00F568E6"/>
    <w:rsid w:val="00F70891"/>
    <w:rsid w:val="00F726D2"/>
    <w:rsid w:val="00F727C3"/>
    <w:rsid w:val="00F75D35"/>
    <w:rsid w:val="00F76E00"/>
    <w:rsid w:val="00F77A69"/>
    <w:rsid w:val="00F82396"/>
    <w:rsid w:val="00F9030A"/>
    <w:rsid w:val="00F94B1D"/>
    <w:rsid w:val="00F96C4D"/>
    <w:rsid w:val="00F96E43"/>
    <w:rsid w:val="00FA3D8C"/>
    <w:rsid w:val="00FA4201"/>
    <w:rsid w:val="00FB3A32"/>
    <w:rsid w:val="00FC0A99"/>
    <w:rsid w:val="00FC1FC3"/>
    <w:rsid w:val="00FD46A9"/>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customXml" Target="ink/ink13.xml"/><Relationship Id="rId42" Type="http://schemas.openxmlformats.org/officeDocument/2006/relationships/image" Target="media/image14.png"/><Relationship Id="rId47" Type="http://schemas.openxmlformats.org/officeDocument/2006/relationships/hyperlink" Target="http://www.stats.gov.c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6.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0.jpeg"/><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8.jpe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s://ec.europa.eu/eurostat/data/database?node_code%C2%BCten00030%5bDB/OL%5d0"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customXml" Target="ink/ink2.xml"/><Relationship Id="rId41" Type="http://schemas.openxmlformats.org/officeDocument/2006/relationships/customXml" Target="ink/ink15.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49" Type="http://schemas.openxmlformats.org/officeDocument/2006/relationships/hyperlink" Target="http://www.mohurd.gov.cn/xytj/tjzljsxytjgb/jstjnj" TargetMode="External"/><Relationship Id="rId5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6419</Words>
  <Characters>36594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3</cp:revision>
  <dcterms:created xsi:type="dcterms:W3CDTF">2022-04-27T12:32:00Z</dcterms:created>
  <dcterms:modified xsi:type="dcterms:W3CDTF">2022-04-27T12:41:00Z</dcterms:modified>
</cp:coreProperties>
</file>